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32D4" w14:textId="77777777" w:rsidR="00DF37B3" w:rsidRPr="008C7844" w:rsidRDefault="00354432" w:rsidP="00DF37B3">
      <w:pPr>
        <w:spacing w:line="259" w:lineRule="auto"/>
      </w:pPr>
      <w:r>
        <w:rPr>
          <w:noProof/>
        </w:rPr>
        <mc:AlternateContent>
          <mc:Choice Requires="wpg">
            <w:drawing>
              <wp:anchor distT="0" distB="0" distL="114300" distR="114300" simplePos="0" relativeHeight="251659264" behindDoc="0" locked="0" layoutInCell="1" allowOverlap="1" wp14:anchorId="23C23AA5" wp14:editId="6D508602">
                <wp:simplePos x="0" y="0"/>
                <wp:positionH relativeFrom="margin">
                  <wp:posOffset>-372745</wp:posOffset>
                </wp:positionH>
                <wp:positionV relativeFrom="paragraph">
                  <wp:posOffset>-485775</wp:posOffset>
                </wp:positionV>
                <wp:extent cx="6530340" cy="9392285"/>
                <wp:effectExtent l="0" t="0" r="0" b="0"/>
                <wp:wrapNone/>
                <wp:docPr id="1412379169"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 y="0"/>
                          <a:chExt cx="65304" cy="93921"/>
                        </a:xfrm>
                      </wpg:grpSpPr>
                      <wps:wsp>
                        <wps:cNvPr id="1417222182" name="Tekstvak 2"/>
                        <wps:cNvSpPr txBox="1">
                          <a:spLocks noChangeArrowheads="1"/>
                        </wps:cNvSpPr>
                        <wps:spPr bwMode="auto">
                          <a:xfrm>
                            <a:off x="9346" y="0"/>
                            <a:ext cx="7054" cy="7429"/>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32BF4A1" w14:textId="77777777" w:rsidR="00937674" w:rsidRPr="00B94B05" w:rsidRDefault="00937674" w:rsidP="00DF37B3">
                              <w:pPr>
                                <w:rPr>
                                  <w:rFonts w:cs="Arial"/>
                                  <w:b/>
                                </w:rPr>
                              </w:pPr>
                              <w:r>
                                <w:rPr>
                                  <w:rFonts w:cs="Arial"/>
                                  <w:b/>
                                </w:rPr>
                                <w:t>S-</w:t>
                              </w:r>
                              <w:r>
                                <w:rPr>
                                  <w:rFonts w:cs="Arial"/>
                                  <w:b/>
                                  <w:color w:val="FF0000"/>
                                </w:rPr>
                                <w:t>xxx</w:t>
                              </w:r>
                            </w:p>
                          </w:txbxContent>
                        </wps:txbx>
                        <wps:bodyPr rot="0" vert="horz" wrap="square" lIns="180000" tIns="288000" rIns="180000" bIns="288000" anchor="ctr" anchorCtr="0" upright="1">
                          <a:noAutofit/>
                        </wps:bodyPr>
                      </wps:wsp>
                      <pic:pic xmlns:pic="http://schemas.openxmlformats.org/drawingml/2006/picture">
                        <pic:nvPicPr>
                          <pic:cNvPr id="1159119429" name="Afbeelding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8" y="58730"/>
                            <a:ext cx="9347"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5670578" name="Afbeelding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05" y="68001"/>
                            <a:ext cx="9340"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3548217" name="Afbeelding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 y="68001"/>
                            <a:ext cx="9271" cy="9271"/>
                          </a:xfrm>
                          <a:prstGeom prst="rect">
                            <a:avLst/>
                          </a:prstGeom>
                          <a:noFill/>
                          <a:extLst>
                            <a:ext uri="{909E8E84-426E-40DD-AFC4-6F175D3DCCD1}">
                              <a14:hiddenFill xmlns:a14="http://schemas.microsoft.com/office/drawing/2010/main">
                                <a:solidFill>
                                  <a:srgbClr val="FFFFFF"/>
                                </a:solidFill>
                              </a14:hiddenFill>
                            </a:ext>
                          </a:extLst>
                        </pic:spPr>
                      </pic:pic>
                      <wps:wsp>
                        <wps:cNvPr id="997733942" name="Tekstvak 10"/>
                        <wps:cNvSpPr txBox="1">
                          <a:spLocks noChangeArrowheads="1"/>
                        </wps:cNvSpPr>
                        <wps:spPr bwMode="auto">
                          <a:xfrm>
                            <a:off x="36891" y="68001"/>
                            <a:ext cx="28512" cy="2592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F5C646E" w14:textId="77777777" w:rsidR="00937674" w:rsidRDefault="00937674" w:rsidP="00DF37B3">
                              <w:pPr>
                                <w:spacing w:after="0" w:line="240" w:lineRule="auto"/>
                                <w:jc w:val="right"/>
                                <w:rPr>
                                  <w:rFonts w:cs="Arial"/>
                                  <w:color w:val="FFFFFF"/>
                                  <w:sz w:val="16"/>
                                  <w:szCs w:val="16"/>
                                </w:rPr>
                              </w:pPr>
                            </w:p>
                            <w:p w14:paraId="1685BBA3" w14:textId="77777777" w:rsidR="00937674" w:rsidRDefault="00937674" w:rsidP="00DF37B3">
                              <w:pPr>
                                <w:spacing w:after="0" w:line="240" w:lineRule="auto"/>
                                <w:jc w:val="right"/>
                                <w:rPr>
                                  <w:rFonts w:cs="Arial"/>
                                  <w:color w:val="FFFFFF"/>
                                  <w:sz w:val="16"/>
                                  <w:szCs w:val="16"/>
                                </w:rPr>
                              </w:pPr>
                            </w:p>
                            <w:p w14:paraId="237C1071" w14:textId="77777777" w:rsidR="00937674" w:rsidRDefault="00937674" w:rsidP="00DF37B3">
                              <w:pPr>
                                <w:spacing w:after="0" w:line="240" w:lineRule="auto"/>
                                <w:jc w:val="right"/>
                                <w:rPr>
                                  <w:rFonts w:cs="Arial"/>
                                  <w:color w:val="FFFFFF"/>
                                  <w:sz w:val="16"/>
                                  <w:szCs w:val="16"/>
                                </w:rPr>
                              </w:pPr>
                            </w:p>
                            <w:p w14:paraId="698F89AD" w14:textId="77777777" w:rsidR="00937674" w:rsidRDefault="00937674" w:rsidP="00DF37B3">
                              <w:pPr>
                                <w:spacing w:after="0" w:line="240" w:lineRule="auto"/>
                                <w:jc w:val="right"/>
                                <w:rPr>
                                  <w:rFonts w:cs="Arial"/>
                                  <w:color w:val="FFFFFF"/>
                                  <w:sz w:val="16"/>
                                  <w:szCs w:val="16"/>
                                </w:rPr>
                              </w:pPr>
                            </w:p>
                            <w:p w14:paraId="42A1AEC1" w14:textId="77777777" w:rsidR="00937674" w:rsidRDefault="00937674" w:rsidP="00DF37B3">
                              <w:pPr>
                                <w:spacing w:after="0" w:line="240" w:lineRule="auto"/>
                                <w:jc w:val="right"/>
                                <w:rPr>
                                  <w:rFonts w:cs="Arial"/>
                                  <w:color w:val="FFFFFF"/>
                                  <w:sz w:val="16"/>
                                  <w:szCs w:val="16"/>
                                </w:rPr>
                              </w:pPr>
                            </w:p>
                            <w:p w14:paraId="4FB9F416" w14:textId="77777777" w:rsidR="00937674" w:rsidRDefault="00937674" w:rsidP="00DF37B3">
                              <w:pPr>
                                <w:spacing w:after="0" w:line="240" w:lineRule="auto"/>
                                <w:jc w:val="right"/>
                                <w:rPr>
                                  <w:rFonts w:cs="Arial"/>
                                  <w:color w:val="FFFFFF"/>
                                  <w:sz w:val="16"/>
                                  <w:szCs w:val="16"/>
                                </w:rPr>
                              </w:pPr>
                            </w:p>
                            <w:p w14:paraId="2BD5BEE5" w14:textId="77777777" w:rsidR="00937674" w:rsidRDefault="00937674" w:rsidP="00DF37B3">
                              <w:pPr>
                                <w:spacing w:after="0" w:line="240" w:lineRule="auto"/>
                                <w:jc w:val="right"/>
                                <w:rPr>
                                  <w:rFonts w:cs="Arial"/>
                                  <w:color w:val="FFFFFF"/>
                                  <w:sz w:val="16"/>
                                  <w:szCs w:val="16"/>
                                </w:rPr>
                              </w:pPr>
                            </w:p>
                            <w:p w14:paraId="420914EF" w14:textId="77777777" w:rsidR="00937674" w:rsidRDefault="00937674" w:rsidP="00DF37B3">
                              <w:pPr>
                                <w:spacing w:after="0" w:line="240" w:lineRule="auto"/>
                                <w:jc w:val="right"/>
                                <w:rPr>
                                  <w:rFonts w:cs="Arial"/>
                                  <w:color w:val="FFFFFF"/>
                                  <w:sz w:val="16"/>
                                  <w:szCs w:val="16"/>
                                </w:rPr>
                              </w:pPr>
                            </w:p>
                            <w:p w14:paraId="7174E213" w14:textId="77777777" w:rsidR="00937674" w:rsidRDefault="00937674" w:rsidP="00DF37B3">
                              <w:pPr>
                                <w:spacing w:after="0" w:line="240" w:lineRule="auto"/>
                                <w:jc w:val="right"/>
                                <w:rPr>
                                  <w:rFonts w:cs="Arial"/>
                                  <w:color w:val="FFFFFF"/>
                                  <w:sz w:val="16"/>
                                  <w:szCs w:val="16"/>
                                </w:rPr>
                              </w:pPr>
                            </w:p>
                            <w:p w14:paraId="2C11D728" w14:textId="77777777" w:rsidR="00937674" w:rsidRDefault="00937674" w:rsidP="00DF37B3">
                              <w:pPr>
                                <w:spacing w:after="0" w:line="240" w:lineRule="auto"/>
                                <w:jc w:val="right"/>
                                <w:rPr>
                                  <w:rFonts w:cs="Arial"/>
                                  <w:color w:val="FFFFFF"/>
                                  <w:sz w:val="16"/>
                                  <w:szCs w:val="16"/>
                                </w:rPr>
                              </w:pPr>
                            </w:p>
                            <w:p w14:paraId="4377F4DE" w14:textId="77777777" w:rsidR="00937674" w:rsidRDefault="00937674" w:rsidP="00DF37B3">
                              <w:pPr>
                                <w:spacing w:after="0" w:line="240" w:lineRule="auto"/>
                                <w:jc w:val="right"/>
                                <w:rPr>
                                  <w:rFonts w:cs="Arial"/>
                                  <w:color w:val="FFFFFF"/>
                                  <w:sz w:val="16"/>
                                  <w:szCs w:val="16"/>
                                </w:rPr>
                              </w:pPr>
                            </w:p>
                            <w:p w14:paraId="6BF9D29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Published by the</w:t>
                              </w:r>
                            </w:p>
                            <w:p w14:paraId="6A110B46"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International Hydrographic Organization</w:t>
                              </w:r>
                            </w:p>
                            <w:p w14:paraId="2AEA7896"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0020EB83"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Principauté de Monaco</w:t>
                              </w:r>
                            </w:p>
                            <w:p w14:paraId="09F7ABFA"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Tel: (377) 93.10.81.00</w:t>
                              </w:r>
                            </w:p>
                            <w:p w14:paraId="7D8D4FD0"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Fax: (377) 93.10.81.40</w:t>
                              </w:r>
                            </w:p>
                            <w:p w14:paraId="313BDD6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info@iho.int</w:t>
                              </w:r>
                            </w:p>
                            <w:p w14:paraId="60A9BD44"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www.iho.</w:t>
                              </w:r>
                              <w:r>
                                <w:rPr>
                                  <w:rFonts w:cs="Arial"/>
                                  <w:color w:val="FFFFFF"/>
                                  <w:sz w:val="16"/>
                                  <w:szCs w:val="16"/>
                                </w:rPr>
                                <w:t>int</w:t>
                              </w:r>
                            </w:p>
                            <w:p w14:paraId="6ACEB56A" w14:textId="77777777" w:rsidR="00937674" w:rsidRDefault="00937674" w:rsidP="00DF37B3">
                              <w:pPr>
                                <w:jc w:val="right"/>
                                <w:rPr>
                                  <w:rFonts w:cs="Arial"/>
                                  <w:color w:val="FFFFFF"/>
                                  <w:sz w:val="16"/>
                                  <w:szCs w:val="16"/>
                                </w:rPr>
                              </w:pPr>
                            </w:p>
                            <w:p w14:paraId="171289F0" w14:textId="77777777" w:rsidR="00937674" w:rsidRDefault="00937674" w:rsidP="00DF37B3">
                              <w:pPr>
                                <w:jc w:val="right"/>
                                <w:rPr>
                                  <w:rFonts w:cs="Arial"/>
                                  <w:color w:val="FFFFFF"/>
                                  <w:sz w:val="16"/>
                                  <w:szCs w:val="16"/>
                                </w:rPr>
                              </w:pPr>
                            </w:p>
                            <w:p w14:paraId="3D427B5A" w14:textId="77777777" w:rsidR="00937674" w:rsidRDefault="00937674" w:rsidP="00DF37B3">
                              <w:pPr>
                                <w:jc w:val="right"/>
                                <w:rPr>
                                  <w:rFonts w:cs="Arial"/>
                                  <w:color w:val="FFFFFF"/>
                                  <w:sz w:val="16"/>
                                  <w:szCs w:val="16"/>
                                </w:rPr>
                              </w:pPr>
                            </w:p>
                            <w:p w14:paraId="3A830A41" w14:textId="77777777" w:rsidR="00937674" w:rsidRDefault="00937674" w:rsidP="00DF37B3">
                              <w:pPr>
                                <w:jc w:val="right"/>
                                <w:rPr>
                                  <w:rFonts w:cs="Arial"/>
                                  <w:color w:val="FFFFFF"/>
                                  <w:sz w:val="16"/>
                                  <w:szCs w:val="16"/>
                                </w:rPr>
                              </w:pPr>
                            </w:p>
                            <w:p w14:paraId="502D424B" w14:textId="77777777" w:rsidR="00937674" w:rsidRDefault="00937674" w:rsidP="00DF37B3">
                              <w:pPr>
                                <w:jc w:val="right"/>
                                <w:rPr>
                                  <w:rFonts w:cs="Arial"/>
                                  <w:color w:val="FFFFFF"/>
                                  <w:sz w:val="16"/>
                                  <w:szCs w:val="16"/>
                                </w:rPr>
                              </w:pPr>
                            </w:p>
                            <w:p w14:paraId="7355198D" w14:textId="77777777" w:rsidR="00937674" w:rsidRDefault="00937674" w:rsidP="00DF37B3">
                              <w:pPr>
                                <w:jc w:val="right"/>
                                <w:rPr>
                                  <w:rFonts w:cs="Arial"/>
                                  <w:color w:val="FFFFFF"/>
                                  <w:sz w:val="16"/>
                                  <w:szCs w:val="16"/>
                                </w:rPr>
                              </w:pPr>
                            </w:p>
                            <w:p w14:paraId="22C21C0D" w14:textId="77777777" w:rsidR="00937674" w:rsidRDefault="00937674" w:rsidP="00DF37B3">
                              <w:pPr>
                                <w:jc w:val="right"/>
                                <w:rPr>
                                  <w:rFonts w:cs="Arial"/>
                                  <w:color w:val="FFFFFF"/>
                                  <w:sz w:val="16"/>
                                  <w:szCs w:val="16"/>
                                </w:rPr>
                              </w:pPr>
                            </w:p>
                            <w:p w14:paraId="0BBAF2DF" w14:textId="77777777" w:rsidR="00937674" w:rsidRDefault="00937674" w:rsidP="00DF37B3">
                              <w:pPr>
                                <w:jc w:val="right"/>
                                <w:rPr>
                                  <w:rFonts w:cs="Arial"/>
                                  <w:color w:val="FFFFFF"/>
                                  <w:sz w:val="16"/>
                                  <w:szCs w:val="16"/>
                                </w:rPr>
                              </w:pPr>
                            </w:p>
                            <w:p w14:paraId="1E0407D1" w14:textId="77777777" w:rsidR="00937674" w:rsidRDefault="00937674" w:rsidP="00DF37B3">
                              <w:pPr>
                                <w:jc w:val="right"/>
                                <w:rPr>
                                  <w:rFonts w:cs="Arial"/>
                                  <w:color w:val="FFFFFF"/>
                                  <w:sz w:val="16"/>
                                  <w:szCs w:val="16"/>
                                </w:rPr>
                              </w:pPr>
                            </w:p>
                            <w:p w14:paraId="1BAC9640" w14:textId="77777777" w:rsidR="00937674" w:rsidRDefault="00937674" w:rsidP="00DF37B3">
                              <w:pPr>
                                <w:jc w:val="right"/>
                                <w:rPr>
                                  <w:rFonts w:cs="Arial"/>
                                  <w:color w:val="FFFFFF"/>
                                  <w:sz w:val="16"/>
                                  <w:szCs w:val="16"/>
                                </w:rPr>
                              </w:pPr>
                            </w:p>
                            <w:p w14:paraId="470CC701" w14:textId="77777777" w:rsidR="00937674" w:rsidRDefault="00937674" w:rsidP="00DF37B3">
                              <w:pPr>
                                <w:jc w:val="right"/>
                                <w:rPr>
                                  <w:rFonts w:cs="Arial"/>
                                  <w:color w:val="FFFFFF"/>
                                  <w:sz w:val="16"/>
                                  <w:szCs w:val="16"/>
                                </w:rPr>
                              </w:pPr>
                            </w:p>
                            <w:p w14:paraId="503B3C37" w14:textId="77777777" w:rsidR="00937674" w:rsidRPr="0018384D" w:rsidRDefault="00937674" w:rsidP="00DF37B3">
                              <w:pPr>
                                <w:jc w:val="right"/>
                                <w:rPr>
                                  <w:rFonts w:cs="Arial"/>
                                  <w:color w:val="FFFFFF"/>
                                  <w:sz w:val="16"/>
                                  <w:szCs w:val="16"/>
                                </w:rPr>
                              </w:pPr>
                              <w:r w:rsidRPr="0018384D">
                                <w:rPr>
                                  <w:rFonts w:cs="Arial"/>
                                  <w:color w:val="FFFFFF"/>
                                  <w:sz w:val="16"/>
                                  <w:szCs w:val="16"/>
                                </w:rPr>
                                <w:t>Published by the</w:t>
                              </w:r>
                            </w:p>
                            <w:p w14:paraId="0B81F56E" w14:textId="77777777" w:rsidR="00937674" w:rsidRPr="0018384D" w:rsidRDefault="00937674" w:rsidP="00DF37B3">
                              <w:pPr>
                                <w:jc w:val="right"/>
                                <w:rPr>
                                  <w:rFonts w:cs="Arial"/>
                                  <w:color w:val="FFFFFF"/>
                                  <w:sz w:val="16"/>
                                  <w:szCs w:val="16"/>
                                </w:rPr>
                              </w:pPr>
                              <w:r w:rsidRPr="0018384D">
                                <w:rPr>
                                  <w:rFonts w:cs="Arial"/>
                                  <w:color w:val="FFFFFF"/>
                                  <w:sz w:val="16"/>
                                  <w:szCs w:val="16"/>
                                </w:rPr>
                                <w:t>International Hydrographic Organization</w:t>
                              </w:r>
                            </w:p>
                            <w:p w14:paraId="13B14293"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1253AB11"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Principauté de Monaco</w:t>
                              </w:r>
                            </w:p>
                            <w:p w14:paraId="2ED65E5A" w14:textId="77777777" w:rsidR="00937674" w:rsidRPr="0018384D" w:rsidRDefault="00937674" w:rsidP="00DF37B3">
                              <w:pPr>
                                <w:jc w:val="right"/>
                                <w:rPr>
                                  <w:rFonts w:cs="Arial"/>
                                  <w:color w:val="FFFFFF"/>
                                  <w:sz w:val="16"/>
                                  <w:szCs w:val="16"/>
                                </w:rPr>
                              </w:pPr>
                              <w:r w:rsidRPr="0018384D">
                                <w:rPr>
                                  <w:rFonts w:cs="Arial"/>
                                  <w:color w:val="FFFFFF"/>
                                  <w:sz w:val="16"/>
                                  <w:szCs w:val="16"/>
                                </w:rPr>
                                <w:t>Tel: (377) 93.10.81.00</w:t>
                              </w:r>
                            </w:p>
                            <w:p w14:paraId="70EE7EDB" w14:textId="77777777" w:rsidR="00937674" w:rsidRPr="0018384D" w:rsidRDefault="00937674" w:rsidP="00DF37B3">
                              <w:pPr>
                                <w:jc w:val="right"/>
                                <w:rPr>
                                  <w:rFonts w:cs="Arial"/>
                                  <w:color w:val="FFFFFF"/>
                                  <w:sz w:val="16"/>
                                  <w:szCs w:val="16"/>
                                </w:rPr>
                              </w:pPr>
                              <w:r w:rsidRPr="0018384D">
                                <w:rPr>
                                  <w:rFonts w:cs="Arial"/>
                                  <w:color w:val="FFFFFF"/>
                                  <w:sz w:val="16"/>
                                  <w:szCs w:val="16"/>
                                </w:rPr>
                                <w:t>Fax: (377) 93.10.81.40</w:t>
                              </w:r>
                            </w:p>
                            <w:p w14:paraId="08858170" w14:textId="77777777" w:rsidR="00937674" w:rsidRPr="0018384D" w:rsidRDefault="00937674" w:rsidP="00DF37B3">
                              <w:pPr>
                                <w:jc w:val="right"/>
                                <w:rPr>
                                  <w:rFonts w:cs="Arial"/>
                                  <w:color w:val="FFFFFF"/>
                                  <w:sz w:val="16"/>
                                  <w:szCs w:val="16"/>
                                </w:rPr>
                              </w:pPr>
                              <w:r w:rsidRPr="0018384D">
                                <w:rPr>
                                  <w:rFonts w:cs="Arial"/>
                                  <w:color w:val="FFFFFF"/>
                                  <w:sz w:val="16"/>
                                  <w:szCs w:val="16"/>
                                </w:rPr>
                                <w:t>info@iho.int</w:t>
                              </w:r>
                            </w:p>
                            <w:p w14:paraId="04C34C21" w14:textId="77777777" w:rsidR="00937674" w:rsidRPr="0018384D" w:rsidRDefault="00937674" w:rsidP="00DF37B3">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wps:txbx>
                        <wps:bodyPr rot="0" vert="horz" wrap="square" lIns="180000" tIns="180000" rIns="180000" bIns="180000" anchor="b" anchorCtr="0" upright="1">
                          <a:noAutofit/>
                        </wps:bodyPr>
                      </wps:wsp>
                      <wps:wsp>
                        <wps:cNvPr id="1059029842" name="Tekstvak 1"/>
                        <wps:cNvSpPr txBox="1">
                          <a:spLocks noChangeArrowheads="1"/>
                        </wps:cNvSpPr>
                        <wps:spPr bwMode="auto">
                          <a:xfrm>
                            <a:off x="9459" y="7567"/>
                            <a:ext cx="55836" cy="60408"/>
                          </a:xfrm>
                          <a:prstGeom prst="rect">
                            <a:avLst/>
                          </a:prstGeom>
                          <a:solidFill>
                            <a:srgbClr val="FFFFFF"/>
                          </a:solidFill>
                          <a:ln w="6350">
                            <a:solidFill>
                              <a:srgbClr val="001532"/>
                            </a:solidFill>
                            <a:miter lim="800000"/>
                            <a:headEnd/>
                            <a:tailEnd/>
                          </a:ln>
                        </wps:spPr>
                        <wps:txbx>
                          <w:txbxContent>
                            <w:p w14:paraId="308397E0" w14:textId="77777777" w:rsidR="00937674" w:rsidRPr="00332F84" w:rsidRDefault="00937674" w:rsidP="003F4112">
                              <w:pPr>
                                <w:pStyle w:val="Basisalinea"/>
                                <w:suppressAutoHyphens/>
                                <w:spacing w:line="240" w:lineRule="auto"/>
                                <w:rPr>
                                  <w:rFonts w:ascii="Arial" w:hAnsi="Arial" w:cs="HelveticaNeueLT Std Med"/>
                                  <w:color w:val="00004C"/>
                                  <w:sz w:val="20"/>
                                  <w:szCs w:val="20"/>
                                </w:rPr>
                              </w:pPr>
                              <w:r>
                                <w:rPr>
                                  <w:rFonts w:ascii="Arial" w:hAnsi="Arial" w:cs="HelveticaNeueLT Std Med"/>
                                  <w:b/>
                                  <w:color w:val="00004C"/>
                                  <w:sz w:val="28"/>
                                  <w:szCs w:val="28"/>
                                </w:rPr>
                                <w:t xml:space="preserve">Annex </w:t>
                              </w:r>
                              <w:r>
                                <w:rPr>
                                  <w:rFonts w:ascii="Arial" w:hAnsi="Arial" w:cs="HelveticaNeueLT Std Med"/>
                                  <w:b/>
                                  <w:color w:val="FF0000"/>
                                  <w:sz w:val="28"/>
                                  <w:szCs w:val="28"/>
                                </w:rPr>
                                <w:t>x</w:t>
                              </w:r>
                              <w:r>
                                <w:rPr>
                                  <w:rFonts w:ascii="Arial" w:hAnsi="Arial" w:cs="HelveticaNeueLT Std Med"/>
                                  <w:b/>
                                  <w:color w:val="FF0000"/>
                                  <w:sz w:val="28"/>
                                  <w:szCs w:val="28"/>
                                </w:rPr>
                                <w:tab/>
                              </w:r>
                              <w:r>
                                <w:rPr>
                                  <w:rFonts w:ascii="Arial" w:hAnsi="Arial" w:cs="HelveticaNeueLT Std Med"/>
                                  <w:b/>
                                  <w:color w:val="FF0000"/>
                                  <w:sz w:val="28"/>
                                  <w:szCs w:val="28"/>
                                </w:rPr>
                                <w:tab/>
                              </w:r>
                              <w:r>
                                <w:rPr>
                                  <w:rFonts w:ascii="Arial" w:hAnsi="Arial" w:cs="HelveticaNeueLT Std Med"/>
                                  <w:b/>
                                  <w:color w:val="FF0000"/>
                                  <w:sz w:val="28"/>
                                  <w:szCs w:val="28"/>
                                </w:rPr>
                                <w:tab/>
                              </w:r>
                              <w:r w:rsidRPr="00B0624F">
                                <w:rPr>
                                  <w:rFonts w:ascii="Arial" w:hAnsi="Arial" w:cs="HelveticaNeueLT Std Med"/>
                                  <w:i/>
                                  <w:color w:val="FF0000"/>
                                  <w:sz w:val="20"/>
                                  <w:szCs w:val="20"/>
                                </w:rPr>
                                <w:t>&lt;Only if an Annex/Appendix to a main publication&gt;</w:t>
                              </w:r>
                            </w:p>
                            <w:p w14:paraId="43664624"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59D9DC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ABADF2B" w14:textId="77777777" w:rsidR="00937674" w:rsidRPr="00332F84" w:rsidRDefault="00937674" w:rsidP="003F4112">
                              <w:pPr>
                                <w:pStyle w:val="Basisalinea"/>
                                <w:suppressAutoHyphens/>
                                <w:spacing w:line="240" w:lineRule="auto"/>
                                <w:rPr>
                                  <w:rFonts w:ascii="Arial" w:hAnsi="Arial" w:cs="HelveticaNeueLT Std Med"/>
                                  <w:b/>
                                  <w:color w:val="FF0000"/>
                                  <w:sz w:val="56"/>
                                  <w:szCs w:val="56"/>
                                </w:rPr>
                              </w:pPr>
                              <w:r>
                                <w:rPr>
                                  <w:rFonts w:ascii="Arial" w:hAnsi="Arial" w:cs="HelveticaNeueLT Std Med"/>
                                  <w:b/>
                                  <w:color w:val="FF0000"/>
                                  <w:sz w:val="56"/>
                                  <w:szCs w:val="56"/>
                                </w:rPr>
                                <w:t>Document Title</w:t>
                              </w:r>
                              <w:r w:rsidRPr="00332F84">
                                <w:rPr>
                                  <w:rFonts w:ascii="Arial" w:hAnsi="Arial" w:cs="HelveticaNeueLT Std Med"/>
                                  <w:b/>
                                  <w:color w:val="FF0000"/>
                                  <w:sz w:val="56"/>
                                  <w:szCs w:val="56"/>
                                </w:rPr>
                                <w:t xml:space="preserve"> </w:t>
                              </w:r>
                            </w:p>
                            <w:p w14:paraId="7E10427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50D2EB3B"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697172A"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2D609334" w14:textId="77777777" w:rsidR="00937674" w:rsidRPr="003F4112" w:rsidRDefault="00937674" w:rsidP="003F4112">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Pr>
                                  <w:rFonts w:ascii="Arial" w:hAnsi="Arial" w:cs="HelveticaNeueLT Std Med"/>
                                  <w:b/>
                                  <w:color w:val="FF0000"/>
                                  <w:sz w:val="28"/>
                                  <w:szCs w:val="28"/>
                                </w:rPr>
                                <w:t>n</w:t>
                              </w:r>
                              <w:r>
                                <w:rPr>
                                  <w:rFonts w:ascii="Arial" w:hAnsi="Arial" w:cs="HelveticaNeueLT Std Med"/>
                                  <w:b/>
                                  <w:color w:val="00004C"/>
                                  <w:sz w:val="28"/>
                                  <w:szCs w:val="28"/>
                                </w:rPr>
                                <w:t>.</w:t>
                              </w:r>
                              <w:r>
                                <w:rPr>
                                  <w:rFonts w:ascii="Arial" w:hAnsi="Arial" w:cs="HelveticaNeueLT Std Med"/>
                                  <w:b/>
                                  <w:color w:val="FF0000"/>
                                  <w:sz w:val="28"/>
                                  <w:szCs w:val="28"/>
                                </w:rPr>
                                <w:t>n</w:t>
                              </w:r>
                              <w:r>
                                <w:rPr>
                                  <w:rFonts w:ascii="Arial" w:hAnsi="Arial" w:cs="HelveticaNeueLT Std Med"/>
                                  <w:b/>
                                  <w:color w:val="00004C"/>
                                  <w:sz w:val="28"/>
                                  <w:szCs w:val="28"/>
                                </w:rPr>
                                <w:t>.</w:t>
                              </w:r>
                              <w:r>
                                <w:rPr>
                                  <w:rFonts w:ascii="Arial" w:hAnsi="Arial" w:cs="HelveticaNeueLT Std Med"/>
                                  <w:b/>
                                  <w:color w:val="FF0000"/>
                                  <w:sz w:val="28"/>
                                  <w:szCs w:val="28"/>
                                </w:rPr>
                                <w:t>n</w:t>
                              </w:r>
                              <w:r>
                                <w:rPr>
                                  <w:rFonts w:ascii="Arial" w:hAnsi="Arial" w:cs="HelveticaNeueLT Std Med"/>
                                  <w:b/>
                                  <w:color w:val="00004C"/>
                                  <w:sz w:val="28"/>
                                  <w:szCs w:val="28"/>
                                </w:rPr>
                                <w:t xml:space="preserve"> – </w:t>
                              </w:r>
                              <w:r>
                                <w:rPr>
                                  <w:rFonts w:ascii="Arial" w:hAnsi="Arial" w:cs="HelveticaNeueLT Std Med"/>
                                  <w:b/>
                                  <w:color w:val="FF0000"/>
                                  <w:sz w:val="28"/>
                                  <w:szCs w:val="28"/>
                                </w:rPr>
                                <w:t>Month</w:t>
                              </w:r>
                              <w:r>
                                <w:rPr>
                                  <w:rFonts w:ascii="Arial" w:hAnsi="Arial" w:cs="HelveticaNeueLT Std Med"/>
                                  <w:b/>
                                  <w:color w:val="00004C"/>
                                  <w:sz w:val="28"/>
                                  <w:szCs w:val="28"/>
                                </w:rPr>
                                <w:t xml:space="preserve"> 20</w:t>
                              </w:r>
                              <w:r>
                                <w:rPr>
                                  <w:rFonts w:ascii="Arial" w:hAnsi="Arial" w:cs="HelveticaNeueLT Std Med"/>
                                  <w:b/>
                                  <w:color w:val="FF0000"/>
                                  <w:sz w:val="28"/>
                                  <w:szCs w:val="28"/>
                                </w:rPr>
                                <w:t>xx</w:t>
                              </w: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23C23AA5" id="Groep 11" o:spid="_x0000_s1026" style="position:absolute;left:0;text-align:left;margin-left:-29.35pt;margin-top:-38.25pt;width:514.2pt;height:739.55pt;z-index:251659264;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">
                <v:shapetype id="_x0000_t202" coordsize="21600,21600" o:spt="202" path="m,l,21600r21600,l21600,xe">
                  <v:stroke joinstyle="miter"/>
                  <v:path gradientshapeok="t" o:connecttype="rect"/>
                </v:shapetype>
                <v:shape id="Tekstvak 2" o:spid="_x0000_s1027" type="#_x0000_t202" style="position:absolute;left:9346;width:705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" fillcolor="#f1eaca" stroked="f" strokeweight=".5pt">
                  <v:textbox inset="5mm,8mm,5mm,8mm">
                    <w:txbxContent>
                      <w:p w14:paraId="132BF4A1" w14:textId="77777777" w:rsidR="00937674" w:rsidRPr="00B94B05" w:rsidRDefault="00937674" w:rsidP="00DF37B3">
                        <w:pPr>
                          <w:rPr>
                            <w:rFonts w:cs="Arial"/>
                            <w:b/>
                          </w:rPr>
                        </w:pPr>
                        <w:r>
                          <w:rPr>
                            <w:rFonts w:cs="Arial"/>
                            <w:b/>
                          </w:rPr>
                          <w:t>S-</w:t>
                        </w:r>
                        <w:r>
                          <w:rPr>
                            <w:rFonts w:cs="Arial"/>
                            <w:b/>
                            <w:color w:val="FF0000"/>
                          </w:rPr>
                          <w:t>xxx</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" fillcolor="#00ac9e" stroked="f" strokeweight=".5pt">
                  <v:textbox inset="5mm,5mm,5mm,5mm">
                    <w:txbxContent>
                      <w:p w14:paraId="7F5C646E" w14:textId="77777777" w:rsidR="00937674" w:rsidRDefault="00937674" w:rsidP="00DF37B3">
                        <w:pPr>
                          <w:spacing w:after="0" w:line="240" w:lineRule="auto"/>
                          <w:jc w:val="right"/>
                          <w:rPr>
                            <w:rFonts w:cs="Arial"/>
                            <w:color w:val="FFFFFF"/>
                            <w:sz w:val="16"/>
                            <w:szCs w:val="16"/>
                          </w:rPr>
                        </w:pPr>
                      </w:p>
                      <w:p w14:paraId="1685BBA3" w14:textId="77777777" w:rsidR="00937674" w:rsidRDefault="00937674" w:rsidP="00DF37B3">
                        <w:pPr>
                          <w:spacing w:after="0" w:line="240" w:lineRule="auto"/>
                          <w:jc w:val="right"/>
                          <w:rPr>
                            <w:rFonts w:cs="Arial"/>
                            <w:color w:val="FFFFFF"/>
                            <w:sz w:val="16"/>
                            <w:szCs w:val="16"/>
                          </w:rPr>
                        </w:pPr>
                      </w:p>
                      <w:p w14:paraId="237C1071" w14:textId="77777777" w:rsidR="00937674" w:rsidRDefault="00937674" w:rsidP="00DF37B3">
                        <w:pPr>
                          <w:spacing w:after="0" w:line="240" w:lineRule="auto"/>
                          <w:jc w:val="right"/>
                          <w:rPr>
                            <w:rFonts w:cs="Arial"/>
                            <w:color w:val="FFFFFF"/>
                            <w:sz w:val="16"/>
                            <w:szCs w:val="16"/>
                          </w:rPr>
                        </w:pPr>
                      </w:p>
                      <w:p w14:paraId="698F89AD" w14:textId="77777777" w:rsidR="00937674" w:rsidRDefault="00937674" w:rsidP="00DF37B3">
                        <w:pPr>
                          <w:spacing w:after="0" w:line="240" w:lineRule="auto"/>
                          <w:jc w:val="right"/>
                          <w:rPr>
                            <w:rFonts w:cs="Arial"/>
                            <w:color w:val="FFFFFF"/>
                            <w:sz w:val="16"/>
                            <w:szCs w:val="16"/>
                          </w:rPr>
                        </w:pPr>
                      </w:p>
                      <w:p w14:paraId="42A1AEC1" w14:textId="77777777" w:rsidR="00937674" w:rsidRDefault="00937674" w:rsidP="00DF37B3">
                        <w:pPr>
                          <w:spacing w:after="0" w:line="240" w:lineRule="auto"/>
                          <w:jc w:val="right"/>
                          <w:rPr>
                            <w:rFonts w:cs="Arial"/>
                            <w:color w:val="FFFFFF"/>
                            <w:sz w:val="16"/>
                            <w:szCs w:val="16"/>
                          </w:rPr>
                        </w:pPr>
                      </w:p>
                      <w:p w14:paraId="4FB9F416" w14:textId="77777777" w:rsidR="00937674" w:rsidRDefault="00937674" w:rsidP="00DF37B3">
                        <w:pPr>
                          <w:spacing w:after="0" w:line="240" w:lineRule="auto"/>
                          <w:jc w:val="right"/>
                          <w:rPr>
                            <w:rFonts w:cs="Arial"/>
                            <w:color w:val="FFFFFF"/>
                            <w:sz w:val="16"/>
                            <w:szCs w:val="16"/>
                          </w:rPr>
                        </w:pPr>
                      </w:p>
                      <w:p w14:paraId="2BD5BEE5" w14:textId="77777777" w:rsidR="00937674" w:rsidRDefault="00937674" w:rsidP="00DF37B3">
                        <w:pPr>
                          <w:spacing w:after="0" w:line="240" w:lineRule="auto"/>
                          <w:jc w:val="right"/>
                          <w:rPr>
                            <w:rFonts w:cs="Arial"/>
                            <w:color w:val="FFFFFF"/>
                            <w:sz w:val="16"/>
                            <w:szCs w:val="16"/>
                          </w:rPr>
                        </w:pPr>
                      </w:p>
                      <w:p w14:paraId="420914EF" w14:textId="77777777" w:rsidR="00937674" w:rsidRDefault="00937674" w:rsidP="00DF37B3">
                        <w:pPr>
                          <w:spacing w:after="0" w:line="240" w:lineRule="auto"/>
                          <w:jc w:val="right"/>
                          <w:rPr>
                            <w:rFonts w:cs="Arial"/>
                            <w:color w:val="FFFFFF"/>
                            <w:sz w:val="16"/>
                            <w:szCs w:val="16"/>
                          </w:rPr>
                        </w:pPr>
                      </w:p>
                      <w:p w14:paraId="7174E213" w14:textId="77777777" w:rsidR="00937674" w:rsidRDefault="00937674" w:rsidP="00DF37B3">
                        <w:pPr>
                          <w:spacing w:after="0" w:line="240" w:lineRule="auto"/>
                          <w:jc w:val="right"/>
                          <w:rPr>
                            <w:rFonts w:cs="Arial"/>
                            <w:color w:val="FFFFFF"/>
                            <w:sz w:val="16"/>
                            <w:szCs w:val="16"/>
                          </w:rPr>
                        </w:pPr>
                      </w:p>
                      <w:p w14:paraId="2C11D728" w14:textId="77777777" w:rsidR="00937674" w:rsidRDefault="00937674" w:rsidP="00DF37B3">
                        <w:pPr>
                          <w:spacing w:after="0" w:line="240" w:lineRule="auto"/>
                          <w:jc w:val="right"/>
                          <w:rPr>
                            <w:rFonts w:cs="Arial"/>
                            <w:color w:val="FFFFFF"/>
                            <w:sz w:val="16"/>
                            <w:szCs w:val="16"/>
                          </w:rPr>
                        </w:pPr>
                      </w:p>
                      <w:p w14:paraId="4377F4DE" w14:textId="77777777" w:rsidR="00937674" w:rsidRDefault="00937674" w:rsidP="00DF37B3">
                        <w:pPr>
                          <w:spacing w:after="0" w:line="240" w:lineRule="auto"/>
                          <w:jc w:val="right"/>
                          <w:rPr>
                            <w:rFonts w:cs="Arial"/>
                            <w:color w:val="FFFFFF"/>
                            <w:sz w:val="16"/>
                            <w:szCs w:val="16"/>
                          </w:rPr>
                        </w:pPr>
                      </w:p>
                      <w:p w14:paraId="6BF9D29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Published by the</w:t>
                        </w:r>
                      </w:p>
                      <w:p w14:paraId="6A110B46"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International Hydrographic Organization</w:t>
                        </w:r>
                      </w:p>
                      <w:p w14:paraId="2AEA7896"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0020EB83"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Principauté de Monaco</w:t>
                        </w:r>
                      </w:p>
                      <w:p w14:paraId="09F7ABFA"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Tel: (377) 93.10.81.00</w:t>
                        </w:r>
                      </w:p>
                      <w:p w14:paraId="7D8D4FD0"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Fax: (377) 93.10.81.40</w:t>
                        </w:r>
                      </w:p>
                      <w:p w14:paraId="313BDD6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info@iho.int</w:t>
                        </w:r>
                      </w:p>
                      <w:p w14:paraId="60A9BD44"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www.iho.</w:t>
                        </w:r>
                        <w:r>
                          <w:rPr>
                            <w:rFonts w:cs="Arial"/>
                            <w:color w:val="FFFFFF"/>
                            <w:sz w:val="16"/>
                            <w:szCs w:val="16"/>
                          </w:rPr>
                          <w:t>int</w:t>
                        </w:r>
                      </w:p>
                      <w:p w14:paraId="6ACEB56A" w14:textId="77777777" w:rsidR="00937674" w:rsidRDefault="00937674" w:rsidP="00DF37B3">
                        <w:pPr>
                          <w:jc w:val="right"/>
                          <w:rPr>
                            <w:rFonts w:cs="Arial"/>
                            <w:color w:val="FFFFFF"/>
                            <w:sz w:val="16"/>
                            <w:szCs w:val="16"/>
                          </w:rPr>
                        </w:pPr>
                      </w:p>
                      <w:p w14:paraId="171289F0" w14:textId="77777777" w:rsidR="00937674" w:rsidRDefault="00937674" w:rsidP="00DF37B3">
                        <w:pPr>
                          <w:jc w:val="right"/>
                          <w:rPr>
                            <w:rFonts w:cs="Arial"/>
                            <w:color w:val="FFFFFF"/>
                            <w:sz w:val="16"/>
                            <w:szCs w:val="16"/>
                          </w:rPr>
                        </w:pPr>
                      </w:p>
                      <w:p w14:paraId="3D427B5A" w14:textId="77777777" w:rsidR="00937674" w:rsidRDefault="00937674" w:rsidP="00DF37B3">
                        <w:pPr>
                          <w:jc w:val="right"/>
                          <w:rPr>
                            <w:rFonts w:cs="Arial"/>
                            <w:color w:val="FFFFFF"/>
                            <w:sz w:val="16"/>
                            <w:szCs w:val="16"/>
                          </w:rPr>
                        </w:pPr>
                      </w:p>
                      <w:p w14:paraId="3A830A41" w14:textId="77777777" w:rsidR="00937674" w:rsidRDefault="00937674" w:rsidP="00DF37B3">
                        <w:pPr>
                          <w:jc w:val="right"/>
                          <w:rPr>
                            <w:rFonts w:cs="Arial"/>
                            <w:color w:val="FFFFFF"/>
                            <w:sz w:val="16"/>
                            <w:szCs w:val="16"/>
                          </w:rPr>
                        </w:pPr>
                      </w:p>
                      <w:p w14:paraId="502D424B" w14:textId="77777777" w:rsidR="00937674" w:rsidRDefault="00937674" w:rsidP="00DF37B3">
                        <w:pPr>
                          <w:jc w:val="right"/>
                          <w:rPr>
                            <w:rFonts w:cs="Arial"/>
                            <w:color w:val="FFFFFF"/>
                            <w:sz w:val="16"/>
                            <w:szCs w:val="16"/>
                          </w:rPr>
                        </w:pPr>
                      </w:p>
                      <w:p w14:paraId="7355198D" w14:textId="77777777" w:rsidR="00937674" w:rsidRDefault="00937674" w:rsidP="00DF37B3">
                        <w:pPr>
                          <w:jc w:val="right"/>
                          <w:rPr>
                            <w:rFonts w:cs="Arial"/>
                            <w:color w:val="FFFFFF"/>
                            <w:sz w:val="16"/>
                            <w:szCs w:val="16"/>
                          </w:rPr>
                        </w:pPr>
                      </w:p>
                      <w:p w14:paraId="22C21C0D" w14:textId="77777777" w:rsidR="00937674" w:rsidRDefault="00937674" w:rsidP="00DF37B3">
                        <w:pPr>
                          <w:jc w:val="right"/>
                          <w:rPr>
                            <w:rFonts w:cs="Arial"/>
                            <w:color w:val="FFFFFF"/>
                            <w:sz w:val="16"/>
                            <w:szCs w:val="16"/>
                          </w:rPr>
                        </w:pPr>
                      </w:p>
                      <w:p w14:paraId="0BBAF2DF" w14:textId="77777777" w:rsidR="00937674" w:rsidRDefault="00937674" w:rsidP="00DF37B3">
                        <w:pPr>
                          <w:jc w:val="right"/>
                          <w:rPr>
                            <w:rFonts w:cs="Arial"/>
                            <w:color w:val="FFFFFF"/>
                            <w:sz w:val="16"/>
                            <w:szCs w:val="16"/>
                          </w:rPr>
                        </w:pPr>
                      </w:p>
                      <w:p w14:paraId="1E0407D1" w14:textId="77777777" w:rsidR="00937674" w:rsidRDefault="00937674" w:rsidP="00DF37B3">
                        <w:pPr>
                          <w:jc w:val="right"/>
                          <w:rPr>
                            <w:rFonts w:cs="Arial"/>
                            <w:color w:val="FFFFFF"/>
                            <w:sz w:val="16"/>
                            <w:szCs w:val="16"/>
                          </w:rPr>
                        </w:pPr>
                      </w:p>
                      <w:p w14:paraId="1BAC9640" w14:textId="77777777" w:rsidR="00937674" w:rsidRDefault="00937674" w:rsidP="00DF37B3">
                        <w:pPr>
                          <w:jc w:val="right"/>
                          <w:rPr>
                            <w:rFonts w:cs="Arial"/>
                            <w:color w:val="FFFFFF"/>
                            <w:sz w:val="16"/>
                            <w:szCs w:val="16"/>
                          </w:rPr>
                        </w:pPr>
                      </w:p>
                      <w:p w14:paraId="470CC701" w14:textId="77777777" w:rsidR="00937674" w:rsidRDefault="00937674" w:rsidP="00DF37B3">
                        <w:pPr>
                          <w:jc w:val="right"/>
                          <w:rPr>
                            <w:rFonts w:cs="Arial"/>
                            <w:color w:val="FFFFFF"/>
                            <w:sz w:val="16"/>
                            <w:szCs w:val="16"/>
                          </w:rPr>
                        </w:pPr>
                      </w:p>
                      <w:p w14:paraId="503B3C37" w14:textId="77777777" w:rsidR="00937674" w:rsidRPr="0018384D" w:rsidRDefault="00937674" w:rsidP="00DF37B3">
                        <w:pPr>
                          <w:jc w:val="right"/>
                          <w:rPr>
                            <w:rFonts w:cs="Arial"/>
                            <w:color w:val="FFFFFF"/>
                            <w:sz w:val="16"/>
                            <w:szCs w:val="16"/>
                          </w:rPr>
                        </w:pPr>
                        <w:r w:rsidRPr="0018384D">
                          <w:rPr>
                            <w:rFonts w:cs="Arial"/>
                            <w:color w:val="FFFFFF"/>
                            <w:sz w:val="16"/>
                            <w:szCs w:val="16"/>
                          </w:rPr>
                          <w:t>Published by the</w:t>
                        </w:r>
                      </w:p>
                      <w:p w14:paraId="0B81F56E" w14:textId="77777777" w:rsidR="00937674" w:rsidRPr="0018384D" w:rsidRDefault="00937674" w:rsidP="00DF37B3">
                        <w:pPr>
                          <w:jc w:val="right"/>
                          <w:rPr>
                            <w:rFonts w:cs="Arial"/>
                            <w:color w:val="FFFFFF"/>
                            <w:sz w:val="16"/>
                            <w:szCs w:val="16"/>
                          </w:rPr>
                        </w:pPr>
                        <w:r w:rsidRPr="0018384D">
                          <w:rPr>
                            <w:rFonts w:cs="Arial"/>
                            <w:color w:val="FFFFFF"/>
                            <w:sz w:val="16"/>
                            <w:szCs w:val="16"/>
                          </w:rPr>
                          <w:t>International Hydrographic Organization</w:t>
                        </w:r>
                      </w:p>
                      <w:p w14:paraId="13B14293"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1253AB11"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Principauté de Monaco</w:t>
                        </w:r>
                      </w:p>
                      <w:p w14:paraId="2ED65E5A" w14:textId="77777777" w:rsidR="00937674" w:rsidRPr="0018384D" w:rsidRDefault="00937674" w:rsidP="00DF37B3">
                        <w:pPr>
                          <w:jc w:val="right"/>
                          <w:rPr>
                            <w:rFonts w:cs="Arial"/>
                            <w:color w:val="FFFFFF"/>
                            <w:sz w:val="16"/>
                            <w:szCs w:val="16"/>
                          </w:rPr>
                        </w:pPr>
                        <w:r w:rsidRPr="0018384D">
                          <w:rPr>
                            <w:rFonts w:cs="Arial"/>
                            <w:color w:val="FFFFFF"/>
                            <w:sz w:val="16"/>
                            <w:szCs w:val="16"/>
                          </w:rPr>
                          <w:t>Tel: (377) 93.10.81.00</w:t>
                        </w:r>
                      </w:p>
                      <w:p w14:paraId="70EE7EDB" w14:textId="77777777" w:rsidR="00937674" w:rsidRPr="0018384D" w:rsidRDefault="00937674" w:rsidP="00DF37B3">
                        <w:pPr>
                          <w:jc w:val="right"/>
                          <w:rPr>
                            <w:rFonts w:cs="Arial"/>
                            <w:color w:val="FFFFFF"/>
                            <w:sz w:val="16"/>
                            <w:szCs w:val="16"/>
                          </w:rPr>
                        </w:pPr>
                        <w:r w:rsidRPr="0018384D">
                          <w:rPr>
                            <w:rFonts w:cs="Arial"/>
                            <w:color w:val="FFFFFF"/>
                            <w:sz w:val="16"/>
                            <w:szCs w:val="16"/>
                          </w:rPr>
                          <w:t>Fax: (377) 93.10.81.40</w:t>
                        </w:r>
                      </w:p>
                      <w:p w14:paraId="08858170" w14:textId="77777777" w:rsidR="00937674" w:rsidRPr="0018384D" w:rsidRDefault="00937674" w:rsidP="00DF37B3">
                        <w:pPr>
                          <w:jc w:val="right"/>
                          <w:rPr>
                            <w:rFonts w:cs="Arial"/>
                            <w:color w:val="FFFFFF"/>
                            <w:sz w:val="16"/>
                            <w:szCs w:val="16"/>
                          </w:rPr>
                        </w:pPr>
                        <w:r w:rsidRPr="0018384D">
                          <w:rPr>
                            <w:rFonts w:cs="Arial"/>
                            <w:color w:val="FFFFFF"/>
                            <w:sz w:val="16"/>
                            <w:szCs w:val="16"/>
                          </w:rPr>
                          <w:t>info@iho.int</w:t>
                        </w:r>
                      </w:p>
                      <w:p w14:paraId="04C34C21" w14:textId="77777777" w:rsidR="00937674" w:rsidRPr="0018384D" w:rsidRDefault="00937674" w:rsidP="00DF37B3">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" strokecolor="#001532" strokeweight=".5pt">
                  <v:textbox inset="10mm,10mm,10mm,10mm">
                    <w:txbxContent>
                      <w:p w14:paraId="308397E0" w14:textId="77777777" w:rsidR="00937674" w:rsidRPr="00332F84" w:rsidRDefault="00937674" w:rsidP="003F4112">
                        <w:pPr>
                          <w:pStyle w:val="Basisalinea"/>
                          <w:suppressAutoHyphens/>
                          <w:spacing w:line="240" w:lineRule="auto"/>
                          <w:rPr>
                            <w:rFonts w:ascii="Arial" w:hAnsi="Arial" w:cs="HelveticaNeueLT Std Med"/>
                            <w:color w:val="00004C"/>
                            <w:sz w:val="20"/>
                            <w:szCs w:val="20"/>
                          </w:rPr>
                        </w:pPr>
                        <w:r>
                          <w:rPr>
                            <w:rFonts w:ascii="Arial" w:hAnsi="Arial" w:cs="HelveticaNeueLT Std Med"/>
                            <w:b/>
                            <w:color w:val="00004C"/>
                            <w:sz w:val="28"/>
                            <w:szCs w:val="28"/>
                          </w:rPr>
                          <w:t xml:space="preserve">Annex </w:t>
                        </w:r>
                        <w:r>
                          <w:rPr>
                            <w:rFonts w:ascii="Arial" w:hAnsi="Arial" w:cs="HelveticaNeueLT Std Med"/>
                            <w:b/>
                            <w:color w:val="FF0000"/>
                            <w:sz w:val="28"/>
                            <w:szCs w:val="28"/>
                          </w:rPr>
                          <w:t>x</w:t>
                        </w:r>
                        <w:r>
                          <w:rPr>
                            <w:rFonts w:ascii="Arial" w:hAnsi="Arial" w:cs="HelveticaNeueLT Std Med"/>
                            <w:b/>
                            <w:color w:val="FF0000"/>
                            <w:sz w:val="28"/>
                            <w:szCs w:val="28"/>
                          </w:rPr>
                          <w:tab/>
                        </w:r>
                        <w:r>
                          <w:rPr>
                            <w:rFonts w:ascii="Arial" w:hAnsi="Arial" w:cs="HelveticaNeueLT Std Med"/>
                            <w:b/>
                            <w:color w:val="FF0000"/>
                            <w:sz w:val="28"/>
                            <w:szCs w:val="28"/>
                          </w:rPr>
                          <w:tab/>
                        </w:r>
                        <w:r>
                          <w:rPr>
                            <w:rFonts w:ascii="Arial" w:hAnsi="Arial" w:cs="HelveticaNeueLT Std Med"/>
                            <w:b/>
                            <w:color w:val="FF0000"/>
                            <w:sz w:val="28"/>
                            <w:szCs w:val="28"/>
                          </w:rPr>
                          <w:tab/>
                        </w:r>
                        <w:r w:rsidRPr="00B0624F">
                          <w:rPr>
                            <w:rFonts w:ascii="Arial" w:hAnsi="Arial" w:cs="HelveticaNeueLT Std Med"/>
                            <w:i/>
                            <w:color w:val="FF0000"/>
                            <w:sz w:val="20"/>
                            <w:szCs w:val="20"/>
                          </w:rPr>
                          <w:t>&lt;Only if an Annex/Appendix to a main publication&gt;</w:t>
                        </w:r>
                      </w:p>
                      <w:p w14:paraId="43664624"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59D9DC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ABADF2B" w14:textId="77777777" w:rsidR="00937674" w:rsidRPr="00332F84" w:rsidRDefault="00937674" w:rsidP="003F4112">
                        <w:pPr>
                          <w:pStyle w:val="Basisalinea"/>
                          <w:suppressAutoHyphens/>
                          <w:spacing w:line="240" w:lineRule="auto"/>
                          <w:rPr>
                            <w:rFonts w:ascii="Arial" w:hAnsi="Arial" w:cs="HelveticaNeueLT Std Med"/>
                            <w:b/>
                            <w:color w:val="FF0000"/>
                            <w:sz w:val="56"/>
                            <w:szCs w:val="56"/>
                          </w:rPr>
                        </w:pPr>
                        <w:r>
                          <w:rPr>
                            <w:rFonts w:ascii="Arial" w:hAnsi="Arial" w:cs="HelveticaNeueLT Std Med"/>
                            <w:b/>
                            <w:color w:val="FF0000"/>
                            <w:sz w:val="56"/>
                            <w:szCs w:val="56"/>
                          </w:rPr>
                          <w:t>Document Title</w:t>
                        </w:r>
                        <w:r w:rsidRPr="00332F84">
                          <w:rPr>
                            <w:rFonts w:ascii="Arial" w:hAnsi="Arial" w:cs="HelveticaNeueLT Std Med"/>
                            <w:b/>
                            <w:color w:val="FF0000"/>
                            <w:sz w:val="56"/>
                            <w:szCs w:val="56"/>
                          </w:rPr>
                          <w:t xml:space="preserve"> </w:t>
                        </w:r>
                      </w:p>
                      <w:p w14:paraId="7E10427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50D2EB3B"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697172A"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2D609334" w14:textId="77777777" w:rsidR="00937674" w:rsidRPr="003F4112" w:rsidRDefault="00937674" w:rsidP="003F4112">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Pr>
                            <w:rFonts w:ascii="Arial" w:hAnsi="Arial" w:cs="HelveticaNeueLT Std Med"/>
                            <w:b/>
                            <w:color w:val="FF0000"/>
                            <w:sz w:val="28"/>
                            <w:szCs w:val="28"/>
                          </w:rPr>
                          <w:t>n</w:t>
                        </w:r>
                        <w:r>
                          <w:rPr>
                            <w:rFonts w:ascii="Arial" w:hAnsi="Arial" w:cs="HelveticaNeueLT Std Med"/>
                            <w:b/>
                            <w:color w:val="00004C"/>
                            <w:sz w:val="28"/>
                            <w:szCs w:val="28"/>
                          </w:rPr>
                          <w:t>.</w:t>
                        </w:r>
                        <w:r>
                          <w:rPr>
                            <w:rFonts w:ascii="Arial" w:hAnsi="Arial" w:cs="HelveticaNeueLT Std Med"/>
                            <w:b/>
                            <w:color w:val="FF0000"/>
                            <w:sz w:val="28"/>
                            <w:szCs w:val="28"/>
                          </w:rPr>
                          <w:t>n</w:t>
                        </w:r>
                        <w:r>
                          <w:rPr>
                            <w:rFonts w:ascii="Arial" w:hAnsi="Arial" w:cs="HelveticaNeueLT Std Med"/>
                            <w:b/>
                            <w:color w:val="00004C"/>
                            <w:sz w:val="28"/>
                            <w:szCs w:val="28"/>
                          </w:rPr>
                          <w:t>.</w:t>
                        </w:r>
                        <w:r>
                          <w:rPr>
                            <w:rFonts w:ascii="Arial" w:hAnsi="Arial" w:cs="HelveticaNeueLT Std Med"/>
                            <w:b/>
                            <w:color w:val="FF0000"/>
                            <w:sz w:val="28"/>
                            <w:szCs w:val="28"/>
                          </w:rPr>
                          <w:t>n</w:t>
                        </w:r>
                        <w:r>
                          <w:rPr>
                            <w:rFonts w:ascii="Arial" w:hAnsi="Arial" w:cs="HelveticaNeueLT Std Med"/>
                            <w:b/>
                            <w:color w:val="00004C"/>
                            <w:sz w:val="28"/>
                            <w:szCs w:val="28"/>
                          </w:rPr>
                          <w:t xml:space="preserve"> – </w:t>
                        </w:r>
                        <w:r>
                          <w:rPr>
                            <w:rFonts w:ascii="Arial" w:hAnsi="Arial" w:cs="HelveticaNeueLT Std Med"/>
                            <w:b/>
                            <w:color w:val="FF0000"/>
                            <w:sz w:val="28"/>
                            <w:szCs w:val="28"/>
                          </w:rPr>
                          <w:t>Month</w:t>
                        </w:r>
                        <w:r>
                          <w:rPr>
                            <w:rFonts w:ascii="Arial" w:hAnsi="Arial" w:cs="HelveticaNeueLT Std Med"/>
                            <w:b/>
                            <w:color w:val="00004C"/>
                            <w:sz w:val="28"/>
                            <w:szCs w:val="28"/>
                          </w:rPr>
                          <w:t xml:space="preserve"> 20</w:t>
                        </w:r>
                        <w:r>
                          <w:rPr>
                            <w:rFonts w:ascii="Arial" w:hAnsi="Arial" w:cs="HelveticaNeueLT Std Med"/>
                            <w:b/>
                            <w:color w:val="FF0000"/>
                            <w:sz w:val="28"/>
                            <w:szCs w:val="28"/>
                          </w:rPr>
                          <w:t>xx</w:t>
                        </w:r>
                      </w:p>
                    </w:txbxContent>
                  </v:textbox>
                </v:shape>
                <w10:wrap anchorx="margin"/>
              </v:group>
            </w:pict>
          </mc:Fallback>
        </mc:AlternateContent>
      </w:r>
      <w:r w:rsidR="00DF37B3" w:rsidRPr="008C7844">
        <w:tab/>
        <w:t xml:space="preserve"> </w:t>
      </w:r>
    </w:p>
    <w:p w14:paraId="552ECCFA" w14:textId="77777777" w:rsidR="00DF37B3" w:rsidRPr="00560C1D" w:rsidRDefault="00DF37B3" w:rsidP="00DF37B3">
      <w:pPr>
        <w:rPr>
          <w:lang w:val="en-AU"/>
        </w:rPr>
      </w:pPr>
      <w:r>
        <w:rPr>
          <w:rFonts w:cs="Arial"/>
        </w:rPr>
        <w:br w:type="page"/>
      </w:r>
    </w:p>
    <w:p w14:paraId="7F7A641D" w14:textId="77777777" w:rsidR="00DF37B3" w:rsidRPr="00560C1D" w:rsidRDefault="00DF37B3" w:rsidP="00DF37B3">
      <w:pPr>
        <w:rPr>
          <w:lang w:val="en-AU"/>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DF37B3" w:rsidRPr="00560C1D" w14:paraId="12E87B08" w14:textId="77777777" w:rsidTr="00DF37B3">
        <w:tc>
          <w:tcPr>
            <w:tcW w:w="8862" w:type="dxa"/>
            <w:tcBorders>
              <w:top w:val="single" w:sz="4" w:space="0" w:color="000000"/>
            </w:tcBorders>
          </w:tcPr>
          <w:p w14:paraId="155FAFD0" w14:textId="77777777" w:rsidR="00DF37B3" w:rsidRPr="00560C1D" w:rsidRDefault="00DF37B3" w:rsidP="000620F8">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lang w:val="en-AU"/>
              </w:rPr>
            </w:pPr>
            <w:r w:rsidRPr="00560C1D">
              <w:rPr>
                <w:rFonts w:ascii="Helvetica" w:hAnsi="Helvetica" w:cs="Helvetica"/>
                <w:sz w:val="22"/>
                <w:szCs w:val="22"/>
                <w:lang w:val="en-AU"/>
              </w:rPr>
              <w:t xml:space="preserve">© </w:t>
            </w:r>
            <w:r w:rsidRPr="00560C1D">
              <w:rPr>
                <w:rFonts w:ascii="Helvetica" w:hAnsi="Helvetica"/>
                <w:sz w:val="22"/>
                <w:szCs w:val="22"/>
                <w:lang w:val="en-AU"/>
              </w:rPr>
              <w:t>Copyright International Hydrographic Organization 20</w:t>
            </w:r>
            <w:r w:rsidR="000620F8">
              <w:rPr>
                <w:rFonts w:ascii="Helvetica" w:hAnsi="Helvetica"/>
                <w:color w:val="FF0000"/>
                <w:sz w:val="22"/>
                <w:szCs w:val="22"/>
                <w:lang w:val="en-AU"/>
              </w:rPr>
              <w:t>xx</w:t>
            </w:r>
          </w:p>
        </w:tc>
      </w:tr>
      <w:tr w:rsidR="00DF37B3" w:rsidRPr="00560C1D" w14:paraId="42FF1B9B" w14:textId="77777777" w:rsidTr="00DF37B3">
        <w:tc>
          <w:tcPr>
            <w:tcW w:w="8862" w:type="dxa"/>
          </w:tcPr>
          <w:p w14:paraId="7BC4ABC8" w14:textId="77777777" w:rsidR="00DF37B3" w:rsidRPr="00560C1D" w:rsidRDefault="00DF37B3" w:rsidP="00DF37B3">
            <w:pPr>
              <w:pStyle w:val="Default"/>
              <w:spacing w:before="120" w:after="120"/>
              <w:ind w:left="317" w:right="390"/>
              <w:jc w:val="both"/>
              <w:rPr>
                <w:color w:val="auto"/>
                <w:sz w:val="20"/>
                <w:szCs w:val="20"/>
                <w:lang w:val="en-AU"/>
              </w:rPr>
            </w:pPr>
            <w:r w:rsidRPr="00560C1D">
              <w:rPr>
                <w:color w:val="auto"/>
                <w:sz w:val="20"/>
                <w:szCs w:val="20"/>
                <w:lang w:val="en-AU"/>
              </w:rPr>
              <w:t xml:space="preserve">This work is copyright. Apart from any use permitted in accordance with the </w:t>
            </w:r>
            <w:hyperlink r:id="rId14" w:history="1">
              <w:r w:rsidRPr="00560C1D">
                <w:rPr>
                  <w:color w:val="auto"/>
                  <w:sz w:val="20"/>
                  <w:szCs w:val="20"/>
                  <w:lang w:val="en-AU"/>
                </w:rPr>
                <w:t>Berne Convention for the Protection of Literary and Artistic Works</w:t>
              </w:r>
            </w:hyperlink>
            <w:r w:rsidRPr="00560C1D">
              <w:rPr>
                <w:color w:val="auto"/>
                <w:sz w:val="20"/>
                <w:szCs w:val="20"/>
                <w:lang w:val="en-AU"/>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DF37B3" w:rsidRPr="00560C1D" w14:paraId="67A34303" w14:textId="77777777" w:rsidTr="00DF37B3">
        <w:tc>
          <w:tcPr>
            <w:tcW w:w="8862" w:type="dxa"/>
          </w:tcPr>
          <w:p w14:paraId="4FD2DE34" w14:textId="77777777" w:rsidR="00DF37B3" w:rsidRPr="00560C1D" w:rsidRDefault="00DF37B3" w:rsidP="00DF37B3">
            <w:pPr>
              <w:pStyle w:val="Default"/>
              <w:spacing w:before="120" w:after="120"/>
              <w:ind w:left="317" w:right="390"/>
              <w:jc w:val="both"/>
              <w:rPr>
                <w:color w:val="auto"/>
                <w:sz w:val="20"/>
                <w:szCs w:val="20"/>
                <w:lang w:val="en-AU"/>
              </w:rPr>
            </w:pPr>
            <w:r w:rsidRPr="00560C1D">
              <w:rPr>
                <w:color w:val="auto"/>
                <w:sz w:val="20"/>
                <w:szCs w:val="20"/>
                <w:lang w:val="en-AU"/>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DF37B3" w:rsidRPr="00560C1D" w14:paraId="4D66ADF6" w14:textId="77777777" w:rsidTr="00DF37B3">
        <w:tc>
          <w:tcPr>
            <w:tcW w:w="8862" w:type="dxa"/>
          </w:tcPr>
          <w:p w14:paraId="7D4EA6EC" w14:textId="77777777" w:rsidR="00DF37B3" w:rsidRPr="00560C1D" w:rsidRDefault="00DF37B3" w:rsidP="00DF37B3">
            <w:pPr>
              <w:autoSpaceDE w:val="0"/>
              <w:autoSpaceDN w:val="0"/>
              <w:adjustRightInd w:val="0"/>
              <w:spacing w:before="120" w:after="120"/>
              <w:ind w:left="317" w:right="390"/>
              <w:rPr>
                <w:rFonts w:cs="Arial"/>
                <w:lang w:val="en-AU"/>
              </w:rPr>
            </w:pPr>
            <w:r w:rsidRPr="00560C1D">
              <w:rPr>
                <w:rFonts w:cs="Arial"/>
                <w:lang w:val="en-AU"/>
              </w:rPr>
              <w:t>In the event that this document or partial material from this document is reproduced, translated or distributed under the terms described above, the following statements are to be included:</w:t>
            </w:r>
          </w:p>
        </w:tc>
      </w:tr>
      <w:tr w:rsidR="00DF37B3" w:rsidRPr="00560C1D" w14:paraId="01E4A71B" w14:textId="77777777" w:rsidTr="00DF37B3">
        <w:tc>
          <w:tcPr>
            <w:tcW w:w="8862" w:type="dxa"/>
          </w:tcPr>
          <w:p w14:paraId="772C8484" w14:textId="77777777" w:rsidR="00DF37B3" w:rsidRPr="00560C1D" w:rsidRDefault="00DF37B3" w:rsidP="00DF37B3">
            <w:pPr>
              <w:autoSpaceDE w:val="0"/>
              <w:autoSpaceDN w:val="0"/>
              <w:adjustRightInd w:val="0"/>
              <w:spacing w:before="120" w:after="120"/>
              <w:ind w:left="600" w:right="924"/>
              <w:rPr>
                <w:rFonts w:ascii="Calibri" w:hAnsi="Calibri" w:cs="Arial"/>
                <w:i/>
                <w:lang w:val="en-AU"/>
              </w:rPr>
            </w:pPr>
            <w:r w:rsidRPr="00560C1D">
              <w:rPr>
                <w:rFonts w:ascii="Calibri" w:hAnsi="Calibri" w:cs="Arial"/>
                <w:i/>
                <w:lang w:val="en-AU"/>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DF37B3" w:rsidRPr="00560C1D" w14:paraId="5044B55E" w14:textId="77777777" w:rsidTr="00DF37B3">
        <w:trPr>
          <w:trHeight w:val="2312"/>
        </w:trPr>
        <w:tc>
          <w:tcPr>
            <w:tcW w:w="8862" w:type="dxa"/>
            <w:tcBorders>
              <w:bottom w:val="single" w:sz="4" w:space="0" w:color="000000"/>
            </w:tcBorders>
          </w:tcPr>
          <w:p w14:paraId="3BEB60B2" w14:textId="77777777" w:rsidR="00DF37B3" w:rsidRPr="00560C1D" w:rsidRDefault="00DF37B3" w:rsidP="00DF37B3">
            <w:pPr>
              <w:autoSpaceDE w:val="0"/>
              <w:autoSpaceDN w:val="0"/>
              <w:adjustRightInd w:val="0"/>
              <w:spacing w:before="120" w:after="120"/>
              <w:ind w:left="600" w:right="924"/>
              <w:rPr>
                <w:rFonts w:ascii="Calibri" w:hAnsi="Calibri" w:cs="Arial"/>
                <w:i/>
                <w:lang w:val="en-AU"/>
              </w:rPr>
            </w:pPr>
            <w:r w:rsidRPr="00560C1D">
              <w:rPr>
                <w:rFonts w:ascii="Calibri" w:hAnsi="Calibri" w:cs="Arial"/>
                <w:i/>
                <w:lang w:val="en-AU"/>
              </w:rPr>
              <w:t>“This [document/publication] is a translation of IHO [document/publication] [name]. The IHO has not checked this translation and therefore takes no responsibility for its accuracy. In case of doubt the source version of [name] in [language] should be consulted.”</w:t>
            </w:r>
          </w:p>
          <w:p w14:paraId="4FE954BF" w14:textId="77777777" w:rsidR="00DF37B3" w:rsidRPr="00560C1D" w:rsidRDefault="00DF37B3" w:rsidP="00DF37B3">
            <w:pPr>
              <w:autoSpaceDE w:val="0"/>
              <w:autoSpaceDN w:val="0"/>
              <w:adjustRightInd w:val="0"/>
              <w:spacing w:before="120" w:after="120"/>
              <w:ind w:left="366" w:right="924"/>
              <w:rPr>
                <w:rFonts w:cs="Arial"/>
                <w:lang w:val="en-AU"/>
              </w:rPr>
            </w:pPr>
            <w:r w:rsidRPr="00560C1D">
              <w:rPr>
                <w:rFonts w:cs="Arial"/>
                <w:lang w:val="en-AU"/>
              </w:rPr>
              <w:t>The IHO Logo or other identifiers shall not be used in any derived product without prior written permission from the IHO Secretariat.</w:t>
            </w:r>
          </w:p>
          <w:p w14:paraId="45650A30" w14:textId="77777777" w:rsidR="00DF37B3" w:rsidRPr="00560C1D" w:rsidRDefault="00DF37B3" w:rsidP="00DF37B3">
            <w:pPr>
              <w:autoSpaceDE w:val="0"/>
              <w:autoSpaceDN w:val="0"/>
              <w:adjustRightInd w:val="0"/>
              <w:spacing w:before="120" w:after="120"/>
              <w:ind w:left="600" w:right="924"/>
              <w:rPr>
                <w:rFonts w:cs="Arial"/>
                <w:lang w:val="en-AU"/>
              </w:rPr>
            </w:pPr>
          </w:p>
        </w:tc>
      </w:tr>
    </w:tbl>
    <w:p w14:paraId="76EEC07F" w14:textId="77777777" w:rsidR="00DF37B3" w:rsidRPr="00560C1D" w:rsidRDefault="00DF37B3" w:rsidP="00DF37B3">
      <w:pPr>
        <w:rPr>
          <w:lang w:val="en-AU"/>
        </w:rPr>
      </w:pPr>
    </w:p>
    <w:p w14:paraId="405BB0D0" w14:textId="77777777" w:rsidR="00DF37B3" w:rsidRPr="00560C1D" w:rsidRDefault="00DF37B3" w:rsidP="00DF37B3">
      <w:pPr>
        <w:rPr>
          <w:lang w:val="en-AU"/>
        </w:rPr>
      </w:pPr>
    </w:p>
    <w:p w14:paraId="189AEBF7" w14:textId="77777777" w:rsidR="00DF37B3" w:rsidRPr="00560C1D" w:rsidRDefault="00DF37B3" w:rsidP="00DF37B3">
      <w:pPr>
        <w:rPr>
          <w:lang w:val="en-AU"/>
        </w:rPr>
      </w:pPr>
    </w:p>
    <w:p w14:paraId="0A5B1263" w14:textId="77777777" w:rsidR="00DF37B3" w:rsidRPr="00560C1D" w:rsidRDefault="00DF37B3" w:rsidP="00DF37B3">
      <w:pPr>
        <w:rPr>
          <w:lang w:val="en-AU"/>
        </w:rPr>
      </w:pPr>
    </w:p>
    <w:p w14:paraId="62DD2785" w14:textId="77777777" w:rsidR="00DF37B3" w:rsidRPr="00560C1D" w:rsidRDefault="00DF37B3" w:rsidP="00DF37B3">
      <w:pPr>
        <w:rPr>
          <w:lang w:val="en-AU"/>
        </w:rPr>
      </w:pPr>
    </w:p>
    <w:p w14:paraId="59420510" w14:textId="77777777" w:rsidR="00487533" w:rsidRPr="008233BF" w:rsidRDefault="00487533" w:rsidP="00C53B69">
      <w:pPr>
        <w:pStyle w:val="zzCopyright"/>
        <w:pBdr>
          <w:top w:val="none" w:sz="0" w:space="0" w:color="auto"/>
          <w:left w:val="none" w:sz="0" w:space="0" w:color="auto"/>
          <w:bottom w:val="none" w:sz="0" w:space="0" w:color="auto"/>
          <w:right w:val="none" w:sz="0" w:space="0" w:color="auto"/>
        </w:pBdr>
        <w:spacing w:after="0" w:line="360" w:lineRule="auto"/>
        <w:ind w:left="100" w:right="100"/>
        <w:rPr>
          <w:vanish/>
        </w:rPr>
      </w:pPr>
    </w:p>
    <w:p w14:paraId="54C9184B" w14:textId="77777777" w:rsidR="00487533" w:rsidRPr="008233BF" w:rsidRDefault="00691DA9" w:rsidP="00691DA9">
      <w:pPr>
        <w:pStyle w:val="zzContents"/>
        <w:spacing w:before="0" w:after="0" w:line="360" w:lineRule="auto"/>
        <w:jc w:val="both"/>
      </w:pPr>
      <w:r>
        <w:lastRenderedPageBreak/>
        <w:t>Contents</w:t>
      </w:r>
    </w:p>
    <w:p w14:paraId="27E43D08" w14:textId="515A2B4C" w:rsidR="00B272E9" w:rsidRDefault="00487533">
      <w:pPr>
        <w:pStyle w:val="TOC1"/>
        <w:rPr>
          <w:rFonts w:asciiTheme="minorHAnsi" w:eastAsiaTheme="minorEastAsia" w:hAnsiTheme="minorHAnsi" w:cstheme="minorBidi"/>
          <w:b w:val="0"/>
          <w:kern w:val="2"/>
          <w:sz w:val="24"/>
          <w:szCs w:val="24"/>
          <w:lang w:val="en-US" w:eastAsia="en-US"/>
          <w14:ligatures w14:val="standardContextual"/>
        </w:rPr>
      </w:pPr>
      <w:r w:rsidRPr="008169B5">
        <w:fldChar w:fldCharType="begin"/>
      </w:r>
      <w:r w:rsidRPr="008169B5">
        <w:instrText>TOC \o "1-3" \t "Introduction,9,zzBiblio,9,zzForeword,9,zzIndex,9" \w</w:instrText>
      </w:r>
      <w:r w:rsidRPr="008169B5">
        <w:fldChar w:fldCharType="separate"/>
      </w:r>
      <w:r w:rsidR="00B272E9">
        <w:t>1</w:t>
      </w:r>
      <w:r w:rsidR="00B272E9">
        <w:tab/>
        <w:t>Overview</w:t>
      </w:r>
      <w:r w:rsidR="00B272E9">
        <w:tab/>
      </w:r>
      <w:r w:rsidR="00B272E9">
        <w:fldChar w:fldCharType="begin"/>
      </w:r>
      <w:r w:rsidR="00B272E9">
        <w:instrText xml:space="preserve"> PAGEREF _Toc220188218 \h </w:instrText>
      </w:r>
      <w:r w:rsidR="00B272E9">
        <w:fldChar w:fldCharType="separate"/>
      </w:r>
      <w:r w:rsidR="00B272E9">
        <w:t>1</w:t>
      </w:r>
      <w:r w:rsidR="00B272E9">
        <w:fldChar w:fldCharType="end"/>
      </w:r>
    </w:p>
    <w:p w14:paraId="7A062D80" w14:textId="1467E3BA"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1.1</w:t>
      </w:r>
      <w:r>
        <w:tab/>
        <w:t>Introduction</w:t>
      </w:r>
      <w:r>
        <w:tab/>
      </w:r>
      <w:r>
        <w:fldChar w:fldCharType="begin"/>
      </w:r>
      <w:r>
        <w:instrText xml:space="preserve"> PAGEREF _Toc220188219 \h </w:instrText>
      </w:r>
      <w:r>
        <w:fldChar w:fldCharType="separate"/>
      </w:r>
      <w:r>
        <w:t>1</w:t>
      </w:r>
      <w:r>
        <w:fldChar w:fldCharType="end"/>
      </w:r>
    </w:p>
    <w:p w14:paraId="5A0C8048" w14:textId="137003EA"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1.2</w:t>
      </w:r>
      <w:r>
        <w:tab/>
        <w:t>Scope</w:t>
      </w:r>
      <w:r>
        <w:tab/>
      </w:r>
      <w:r>
        <w:fldChar w:fldCharType="begin"/>
      </w:r>
      <w:r>
        <w:instrText xml:space="preserve"> PAGEREF _Toc220188220 \h </w:instrText>
      </w:r>
      <w:r>
        <w:fldChar w:fldCharType="separate"/>
      </w:r>
      <w:r>
        <w:t>1</w:t>
      </w:r>
      <w:r>
        <w:fldChar w:fldCharType="end"/>
      </w:r>
    </w:p>
    <w:p w14:paraId="2CA242DE" w14:textId="45F167C0"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1.3</w:t>
      </w:r>
      <w:r>
        <w:tab/>
        <w:t>References</w:t>
      </w:r>
      <w:r>
        <w:tab/>
      </w:r>
      <w:r>
        <w:fldChar w:fldCharType="begin"/>
      </w:r>
      <w:r>
        <w:instrText xml:space="preserve"> PAGEREF _Toc220188221 \h </w:instrText>
      </w:r>
      <w:r>
        <w:fldChar w:fldCharType="separate"/>
      </w:r>
      <w:r>
        <w:t>1</w:t>
      </w:r>
      <w:r>
        <w:fldChar w:fldCharType="end"/>
      </w:r>
    </w:p>
    <w:p w14:paraId="67EC0A06" w14:textId="25AA3AEC"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1.4</w:t>
      </w:r>
      <w:r>
        <w:tab/>
        <w:t>Terms, definitions, and abbreviations</w:t>
      </w:r>
      <w:r>
        <w:tab/>
      </w:r>
      <w:r>
        <w:fldChar w:fldCharType="begin"/>
      </w:r>
      <w:r>
        <w:instrText xml:space="preserve"> PAGEREF _Toc220188222 \h </w:instrText>
      </w:r>
      <w:r>
        <w:fldChar w:fldCharType="separate"/>
      </w:r>
      <w:r>
        <w:t>1</w:t>
      </w:r>
      <w:r>
        <w:fldChar w:fldCharType="end"/>
      </w:r>
    </w:p>
    <w:p w14:paraId="65497E0A" w14:textId="27AC70B3"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1.4.1</w:t>
      </w:r>
      <w:r>
        <w:tab/>
        <w:t>Terms and definitions</w:t>
      </w:r>
      <w:r>
        <w:tab/>
      </w:r>
      <w:r>
        <w:fldChar w:fldCharType="begin"/>
      </w:r>
      <w:r>
        <w:instrText xml:space="preserve"> PAGEREF _Toc220188223 \h </w:instrText>
      </w:r>
      <w:r>
        <w:fldChar w:fldCharType="separate"/>
      </w:r>
      <w:r>
        <w:t>1</w:t>
      </w:r>
      <w:r>
        <w:fldChar w:fldCharType="end"/>
      </w:r>
    </w:p>
    <w:p w14:paraId="4F753B1F" w14:textId="5E146645"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1.4.2</w:t>
      </w:r>
      <w:r>
        <w:tab/>
        <w:t>Abbreviations</w:t>
      </w:r>
      <w:r>
        <w:tab/>
      </w:r>
      <w:r>
        <w:fldChar w:fldCharType="begin"/>
      </w:r>
      <w:r>
        <w:instrText xml:space="preserve"> PAGEREF _Toc220188224 \h </w:instrText>
      </w:r>
      <w:r>
        <w:fldChar w:fldCharType="separate"/>
      </w:r>
      <w:r>
        <w:t>1</w:t>
      </w:r>
      <w:r>
        <w:fldChar w:fldCharType="end"/>
      </w:r>
    </w:p>
    <w:p w14:paraId="5F69E6E8" w14:textId="6FF36390"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1.5</w:t>
      </w:r>
      <w:r>
        <w:tab/>
        <w:t>Use of language</w:t>
      </w:r>
      <w:r>
        <w:tab/>
      </w:r>
      <w:r>
        <w:fldChar w:fldCharType="begin"/>
      </w:r>
      <w:r>
        <w:instrText xml:space="preserve"> PAGEREF _Toc220188225 \h </w:instrText>
      </w:r>
      <w:r>
        <w:fldChar w:fldCharType="separate"/>
      </w:r>
      <w:r>
        <w:t>1</w:t>
      </w:r>
      <w:r>
        <w:fldChar w:fldCharType="end"/>
      </w:r>
    </w:p>
    <w:p w14:paraId="7CCC3987" w14:textId="0CB84E9E"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1.6</w:t>
      </w:r>
      <w:r>
        <w:tab/>
        <w:t>General data product description</w:t>
      </w:r>
      <w:r>
        <w:tab/>
      </w:r>
      <w:r>
        <w:fldChar w:fldCharType="begin"/>
      </w:r>
      <w:r>
        <w:instrText xml:space="preserve"> PAGEREF _Toc220188226 \h </w:instrText>
      </w:r>
      <w:r>
        <w:fldChar w:fldCharType="separate"/>
      </w:r>
      <w:r>
        <w:t>1</w:t>
      </w:r>
      <w:r>
        <w:fldChar w:fldCharType="end"/>
      </w:r>
    </w:p>
    <w:p w14:paraId="41C7FBC9" w14:textId="1CBCEEE3"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1.7</w:t>
      </w:r>
      <w:r>
        <w:tab/>
        <w:t>Data product specification metadata</w:t>
      </w:r>
      <w:r>
        <w:tab/>
      </w:r>
      <w:r>
        <w:fldChar w:fldCharType="begin"/>
      </w:r>
      <w:r>
        <w:instrText xml:space="preserve"> PAGEREF _Toc220188227 \h </w:instrText>
      </w:r>
      <w:r>
        <w:fldChar w:fldCharType="separate"/>
      </w:r>
      <w:r>
        <w:t>2</w:t>
      </w:r>
      <w:r>
        <w:fldChar w:fldCharType="end"/>
      </w:r>
    </w:p>
    <w:p w14:paraId="30131EB8" w14:textId="0B264848"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rPr>
          <w:lang w:eastAsia="en-US"/>
        </w:rPr>
        <w:t>1.7.1</w:t>
      </w:r>
      <w:r>
        <w:rPr>
          <w:lang w:eastAsia="en-US"/>
        </w:rPr>
        <w:tab/>
        <w:t>IHO Product Specification Maintenance</w:t>
      </w:r>
      <w:r>
        <w:tab/>
      </w:r>
      <w:r>
        <w:fldChar w:fldCharType="begin"/>
      </w:r>
      <w:r>
        <w:instrText xml:space="preserve"> PAGEREF _Toc220188228 \h </w:instrText>
      </w:r>
      <w:r>
        <w:fldChar w:fldCharType="separate"/>
      </w:r>
      <w:r>
        <w:t>2</w:t>
      </w:r>
      <w:r>
        <w:fldChar w:fldCharType="end"/>
      </w:r>
    </w:p>
    <w:p w14:paraId="688E445F" w14:textId="2E0FCB64"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2</w:t>
      </w:r>
      <w:r>
        <w:tab/>
        <w:t>Specification Scopes</w:t>
      </w:r>
      <w:r>
        <w:tab/>
      </w:r>
      <w:r>
        <w:fldChar w:fldCharType="begin"/>
      </w:r>
      <w:r>
        <w:instrText xml:space="preserve"> PAGEREF _Toc220188229 \h </w:instrText>
      </w:r>
      <w:r>
        <w:fldChar w:fldCharType="separate"/>
      </w:r>
      <w:r>
        <w:t>3</w:t>
      </w:r>
      <w:r>
        <w:fldChar w:fldCharType="end"/>
      </w:r>
    </w:p>
    <w:p w14:paraId="34E1CDF3" w14:textId="5DFD0702"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3</w:t>
      </w:r>
      <w:r>
        <w:tab/>
        <w:t>Dataset Identification</w:t>
      </w:r>
      <w:r>
        <w:tab/>
      </w:r>
      <w:r>
        <w:fldChar w:fldCharType="begin"/>
      </w:r>
      <w:r>
        <w:instrText xml:space="preserve"> PAGEREF _Toc220188230 \h </w:instrText>
      </w:r>
      <w:r>
        <w:fldChar w:fldCharType="separate"/>
      </w:r>
      <w:r>
        <w:t>3</w:t>
      </w:r>
      <w:r>
        <w:fldChar w:fldCharType="end"/>
      </w:r>
    </w:p>
    <w:p w14:paraId="55A6AA29" w14:textId="36CA292F"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4</w:t>
      </w:r>
      <w:r>
        <w:tab/>
        <w:t>Data Content and structure</w:t>
      </w:r>
      <w:r>
        <w:tab/>
      </w:r>
      <w:r>
        <w:fldChar w:fldCharType="begin"/>
      </w:r>
      <w:r>
        <w:instrText xml:space="preserve"> PAGEREF _Toc220188231 \h </w:instrText>
      </w:r>
      <w:r>
        <w:fldChar w:fldCharType="separate"/>
      </w:r>
      <w:r>
        <w:t>4</w:t>
      </w:r>
      <w:r>
        <w:fldChar w:fldCharType="end"/>
      </w:r>
    </w:p>
    <w:p w14:paraId="75DABA49" w14:textId="3EBA24C7"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4.1</w:t>
      </w:r>
      <w:r>
        <w:tab/>
        <w:t>Introduction</w:t>
      </w:r>
      <w:r>
        <w:tab/>
      </w:r>
      <w:r>
        <w:fldChar w:fldCharType="begin"/>
      </w:r>
      <w:r>
        <w:instrText xml:space="preserve"> PAGEREF _Toc220188232 \h </w:instrText>
      </w:r>
      <w:r>
        <w:fldChar w:fldCharType="separate"/>
      </w:r>
      <w:r>
        <w:t>4</w:t>
      </w:r>
      <w:r>
        <w:fldChar w:fldCharType="end"/>
      </w:r>
    </w:p>
    <w:p w14:paraId="63298917" w14:textId="58BD7F8C"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4.2</w:t>
      </w:r>
      <w:r>
        <w:tab/>
        <w:t xml:space="preserve">Application Schema </w:t>
      </w:r>
      <w:r w:rsidRPr="00012B85">
        <w:rPr>
          <w:color w:val="FF0000"/>
        </w:rPr>
        <w:t>&lt;S-100 Part 3&gt;</w:t>
      </w:r>
      <w:r>
        <w:tab/>
      </w:r>
      <w:r>
        <w:fldChar w:fldCharType="begin"/>
      </w:r>
      <w:r>
        <w:instrText xml:space="preserve"> PAGEREF _Toc220188233 \h </w:instrText>
      </w:r>
      <w:r>
        <w:fldChar w:fldCharType="separate"/>
      </w:r>
      <w:r>
        <w:t>4</w:t>
      </w:r>
      <w:r>
        <w:fldChar w:fldCharType="end"/>
      </w:r>
    </w:p>
    <w:p w14:paraId="4B7D19E3" w14:textId="521BECB0"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5</w:t>
      </w:r>
      <w:r>
        <w:tab/>
        <w:t xml:space="preserve">Feature Catalogue </w:t>
      </w:r>
      <w:r w:rsidRPr="00012B85">
        <w:rPr>
          <w:color w:val="FF0000"/>
        </w:rPr>
        <w:t>&lt;S-100 Part 5&gt;</w:t>
      </w:r>
      <w:r>
        <w:tab/>
      </w:r>
      <w:r>
        <w:fldChar w:fldCharType="begin"/>
      </w:r>
      <w:r>
        <w:instrText xml:space="preserve"> PAGEREF _Toc220188234 \h </w:instrText>
      </w:r>
      <w:r>
        <w:fldChar w:fldCharType="separate"/>
      </w:r>
      <w:r>
        <w:t>4</w:t>
      </w:r>
      <w:r>
        <w:fldChar w:fldCharType="end"/>
      </w:r>
    </w:p>
    <w:p w14:paraId="1956EDD6" w14:textId="752DD7C5"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US"/>
        </w:rPr>
        <w:t>5.1</w:t>
      </w:r>
      <w:r>
        <w:rPr>
          <w:lang w:eastAsia="en-US"/>
        </w:rPr>
        <w:tab/>
        <w:t>Introduction</w:t>
      </w:r>
      <w:r>
        <w:tab/>
      </w:r>
      <w:r>
        <w:fldChar w:fldCharType="begin"/>
      </w:r>
      <w:r>
        <w:instrText xml:space="preserve"> PAGEREF _Toc220188235 \h </w:instrText>
      </w:r>
      <w:r>
        <w:fldChar w:fldCharType="separate"/>
      </w:r>
      <w:r>
        <w:t>4</w:t>
      </w:r>
      <w:r>
        <w:fldChar w:fldCharType="end"/>
      </w:r>
    </w:p>
    <w:p w14:paraId="36EEF273" w14:textId="0B41753F"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5.2</w:t>
      </w:r>
      <w:r>
        <w:tab/>
        <w:t>Feature Types</w:t>
      </w:r>
      <w:r>
        <w:tab/>
      </w:r>
      <w:r>
        <w:fldChar w:fldCharType="begin"/>
      </w:r>
      <w:r>
        <w:instrText xml:space="preserve"> PAGEREF _Toc220188236 \h </w:instrText>
      </w:r>
      <w:r>
        <w:fldChar w:fldCharType="separate"/>
      </w:r>
      <w:r>
        <w:t>5</w:t>
      </w:r>
      <w:r>
        <w:fldChar w:fldCharType="end"/>
      </w:r>
    </w:p>
    <w:p w14:paraId="07D7F91A" w14:textId="32DE9474"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rsidRPr="00012B85">
        <w:rPr>
          <w:rFonts w:eastAsia="Times New Roman" w:cs="Arial"/>
          <w:lang w:eastAsia="en-US"/>
        </w:rPr>
        <w:t>5.2.1</w:t>
      </w:r>
      <w:r>
        <w:tab/>
        <w:t>Geographic</w:t>
      </w:r>
      <w:r>
        <w:tab/>
      </w:r>
      <w:r>
        <w:fldChar w:fldCharType="begin"/>
      </w:r>
      <w:r>
        <w:instrText xml:space="preserve"> PAGEREF _Toc220188237 \h </w:instrText>
      </w:r>
      <w:r>
        <w:fldChar w:fldCharType="separate"/>
      </w:r>
      <w:r>
        <w:t>5</w:t>
      </w:r>
      <w:r>
        <w:fldChar w:fldCharType="end"/>
      </w:r>
    </w:p>
    <w:p w14:paraId="037C0D53" w14:textId="2257CD76"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5.2.2</w:t>
      </w:r>
      <w:r>
        <w:tab/>
        <w:t>Meta</w:t>
      </w:r>
      <w:r>
        <w:tab/>
      </w:r>
      <w:r>
        <w:fldChar w:fldCharType="begin"/>
      </w:r>
      <w:r>
        <w:instrText xml:space="preserve"> PAGEREF _Toc220188238 \h </w:instrText>
      </w:r>
      <w:r>
        <w:fldChar w:fldCharType="separate"/>
      </w:r>
      <w:r>
        <w:t>5</w:t>
      </w:r>
      <w:r>
        <w:fldChar w:fldCharType="end"/>
      </w:r>
    </w:p>
    <w:p w14:paraId="4917E971" w14:textId="35E6FA66"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5.3</w:t>
      </w:r>
      <w:r>
        <w:tab/>
        <w:t>Feature Relationship</w:t>
      </w:r>
      <w:r>
        <w:tab/>
      </w:r>
      <w:r>
        <w:fldChar w:fldCharType="begin"/>
      </w:r>
      <w:r>
        <w:instrText xml:space="preserve"> PAGEREF _Toc220188239 \h </w:instrText>
      </w:r>
      <w:r>
        <w:fldChar w:fldCharType="separate"/>
      </w:r>
      <w:r>
        <w:t>5</w:t>
      </w:r>
      <w:r>
        <w:fldChar w:fldCharType="end"/>
      </w:r>
    </w:p>
    <w:p w14:paraId="3563680C" w14:textId="7D912731"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US"/>
        </w:rPr>
        <w:t>5.4</w:t>
      </w:r>
      <w:r>
        <w:rPr>
          <w:lang w:eastAsia="en-US"/>
        </w:rPr>
        <w:tab/>
        <w:t>Information Types</w:t>
      </w:r>
      <w:r>
        <w:tab/>
      </w:r>
      <w:r>
        <w:fldChar w:fldCharType="begin"/>
      </w:r>
      <w:r>
        <w:instrText xml:space="preserve"> PAGEREF _Toc220188240 \h </w:instrText>
      </w:r>
      <w:r>
        <w:fldChar w:fldCharType="separate"/>
      </w:r>
      <w:r>
        <w:t>5</w:t>
      </w:r>
      <w:r>
        <w:fldChar w:fldCharType="end"/>
      </w:r>
    </w:p>
    <w:p w14:paraId="419B5F96" w14:textId="4F5D9975"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US"/>
        </w:rPr>
        <w:t>5.5</w:t>
      </w:r>
      <w:r>
        <w:rPr>
          <w:lang w:eastAsia="en-US"/>
        </w:rPr>
        <w:tab/>
        <w:t>Attributes</w:t>
      </w:r>
      <w:r>
        <w:tab/>
      </w:r>
      <w:r>
        <w:fldChar w:fldCharType="begin"/>
      </w:r>
      <w:r>
        <w:instrText xml:space="preserve"> PAGEREF _Toc220188241 \h </w:instrText>
      </w:r>
      <w:r>
        <w:fldChar w:fldCharType="separate"/>
      </w:r>
      <w:r>
        <w:t>5</w:t>
      </w:r>
      <w:r>
        <w:fldChar w:fldCharType="end"/>
      </w:r>
    </w:p>
    <w:p w14:paraId="00AEE56C" w14:textId="07C5EC4B"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5.5.1</w:t>
      </w:r>
      <w:r>
        <w:tab/>
        <w:t>Simple Attributes</w:t>
      </w:r>
      <w:r>
        <w:tab/>
      </w:r>
      <w:r>
        <w:fldChar w:fldCharType="begin"/>
      </w:r>
      <w:r>
        <w:instrText xml:space="preserve"> PAGEREF _Toc220188242 \h </w:instrText>
      </w:r>
      <w:r>
        <w:fldChar w:fldCharType="separate"/>
      </w:r>
      <w:r>
        <w:t>5</w:t>
      </w:r>
      <w:r>
        <w:fldChar w:fldCharType="end"/>
      </w:r>
    </w:p>
    <w:p w14:paraId="50A4113D" w14:textId="4E08E7C9"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6</w:t>
      </w:r>
      <w:r>
        <w:tab/>
        <w:t>Datasets</w:t>
      </w:r>
      <w:r>
        <w:tab/>
      </w:r>
      <w:r>
        <w:fldChar w:fldCharType="begin"/>
      </w:r>
      <w:r>
        <w:instrText xml:space="preserve"> PAGEREF _Toc220188243 \h </w:instrText>
      </w:r>
      <w:r>
        <w:fldChar w:fldCharType="separate"/>
      </w:r>
      <w:r>
        <w:t>6</w:t>
      </w:r>
      <w:r>
        <w:fldChar w:fldCharType="end"/>
      </w:r>
    </w:p>
    <w:p w14:paraId="4136230F" w14:textId="09A3F1CC"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6.1</w:t>
      </w:r>
      <w:r>
        <w:tab/>
        <w:t>Dataset Types</w:t>
      </w:r>
      <w:r>
        <w:tab/>
      </w:r>
      <w:r>
        <w:fldChar w:fldCharType="begin"/>
      </w:r>
      <w:r>
        <w:instrText xml:space="preserve"> PAGEREF _Toc220188244 \h </w:instrText>
      </w:r>
      <w:r>
        <w:fldChar w:fldCharType="separate"/>
      </w:r>
      <w:r>
        <w:t>6</w:t>
      </w:r>
      <w:r>
        <w:fldChar w:fldCharType="end"/>
      </w:r>
    </w:p>
    <w:p w14:paraId="54EBC9D8" w14:textId="5153E3EE"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6.1.1</w:t>
      </w:r>
      <w:r>
        <w:tab/>
        <w:t>Introduction</w:t>
      </w:r>
      <w:r>
        <w:tab/>
      </w:r>
      <w:r>
        <w:fldChar w:fldCharType="begin"/>
      </w:r>
      <w:r>
        <w:instrText xml:space="preserve"> PAGEREF _Toc220188245 \h </w:instrText>
      </w:r>
      <w:r>
        <w:fldChar w:fldCharType="separate"/>
      </w:r>
      <w:r>
        <w:t>6</w:t>
      </w:r>
      <w:r>
        <w:fldChar w:fldCharType="end"/>
      </w:r>
    </w:p>
    <w:p w14:paraId="74AB43AC" w14:textId="54DE94FD"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6.2</w:t>
      </w:r>
      <w:r>
        <w:tab/>
        <w:t>Dataset Loading and Unloading</w:t>
      </w:r>
      <w:r>
        <w:tab/>
      </w:r>
      <w:r>
        <w:fldChar w:fldCharType="begin"/>
      </w:r>
      <w:r>
        <w:instrText xml:space="preserve"> PAGEREF _Toc220188246 \h </w:instrText>
      </w:r>
      <w:r>
        <w:fldChar w:fldCharType="separate"/>
      </w:r>
      <w:r>
        <w:t>6</w:t>
      </w:r>
      <w:r>
        <w:fldChar w:fldCharType="end"/>
      </w:r>
    </w:p>
    <w:p w14:paraId="69502660" w14:textId="6AEB3BE1"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6.3</w:t>
      </w:r>
      <w:r>
        <w:tab/>
        <w:t xml:space="preserve">Geometry </w:t>
      </w:r>
      <w:r w:rsidRPr="00012B85">
        <w:rPr>
          <w:color w:val="FF0000"/>
        </w:rPr>
        <w:t>&lt;S-100 Part 7&gt;</w:t>
      </w:r>
      <w:r>
        <w:tab/>
      </w:r>
      <w:r>
        <w:fldChar w:fldCharType="begin"/>
      </w:r>
      <w:r>
        <w:instrText xml:space="preserve"> PAGEREF _Toc220188247 \h </w:instrText>
      </w:r>
      <w:r>
        <w:fldChar w:fldCharType="separate"/>
      </w:r>
      <w:r>
        <w:t>7</w:t>
      </w:r>
      <w:r>
        <w:fldChar w:fldCharType="end"/>
      </w:r>
    </w:p>
    <w:p w14:paraId="42DD2BAF" w14:textId="0C713EDA"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7</w:t>
      </w:r>
      <w:r>
        <w:tab/>
        <w:t>Coordinate Reference Systems (CRS)</w:t>
      </w:r>
      <w:r w:rsidRPr="00012B85">
        <w:rPr>
          <w:color w:val="FF0000"/>
        </w:rPr>
        <w:t xml:space="preserve"> &lt;S-100 Part 6&gt;</w:t>
      </w:r>
      <w:r>
        <w:tab/>
      </w:r>
      <w:r>
        <w:fldChar w:fldCharType="begin"/>
      </w:r>
      <w:r>
        <w:instrText xml:space="preserve"> PAGEREF _Toc220188248 \h </w:instrText>
      </w:r>
      <w:r>
        <w:fldChar w:fldCharType="separate"/>
      </w:r>
      <w:r>
        <w:t>7</w:t>
      </w:r>
      <w:r>
        <w:fldChar w:fldCharType="end"/>
      </w:r>
    </w:p>
    <w:p w14:paraId="39E1A740" w14:textId="5AE8EDC3"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7.1</w:t>
      </w:r>
      <w:r>
        <w:tab/>
        <w:t>Introduction</w:t>
      </w:r>
      <w:r>
        <w:tab/>
      </w:r>
      <w:r>
        <w:fldChar w:fldCharType="begin"/>
      </w:r>
      <w:r>
        <w:instrText xml:space="preserve"> PAGEREF _Toc220188249 \h </w:instrText>
      </w:r>
      <w:r>
        <w:fldChar w:fldCharType="separate"/>
      </w:r>
      <w:r>
        <w:t>7</w:t>
      </w:r>
      <w:r>
        <w:fldChar w:fldCharType="end"/>
      </w:r>
    </w:p>
    <w:p w14:paraId="20DA1174" w14:textId="6740927A"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7.2</w:t>
      </w:r>
      <w:r>
        <w:tab/>
        <w:t>Horizontal coordinate reference system</w:t>
      </w:r>
      <w:r>
        <w:tab/>
      </w:r>
      <w:r>
        <w:fldChar w:fldCharType="begin"/>
      </w:r>
      <w:r>
        <w:instrText xml:space="preserve"> PAGEREF _Toc220188250 \h </w:instrText>
      </w:r>
      <w:r>
        <w:fldChar w:fldCharType="separate"/>
      </w:r>
      <w:r>
        <w:t>7</w:t>
      </w:r>
      <w:r>
        <w:fldChar w:fldCharType="end"/>
      </w:r>
    </w:p>
    <w:p w14:paraId="68DC4264" w14:textId="4565B375"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7.3</w:t>
      </w:r>
      <w:r>
        <w:tab/>
        <w:t>Projection</w:t>
      </w:r>
      <w:r>
        <w:tab/>
      </w:r>
      <w:r>
        <w:fldChar w:fldCharType="begin"/>
      </w:r>
      <w:r>
        <w:instrText xml:space="preserve"> PAGEREF _Toc220188251 \h </w:instrText>
      </w:r>
      <w:r>
        <w:fldChar w:fldCharType="separate"/>
      </w:r>
      <w:r>
        <w:t>7</w:t>
      </w:r>
      <w:r>
        <w:fldChar w:fldCharType="end"/>
      </w:r>
    </w:p>
    <w:p w14:paraId="64EBD975" w14:textId="1432035B"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7.4</w:t>
      </w:r>
      <w:r>
        <w:tab/>
        <w:t>Vertical coordinate reference system</w:t>
      </w:r>
      <w:r>
        <w:tab/>
      </w:r>
      <w:r>
        <w:fldChar w:fldCharType="begin"/>
      </w:r>
      <w:r>
        <w:instrText xml:space="preserve"> PAGEREF _Toc220188252 \h </w:instrText>
      </w:r>
      <w:r>
        <w:fldChar w:fldCharType="separate"/>
      </w:r>
      <w:r>
        <w:t>7</w:t>
      </w:r>
      <w:r>
        <w:fldChar w:fldCharType="end"/>
      </w:r>
    </w:p>
    <w:p w14:paraId="47024342" w14:textId="60007D4E"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7.5</w:t>
      </w:r>
      <w:r>
        <w:tab/>
        <w:t>Temporal reference system</w:t>
      </w:r>
      <w:r>
        <w:tab/>
      </w:r>
      <w:r>
        <w:fldChar w:fldCharType="begin"/>
      </w:r>
      <w:r>
        <w:instrText xml:space="preserve"> PAGEREF _Toc220188253 \h </w:instrText>
      </w:r>
      <w:r>
        <w:fldChar w:fldCharType="separate"/>
      </w:r>
      <w:r>
        <w:t>8</w:t>
      </w:r>
      <w:r>
        <w:fldChar w:fldCharType="end"/>
      </w:r>
    </w:p>
    <w:p w14:paraId="3CDB0814" w14:textId="1736163F"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8</w:t>
      </w:r>
      <w:r>
        <w:tab/>
        <w:t>Data Quality</w:t>
      </w:r>
      <w:r>
        <w:tab/>
      </w:r>
      <w:r>
        <w:fldChar w:fldCharType="begin"/>
      </w:r>
      <w:r>
        <w:instrText xml:space="preserve"> PAGEREF _Toc220188254 \h </w:instrText>
      </w:r>
      <w:r>
        <w:fldChar w:fldCharType="separate"/>
      </w:r>
      <w:r>
        <w:t>8</w:t>
      </w:r>
      <w:r>
        <w:fldChar w:fldCharType="end"/>
      </w:r>
    </w:p>
    <w:p w14:paraId="39D1BD95" w14:textId="4F2D04B2"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8.1</w:t>
      </w:r>
      <w:r>
        <w:tab/>
        <w:t>Introduction to data quality</w:t>
      </w:r>
      <w:r>
        <w:tab/>
      </w:r>
      <w:r>
        <w:fldChar w:fldCharType="begin"/>
      </w:r>
      <w:r>
        <w:instrText xml:space="preserve"> PAGEREF _Toc220188255 \h </w:instrText>
      </w:r>
      <w:r>
        <w:fldChar w:fldCharType="separate"/>
      </w:r>
      <w:r>
        <w:t>8</w:t>
      </w:r>
      <w:r>
        <w:fldChar w:fldCharType="end"/>
      </w:r>
    </w:p>
    <w:p w14:paraId="3E62E08F" w14:textId="3924B31B"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8.2</w:t>
      </w:r>
      <w:r>
        <w:tab/>
        <w:t>Completeness</w:t>
      </w:r>
      <w:r>
        <w:tab/>
      </w:r>
      <w:r>
        <w:fldChar w:fldCharType="begin"/>
      </w:r>
      <w:r>
        <w:instrText xml:space="preserve"> PAGEREF _Toc220188256 \h </w:instrText>
      </w:r>
      <w:r>
        <w:fldChar w:fldCharType="separate"/>
      </w:r>
      <w:r>
        <w:t>8</w:t>
      </w:r>
      <w:r>
        <w:fldChar w:fldCharType="end"/>
      </w:r>
    </w:p>
    <w:p w14:paraId="724DA936" w14:textId="723C10A2"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8.2.1</w:t>
      </w:r>
      <w:r>
        <w:tab/>
        <w:t>Commission</w:t>
      </w:r>
      <w:r>
        <w:tab/>
      </w:r>
      <w:r>
        <w:fldChar w:fldCharType="begin"/>
      </w:r>
      <w:r>
        <w:instrText xml:space="preserve"> PAGEREF _Toc220188257 \h </w:instrText>
      </w:r>
      <w:r>
        <w:fldChar w:fldCharType="separate"/>
      </w:r>
      <w:r>
        <w:t>8</w:t>
      </w:r>
      <w:r>
        <w:fldChar w:fldCharType="end"/>
      </w:r>
    </w:p>
    <w:p w14:paraId="28615F99" w14:textId="77D49493"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8.2.2</w:t>
      </w:r>
      <w:r>
        <w:tab/>
        <w:t>Omission</w:t>
      </w:r>
      <w:r>
        <w:tab/>
      </w:r>
      <w:r>
        <w:fldChar w:fldCharType="begin"/>
      </w:r>
      <w:r>
        <w:instrText xml:space="preserve"> PAGEREF _Toc220188258 \h </w:instrText>
      </w:r>
      <w:r>
        <w:fldChar w:fldCharType="separate"/>
      </w:r>
      <w:r>
        <w:t>8</w:t>
      </w:r>
      <w:r>
        <w:fldChar w:fldCharType="end"/>
      </w:r>
    </w:p>
    <w:p w14:paraId="3A9D4879" w14:textId="19B851A7"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9</w:t>
      </w:r>
      <w:r>
        <w:tab/>
        <w:t>Data Capture and Classification</w:t>
      </w:r>
      <w:r>
        <w:tab/>
      </w:r>
      <w:r>
        <w:fldChar w:fldCharType="begin"/>
      </w:r>
      <w:r>
        <w:instrText xml:space="preserve"> PAGEREF _Toc220188259 \h </w:instrText>
      </w:r>
      <w:r>
        <w:fldChar w:fldCharType="separate"/>
      </w:r>
      <w:r>
        <w:t>9</w:t>
      </w:r>
      <w:r>
        <w:fldChar w:fldCharType="end"/>
      </w:r>
    </w:p>
    <w:p w14:paraId="3EF22645" w14:textId="4685A100"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10</w:t>
      </w:r>
      <w:r>
        <w:tab/>
        <w:t>Maintenance</w:t>
      </w:r>
      <w:r>
        <w:tab/>
      </w:r>
      <w:r>
        <w:fldChar w:fldCharType="begin"/>
      </w:r>
      <w:r>
        <w:instrText xml:space="preserve"> PAGEREF _Toc220188260 \h </w:instrText>
      </w:r>
      <w:r>
        <w:fldChar w:fldCharType="separate"/>
      </w:r>
      <w:r>
        <w:t>9</w:t>
      </w:r>
      <w:r>
        <w:fldChar w:fldCharType="end"/>
      </w:r>
    </w:p>
    <w:p w14:paraId="6AB2F683" w14:textId="7D4C2279"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10.1</w:t>
      </w:r>
      <w:r>
        <w:tab/>
        <w:t>Introduction</w:t>
      </w:r>
      <w:r>
        <w:tab/>
      </w:r>
      <w:r>
        <w:fldChar w:fldCharType="begin"/>
      </w:r>
      <w:r>
        <w:instrText xml:space="preserve"> PAGEREF _Toc220188261 \h </w:instrText>
      </w:r>
      <w:r>
        <w:fldChar w:fldCharType="separate"/>
      </w:r>
      <w:r>
        <w:t>9</w:t>
      </w:r>
      <w:r>
        <w:fldChar w:fldCharType="end"/>
      </w:r>
    </w:p>
    <w:p w14:paraId="6EA7EA6F" w14:textId="05EABE44"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10.2</w:t>
      </w:r>
      <w:r>
        <w:tab/>
        <w:t>Maintenance and update frequency</w:t>
      </w:r>
      <w:r>
        <w:tab/>
      </w:r>
      <w:r>
        <w:fldChar w:fldCharType="begin"/>
      </w:r>
      <w:r>
        <w:instrText xml:space="preserve"> PAGEREF _Toc220188262 \h </w:instrText>
      </w:r>
      <w:r>
        <w:fldChar w:fldCharType="separate"/>
      </w:r>
      <w:r>
        <w:t>9</w:t>
      </w:r>
      <w:r>
        <w:fldChar w:fldCharType="end"/>
      </w:r>
    </w:p>
    <w:p w14:paraId="3AD9A547" w14:textId="0F2AA8DE"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10.3</w:t>
      </w:r>
      <w:r>
        <w:tab/>
        <w:t>Data source</w:t>
      </w:r>
      <w:r>
        <w:tab/>
      </w:r>
      <w:r>
        <w:fldChar w:fldCharType="begin"/>
      </w:r>
      <w:r>
        <w:instrText xml:space="preserve"> PAGEREF _Toc220188263 \h </w:instrText>
      </w:r>
      <w:r>
        <w:fldChar w:fldCharType="separate"/>
      </w:r>
      <w:r>
        <w:t>9</w:t>
      </w:r>
      <w:r>
        <w:fldChar w:fldCharType="end"/>
      </w:r>
    </w:p>
    <w:p w14:paraId="4AA65F7F" w14:textId="0CAA56D6"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10.4</w:t>
      </w:r>
      <w:r>
        <w:tab/>
        <w:t>Production process</w:t>
      </w:r>
      <w:r>
        <w:tab/>
      </w:r>
      <w:r>
        <w:fldChar w:fldCharType="begin"/>
      </w:r>
      <w:r>
        <w:instrText xml:space="preserve"> PAGEREF _Toc220188264 \h </w:instrText>
      </w:r>
      <w:r>
        <w:fldChar w:fldCharType="separate"/>
      </w:r>
      <w:r>
        <w:t>9</w:t>
      </w:r>
      <w:r>
        <w:fldChar w:fldCharType="end"/>
      </w:r>
    </w:p>
    <w:p w14:paraId="6BAA68A5" w14:textId="7A9EE65C"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10.5</w:t>
      </w:r>
      <w:r>
        <w:tab/>
        <w:t>Dataset updates</w:t>
      </w:r>
      <w:r>
        <w:tab/>
      </w:r>
      <w:r>
        <w:fldChar w:fldCharType="begin"/>
      </w:r>
      <w:r>
        <w:instrText xml:space="preserve"> PAGEREF _Toc220188265 \h </w:instrText>
      </w:r>
      <w:r>
        <w:fldChar w:fldCharType="separate"/>
      </w:r>
      <w:r>
        <w:t>9</w:t>
      </w:r>
      <w:r>
        <w:fldChar w:fldCharType="end"/>
      </w:r>
    </w:p>
    <w:p w14:paraId="037D7629" w14:textId="1E8B63C5"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10.6</w:t>
      </w:r>
      <w:r>
        <w:tab/>
        <w:t>Support file management</w:t>
      </w:r>
      <w:r>
        <w:tab/>
      </w:r>
      <w:r>
        <w:fldChar w:fldCharType="begin"/>
      </w:r>
      <w:r>
        <w:instrText xml:space="preserve"> PAGEREF _Toc220188266 \h </w:instrText>
      </w:r>
      <w:r>
        <w:fldChar w:fldCharType="separate"/>
      </w:r>
      <w:r>
        <w:t>9</w:t>
      </w:r>
      <w:r>
        <w:fldChar w:fldCharType="end"/>
      </w:r>
    </w:p>
    <w:p w14:paraId="7F2AABE0" w14:textId="01C9E07C"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lastRenderedPageBreak/>
        <w:t>10.7</w:t>
      </w:r>
      <w:r>
        <w:tab/>
        <w:t>Feature and portrayal catalogue management</w:t>
      </w:r>
      <w:r>
        <w:tab/>
      </w:r>
      <w:r>
        <w:fldChar w:fldCharType="begin"/>
      </w:r>
      <w:r>
        <w:instrText xml:space="preserve"> PAGEREF _Toc220188267 \h </w:instrText>
      </w:r>
      <w:r>
        <w:fldChar w:fldCharType="separate"/>
      </w:r>
      <w:r>
        <w:t>9</w:t>
      </w:r>
      <w:r>
        <w:fldChar w:fldCharType="end"/>
      </w:r>
    </w:p>
    <w:p w14:paraId="2310BE4B" w14:textId="2E95B142"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10.8</w:t>
      </w:r>
      <w:r>
        <w:tab/>
        <w:t>Metadata related to dataset maintenance</w:t>
      </w:r>
      <w:r>
        <w:tab/>
      </w:r>
      <w:r>
        <w:fldChar w:fldCharType="begin"/>
      </w:r>
      <w:r>
        <w:instrText xml:space="preserve"> PAGEREF _Toc220188268 \h </w:instrText>
      </w:r>
      <w:r>
        <w:fldChar w:fldCharType="separate"/>
      </w:r>
      <w:r>
        <w:t>10</w:t>
      </w:r>
      <w:r>
        <w:fldChar w:fldCharType="end"/>
      </w:r>
    </w:p>
    <w:p w14:paraId="5460F7EB" w14:textId="75592C22"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11</w:t>
      </w:r>
      <w:r>
        <w:tab/>
        <w:t xml:space="preserve">Portrayal </w:t>
      </w:r>
      <w:r w:rsidRPr="00012B85">
        <w:rPr>
          <w:color w:val="FF0000"/>
        </w:rPr>
        <w:t>&lt;S-100 Part 9&gt;</w:t>
      </w:r>
      <w:r>
        <w:tab/>
      </w:r>
      <w:r>
        <w:fldChar w:fldCharType="begin"/>
      </w:r>
      <w:r>
        <w:instrText xml:space="preserve"> PAGEREF _Toc220188269 \h </w:instrText>
      </w:r>
      <w:r>
        <w:fldChar w:fldCharType="separate"/>
      </w:r>
      <w:r>
        <w:t>10</w:t>
      </w:r>
      <w:r>
        <w:fldChar w:fldCharType="end"/>
      </w:r>
    </w:p>
    <w:p w14:paraId="2713E6D0" w14:textId="6CC45D55"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11.1</w:t>
      </w:r>
      <w:r>
        <w:tab/>
        <w:t>Introduction</w:t>
      </w:r>
      <w:r>
        <w:tab/>
      </w:r>
      <w:r>
        <w:fldChar w:fldCharType="begin"/>
      </w:r>
      <w:r>
        <w:instrText xml:space="preserve"> PAGEREF _Toc220188270 \h </w:instrText>
      </w:r>
      <w:r>
        <w:fldChar w:fldCharType="separate"/>
      </w:r>
      <w:r>
        <w:t>10</w:t>
      </w:r>
      <w:r>
        <w:fldChar w:fldCharType="end"/>
      </w:r>
    </w:p>
    <w:p w14:paraId="418A7761" w14:textId="028ADC37"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11.2</w:t>
      </w:r>
      <w:r>
        <w:tab/>
        <w:t>Portrayal Catalogue</w:t>
      </w:r>
      <w:r>
        <w:tab/>
      </w:r>
      <w:r>
        <w:fldChar w:fldCharType="begin"/>
      </w:r>
      <w:r>
        <w:instrText xml:space="preserve"> PAGEREF _Toc220188271 \h </w:instrText>
      </w:r>
      <w:r>
        <w:fldChar w:fldCharType="separate"/>
      </w:r>
      <w:r>
        <w:t>10</w:t>
      </w:r>
      <w:r>
        <w:fldChar w:fldCharType="end"/>
      </w:r>
    </w:p>
    <w:p w14:paraId="78129874" w14:textId="3351D5EE"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11.3</w:t>
      </w:r>
      <w:r>
        <w:tab/>
        <w:t>Portrayal requirements and principles</w:t>
      </w:r>
      <w:r>
        <w:tab/>
      </w:r>
      <w:r>
        <w:fldChar w:fldCharType="begin"/>
      </w:r>
      <w:r>
        <w:instrText xml:space="preserve"> PAGEREF _Toc220188272 \h </w:instrText>
      </w:r>
      <w:r>
        <w:fldChar w:fldCharType="separate"/>
      </w:r>
      <w:r>
        <w:t>11</w:t>
      </w:r>
      <w:r>
        <w:fldChar w:fldCharType="end"/>
      </w:r>
    </w:p>
    <w:p w14:paraId="7C6FA0A2" w14:textId="50C301C8"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12</w:t>
      </w:r>
      <w:r>
        <w:tab/>
        <w:t xml:space="preserve">Data Product format (encoding) </w:t>
      </w:r>
      <w:r w:rsidRPr="00012B85">
        <w:rPr>
          <w:color w:val="FF0000"/>
        </w:rPr>
        <w:t>&lt;S-100 Part 10&gt;</w:t>
      </w:r>
      <w:r>
        <w:tab/>
      </w:r>
      <w:r>
        <w:fldChar w:fldCharType="begin"/>
      </w:r>
      <w:r>
        <w:instrText xml:space="preserve"> PAGEREF _Toc220188273 \h </w:instrText>
      </w:r>
      <w:r>
        <w:fldChar w:fldCharType="separate"/>
      </w:r>
      <w:r>
        <w:t>11</w:t>
      </w:r>
      <w:r>
        <w:fldChar w:fldCharType="end"/>
      </w:r>
    </w:p>
    <w:p w14:paraId="617268DA" w14:textId="747F2F22"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12.1</w:t>
      </w:r>
      <w:r>
        <w:tab/>
        <w:t>Introduction</w:t>
      </w:r>
      <w:r>
        <w:tab/>
      </w:r>
      <w:r>
        <w:fldChar w:fldCharType="begin"/>
      </w:r>
      <w:r>
        <w:instrText xml:space="preserve"> PAGEREF _Toc220188274 \h </w:instrText>
      </w:r>
      <w:r>
        <w:fldChar w:fldCharType="separate"/>
      </w:r>
      <w:r>
        <w:t>11</w:t>
      </w:r>
      <w:r>
        <w:fldChar w:fldCharType="end"/>
      </w:r>
    </w:p>
    <w:p w14:paraId="7D2D52BA" w14:textId="0E60BD82"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12.2</w:t>
      </w:r>
      <w:r>
        <w:tab/>
        <w:t>Dataset structure</w:t>
      </w:r>
      <w:r>
        <w:tab/>
      </w:r>
      <w:r>
        <w:fldChar w:fldCharType="begin"/>
      </w:r>
      <w:r>
        <w:instrText xml:space="preserve"> PAGEREF _Toc220188275 \h </w:instrText>
      </w:r>
      <w:r>
        <w:fldChar w:fldCharType="separate"/>
      </w:r>
      <w:r>
        <w:t>11</w:t>
      </w:r>
      <w:r>
        <w:fldChar w:fldCharType="end"/>
      </w:r>
    </w:p>
    <w:p w14:paraId="4ECB9A1D" w14:textId="77D8E727"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12.3</w:t>
      </w:r>
      <w:r>
        <w:tab/>
        <w:t>Encoding of codelists</w:t>
      </w:r>
      <w:r>
        <w:tab/>
      </w:r>
      <w:r>
        <w:fldChar w:fldCharType="begin"/>
      </w:r>
      <w:r>
        <w:instrText xml:space="preserve"> PAGEREF _Toc220188276 \h </w:instrText>
      </w:r>
      <w:r>
        <w:fldChar w:fldCharType="separate"/>
      </w:r>
      <w:r>
        <w:t>11</w:t>
      </w:r>
      <w:r>
        <w:fldChar w:fldCharType="end"/>
      </w:r>
    </w:p>
    <w:p w14:paraId="73E41DC7" w14:textId="4DEAF294"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13</w:t>
      </w:r>
      <w:r>
        <w:tab/>
        <w:t>Data Product Delivery</w:t>
      </w:r>
      <w:r>
        <w:tab/>
      </w:r>
      <w:r>
        <w:fldChar w:fldCharType="begin"/>
      </w:r>
      <w:r>
        <w:instrText xml:space="preserve"> PAGEREF _Toc220188277 \h </w:instrText>
      </w:r>
      <w:r>
        <w:fldChar w:fldCharType="separate"/>
      </w:r>
      <w:r>
        <w:t>11</w:t>
      </w:r>
      <w:r>
        <w:fldChar w:fldCharType="end"/>
      </w:r>
    </w:p>
    <w:p w14:paraId="115753EE" w14:textId="58464D49"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13.1</w:t>
      </w:r>
      <w:r>
        <w:tab/>
        <w:t>Introduction</w:t>
      </w:r>
      <w:r>
        <w:tab/>
      </w:r>
      <w:r>
        <w:fldChar w:fldCharType="begin"/>
      </w:r>
      <w:r>
        <w:instrText xml:space="preserve"> PAGEREF _Toc220188278 \h </w:instrText>
      </w:r>
      <w:r>
        <w:fldChar w:fldCharType="separate"/>
      </w:r>
      <w:r>
        <w:t>11</w:t>
      </w:r>
      <w:r>
        <w:fldChar w:fldCharType="end"/>
      </w:r>
    </w:p>
    <w:p w14:paraId="5E3B9605" w14:textId="22EEDBCC"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US"/>
        </w:rPr>
        <w:t>13.2</w:t>
      </w:r>
      <w:r>
        <w:rPr>
          <w:lang w:eastAsia="en-US"/>
        </w:rPr>
        <w:tab/>
        <w:t>Dataset</w:t>
      </w:r>
      <w:r>
        <w:tab/>
      </w:r>
      <w:r>
        <w:fldChar w:fldCharType="begin"/>
      </w:r>
      <w:r>
        <w:instrText xml:space="preserve"> PAGEREF _Toc220188279 \h </w:instrText>
      </w:r>
      <w:r>
        <w:fldChar w:fldCharType="separate"/>
      </w:r>
      <w:r>
        <w:t>12</w:t>
      </w:r>
      <w:r>
        <w:fldChar w:fldCharType="end"/>
      </w:r>
    </w:p>
    <w:p w14:paraId="2EF71F60" w14:textId="10946D31"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rPr>
          <w:lang w:eastAsia="en-US"/>
        </w:rPr>
        <w:t>13.2.1</w:t>
      </w:r>
      <w:r>
        <w:rPr>
          <w:lang w:eastAsia="en-US"/>
        </w:rPr>
        <w:tab/>
        <w:t>Datasets</w:t>
      </w:r>
      <w:r>
        <w:tab/>
      </w:r>
      <w:r>
        <w:fldChar w:fldCharType="begin"/>
      </w:r>
      <w:r>
        <w:instrText xml:space="preserve"> PAGEREF _Toc220188280 \h </w:instrText>
      </w:r>
      <w:r>
        <w:fldChar w:fldCharType="separate"/>
      </w:r>
      <w:r>
        <w:t>12</w:t>
      </w:r>
      <w:r>
        <w:fldChar w:fldCharType="end"/>
      </w:r>
    </w:p>
    <w:p w14:paraId="597B6C62" w14:textId="59FDC731"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rPr>
          <w:lang w:eastAsia="en-US"/>
        </w:rPr>
        <w:t>13.2.2</w:t>
      </w:r>
      <w:r>
        <w:rPr>
          <w:lang w:eastAsia="en-US"/>
        </w:rPr>
        <w:tab/>
        <w:t>Dataset file naming</w:t>
      </w:r>
      <w:r>
        <w:tab/>
      </w:r>
      <w:r>
        <w:fldChar w:fldCharType="begin"/>
      </w:r>
      <w:r>
        <w:instrText xml:space="preserve"> PAGEREF _Toc220188281 \h </w:instrText>
      </w:r>
      <w:r>
        <w:fldChar w:fldCharType="separate"/>
      </w:r>
      <w:r>
        <w:t>12</w:t>
      </w:r>
      <w:r>
        <w:fldChar w:fldCharType="end"/>
      </w:r>
    </w:p>
    <w:p w14:paraId="6EF9C284" w14:textId="70ECEEB8"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US"/>
        </w:rPr>
        <w:t>13.3</w:t>
      </w:r>
      <w:r>
        <w:rPr>
          <w:lang w:eastAsia="en-US"/>
        </w:rPr>
        <w:tab/>
        <w:t>Support Files</w:t>
      </w:r>
      <w:r>
        <w:tab/>
      </w:r>
      <w:r>
        <w:fldChar w:fldCharType="begin"/>
      </w:r>
      <w:r>
        <w:instrText xml:space="preserve"> PAGEREF _Toc220188282 \h </w:instrText>
      </w:r>
      <w:r>
        <w:fldChar w:fldCharType="separate"/>
      </w:r>
      <w:r>
        <w:t>12</w:t>
      </w:r>
      <w:r>
        <w:fldChar w:fldCharType="end"/>
      </w:r>
    </w:p>
    <w:p w14:paraId="7EA836C3" w14:textId="226150E4"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13.3.1</w:t>
      </w:r>
      <w:r>
        <w:tab/>
        <w:t>Support File Naming</w:t>
      </w:r>
      <w:r>
        <w:tab/>
      </w:r>
      <w:r>
        <w:fldChar w:fldCharType="begin"/>
      </w:r>
      <w:r>
        <w:instrText xml:space="preserve"> PAGEREF _Toc220188283 \h </w:instrText>
      </w:r>
      <w:r>
        <w:fldChar w:fldCharType="separate"/>
      </w:r>
      <w:r>
        <w:t>12</w:t>
      </w:r>
      <w:r>
        <w:fldChar w:fldCharType="end"/>
      </w:r>
    </w:p>
    <w:p w14:paraId="1649DDF0" w14:textId="77AD4AF1"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US"/>
        </w:rPr>
        <w:t>13.4</w:t>
      </w:r>
      <w:r>
        <w:rPr>
          <w:lang w:eastAsia="en-US"/>
        </w:rPr>
        <w:tab/>
        <w:t>Exchange Catalogue and Delivery Packaging</w:t>
      </w:r>
      <w:r>
        <w:tab/>
      </w:r>
      <w:r>
        <w:fldChar w:fldCharType="begin"/>
      </w:r>
      <w:r>
        <w:instrText xml:space="preserve"> PAGEREF _Toc220188284 \h </w:instrText>
      </w:r>
      <w:r>
        <w:fldChar w:fldCharType="separate"/>
      </w:r>
      <w:r>
        <w:t>12</w:t>
      </w:r>
      <w:r>
        <w:fldChar w:fldCharType="end"/>
      </w:r>
    </w:p>
    <w:p w14:paraId="2AD406D9" w14:textId="63CC77C0"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14</w:t>
      </w:r>
      <w:r>
        <w:tab/>
        <w:t xml:space="preserve">Metadata </w:t>
      </w:r>
      <w:r w:rsidRPr="00012B85">
        <w:rPr>
          <w:color w:val="FF0000"/>
        </w:rPr>
        <w:t>&lt;S-100 Part 17&gt;</w:t>
      </w:r>
      <w:r>
        <w:tab/>
      </w:r>
      <w:r>
        <w:fldChar w:fldCharType="begin"/>
      </w:r>
      <w:r>
        <w:instrText xml:space="preserve"> PAGEREF _Toc220188285 \h </w:instrText>
      </w:r>
      <w:r>
        <w:fldChar w:fldCharType="separate"/>
      </w:r>
      <w:r>
        <w:t>12</w:t>
      </w:r>
      <w:r>
        <w:fldChar w:fldCharType="end"/>
      </w:r>
    </w:p>
    <w:p w14:paraId="23177153" w14:textId="436B148C"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t>14.1</w:t>
      </w:r>
      <w:r>
        <w:tab/>
        <w:t>Introduction</w:t>
      </w:r>
      <w:r>
        <w:tab/>
      </w:r>
      <w:r>
        <w:fldChar w:fldCharType="begin"/>
      </w:r>
      <w:r>
        <w:instrText xml:space="preserve"> PAGEREF _Toc220188286 \h </w:instrText>
      </w:r>
      <w:r>
        <w:fldChar w:fldCharType="separate"/>
      </w:r>
      <w:r>
        <w:t>12</w:t>
      </w:r>
      <w:r>
        <w:fldChar w:fldCharType="end"/>
      </w:r>
    </w:p>
    <w:p w14:paraId="5563435C" w14:textId="6586B3C6"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de-DE"/>
        </w:rPr>
        <w:t>14.2</w:t>
      </w:r>
      <w:r>
        <w:rPr>
          <w:lang w:eastAsia="de-DE"/>
        </w:rPr>
        <w:tab/>
        <w:t>Elements of S-1XX Exchange Catalogues</w:t>
      </w:r>
      <w:r>
        <w:tab/>
      </w:r>
      <w:r>
        <w:fldChar w:fldCharType="begin"/>
      </w:r>
      <w:r>
        <w:instrText xml:space="preserve"> PAGEREF _Toc220188287 \h </w:instrText>
      </w:r>
      <w:r>
        <w:fldChar w:fldCharType="separate"/>
      </w:r>
      <w:r>
        <w:t>13</w:t>
      </w:r>
      <w:r>
        <w:fldChar w:fldCharType="end"/>
      </w:r>
    </w:p>
    <w:p w14:paraId="5C1C01D4" w14:textId="02970CF6"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14.2.1</w:t>
      </w:r>
      <w:r>
        <w:tab/>
        <w:t>S100_ExchangeCatalogue</w:t>
      </w:r>
      <w:r>
        <w:tab/>
      </w:r>
      <w:r>
        <w:fldChar w:fldCharType="begin"/>
      </w:r>
      <w:r>
        <w:instrText xml:space="preserve"> PAGEREF _Toc220188288 \h </w:instrText>
      </w:r>
      <w:r>
        <w:fldChar w:fldCharType="separate"/>
      </w:r>
      <w:r>
        <w:t>15</w:t>
      </w:r>
      <w:r>
        <w:fldChar w:fldCharType="end"/>
      </w:r>
    </w:p>
    <w:p w14:paraId="397F00F3" w14:textId="59225F36"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14.2.2</w:t>
      </w:r>
      <w:r>
        <w:tab/>
        <w:t>S100_DatasetDiscoveryMetadata</w:t>
      </w:r>
      <w:r>
        <w:tab/>
      </w:r>
      <w:r>
        <w:fldChar w:fldCharType="begin"/>
      </w:r>
      <w:r>
        <w:instrText xml:space="preserve"> PAGEREF _Toc220188289 \h </w:instrText>
      </w:r>
      <w:r>
        <w:fldChar w:fldCharType="separate"/>
      </w:r>
      <w:r>
        <w:t>16</w:t>
      </w:r>
      <w:r>
        <w:fldChar w:fldCharType="end"/>
      </w:r>
    </w:p>
    <w:p w14:paraId="5854496F" w14:textId="49BF4843"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14.2.3</w:t>
      </w:r>
      <w:r>
        <w:tab/>
        <w:t>S100_SupportFileDiscoveryMetadata</w:t>
      </w:r>
      <w:r>
        <w:tab/>
      </w:r>
      <w:r>
        <w:fldChar w:fldCharType="begin"/>
      </w:r>
      <w:r>
        <w:instrText xml:space="preserve"> PAGEREF _Toc220188290 \h </w:instrText>
      </w:r>
      <w:r>
        <w:fldChar w:fldCharType="separate"/>
      </w:r>
      <w:r>
        <w:t>23</w:t>
      </w:r>
      <w:r>
        <w:fldChar w:fldCharType="end"/>
      </w:r>
    </w:p>
    <w:p w14:paraId="34921B64" w14:textId="31B07A12"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14.2.4</w:t>
      </w:r>
      <w:r>
        <w:tab/>
        <w:t>S100_CatalogueDiscoveryMetadata</w:t>
      </w:r>
      <w:r>
        <w:tab/>
      </w:r>
      <w:r>
        <w:fldChar w:fldCharType="begin"/>
      </w:r>
      <w:r>
        <w:instrText xml:space="preserve"> PAGEREF _Toc220188291 \h </w:instrText>
      </w:r>
      <w:r>
        <w:fldChar w:fldCharType="separate"/>
      </w:r>
      <w:r>
        <w:t>24</w:t>
      </w:r>
      <w:r>
        <w:fldChar w:fldCharType="end"/>
      </w:r>
    </w:p>
    <w:p w14:paraId="64318CAA" w14:textId="10FA4E9F"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14.2.5</w:t>
      </w:r>
      <w:r>
        <w:tab/>
        <w:t>PT_Locale</w:t>
      </w:r>
      <w:r>
        <w:tab/>
      </w:r>
      <w:r>
        <w:fldChar w:fldCharType="begin"/>
      </w:r>
      <w:r>
        <w:instrText xml:space="preserve"> PAGEREF _Toc220188292 \h </w:instrText>
      </w:r>
      <w:r>
        <w:fldChar w:fldCharType="separate"/>
      </w:r>
      <w:r>
        <w:t>24</w:t>
      </w:r>
      <w:r>
        <w:fldChar w:fldCharType="end"/>
      </w:r>
    </w:p>
    <w:p w14:paraId="5BEE3E95" w14:textId="37AA2601" w:rsidR="00B272E9" w:rsidRDefault="00B272E9">
      <w:pPr>
        <w:pStyle w:val="TOC3"/>
        <w:rPr>
          <w:rFonts w:asciiTheme="minorHAnsi" w:eastAsiaTheme="minorEastAsia" w:hAnsiTheme="minorHAnsi" w:cstheme="minorBidi"/>
          <w:kern w:val="2"/>
          <w:sz w:val="24"/>
          <w:szCs w:val="24"/>
          <w:lang w:val="en-US" w:eastAsia="en-US"/>
          <w14:ligatures w14:val="standardContextual"/>
        </w:rPr>
      </w:pPr>
      <w:r>
        <w:t>14.2.6</w:t>
      </w:r>
      <w:r>
        <w:tab/>
        <w:t>S100_SE_CertificateContainer</w:t>
      </w:r>
      <w:r>
        <w:tab/>
      </w:r>
      <w:r>
        <w:fldChar w:fldCharType="begin"/>
      </w:r>
      <w:r>
        <w:instrText xml:space="preserve"> PAGEREF _Toc220188293 \h </w:instrText>
      </w:r>
      <w:r>
        <w:fldChar w:fldCharType="separate"/>
      </w:r>
      <w:r>
        <w:t>24</w:t>
      </w:r>
      <w:r>
        <w:fldChar w:fldCharType="end"/>
      </w:r>
    </w:p>
    <w:p w14:paraId="5DE3B863" w14:textId="05D01C78"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GB"/>
        </w:rPr>
        <w:t>14.3</w:t>
      </w:r>
      <w:r>
        <w:rPr>
          <w:lang w:eastAsia="en-GB"/>
        </w:rPr>
        <w:tab/>
        <w:t>Language</w:t>
      </w:r>
      <w:r>
        <w:tab/>
      </w:r>
      <w:r>
        <w:fldChar w:fldCharType="begin"/>
      </w:r>
      <w:r>
        <w:instrText xml:space="preserve"> PAGEREF _Toc220188294 \h </w:instrText>
      </w:r>
      <w:r>
        <w:fldChar w:fldCharType="separate"/>
      </w:r>
      <w:r>
        <w:t>25</w:t>
      </w:r>
      <w:r>
        <w:fldChar w:fldCharType="end"/>
      </w:r>
    </w:p>
    <w:p w14:paraId="04259B24" w14:textId="1B1060EC"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rPr>
          <w:lang w:eastAsia="en-GB"/>
        </w:rPr>
        <w:t>15</w:t>
      </w:r>
      <w:r>
        <w:rPr>
          <w:lang w:eastAsia="en-GB"/>
        </w:rPr>
        <w:tab/>
        <w:t>Carrier Metadata &lt;S-100 Part 10c&gt;</w:t>
      </w:r>
      <w:r>
        <w:tab/>
      </w:r>
      <w:r>
        <w:fldChar w:fldCharType="begin"/>
      </w:r>
      <w:r>
        <w:instrText xml:space="preserve"> PAGEREF _Toc220188295 \h </w:instrText>
      </w:r>
      <w:r>
        <w:fldChar w:fldCharType="separate"/>
      </w:r>
      <w:r>
        <w:t>25</w:t>
      </w:r>
      <w:r>
        <w:fldChar w:fldCharType="end"/>
      </w:r>
    </w:p>
    <w:p w14:paraId="31BD5A25" w14:textId="16F45D76"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GB"/>
        </w:rPr>
        <w:t>15.1</w:t>
      </w:r>
      <w:r>
        <w:rPr>
          <w:lang w:eastAsia="en-GB"/>
        </w:rPr>
        <w:tab/>
        <w:t>Introduction</w:t>
      </w:r>
      <w:r>
        <w:tab/>
      </w:r>
      <w:r>
        <w:fldChar w:fldCharType="begin"/>
      </w:r>
      <w:r>
        <w:instrText xml:space="preserve"> PAGEREF _Toc220188296 \h </w:instrText>
      </w:r>
      <w:r>
        <w:fldChar w:fldCharType="separate"/>
      </w:r>
      <w:r>
        <w:t>25</w:t>
      </w:r>
      <w:r>
        <w:fldChar w:fldCharType="end"/>
      </w:r>
    </w:p>
    <w:p w14:paraId="4837FB68" w14:textId="4B4C4896"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GB"/>
        </w:rPr>
        <w:t>15.2</w:t>
      </w:r>
      <w:r>
        <w:rPr>
          <w:lang w:eastAsia="en-GB"/>
        </w:rPr>
        <w:tab/>
        <w:t>General metadata</w:t>
      </w:r>
      <w:r>
        <w:tab/>
      </w:r>
      <w:r>
        <w:fldChar w:fldCharType="begin"/>
      </w:r>
      <w:r>
        <w:instrText xml:space="preserve"> PAGEREF _Toc220188297 \h </w:instrText>
      </w:r>
      <w:r>
        <w:fldChar w:fldCharType="separate"/>
      </w:r>
      <w:r>
        <w:t>26</w:t>
      </w:r>
      <w:r>
        <w:fldChar w:fldCharType="end"/>
      </w:r>
    </w:p>
    <w:p w14:paraId="26B4A6F0" w14:textId="5D7F1A08"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GB"/>
        </w:rPr>
        <w:t>15.3</w:t>
      </w:r>
      <w:r>
        <w:rPr>
          <w:lang w:eastAsia="en-GB"/>
        </w:rPr>
        <w:tab/>
        <w:t>Feature Type metadata</w:t>
      </w:r>
      <w:r>
        <w:tab/>
      </w:r>
      <w:r>
        <w:fldChar w:fldCharType="begin"/>
      </w:r>
      <w:r>
        <w:instrText xml:space="preserve"> PAGEREF _Toc220188298 \h </w:instrText>
      </w:r>
      <w:r>
        <w:fldChar w:fldCharType="separate"/>
      </w:r>
      <w:r>
        <w:t>27</w:t>
      </w:r>
      <w:r>
        <w:fldChar w:fldCharType="end"/>
      </w:r>
    </w:p>
    <w:p w14:paraId="7B751D13" w14:textId="2D3F5213"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GB"/>
        </w:rPr>
        <w:t>15.4</w:t>
      </w:r>
      <w:r>
        <w:rPr>
          <w:lang w:eastAsia="en-GB"/>
        </w:rPr>
        <w:tab/>
        <w:t>Feature instance metadata</w:t>
      </w:r>
      <w:r>
        <w:tab/>
      </w:r>
      <w:r>
        <w:fldChar w:fldCharType="begin"/>
      </w:r>
      <w:r>
        <w:instrText xml:space="preserve"> PAGEREF _Toc220188299 \h </w:instrText>
      </w:r>
      <w:r>
        <w:fldChar w:fldCharType="separate"/>
      </w:r>
      <w:r>
        <w:t>28</w:t>
      </w:r>
      <w:r>
        <w:fldChar w:fldCharType="end"/>
      </w:r>
    </w:p>
    <w:p w14:paraId="56E96494" w14:textId="34518753"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GB"/>
        </w:rPr>
        <w:t>15.5</w:t>
      </w:r>
      <w:r>
        <w:rPr>
          <w:lang w:eastAsia="en-GB"/>
        </w:rPr>
        <w:tab/>
        <w:t>Values group metadata</w:t>
      </w:r>
      <w:r>
        <w:tab/>
      </w:r>
      <w:r>
        <w:fldChar w:fldCharType="begin"/>
      </w:r>
      <w:r>
        <w:instrText xml:space="preserve"> PAGEREF _Toc220188300 \h </w:instrText>
      </w:r>
      <w:r>
        <w:fldChar w:fldCharType="separate"/>
      </w:r>
      <w:r>
        <w:t>28</w:t>
      </w:r>
      <w:r>
        <w:fldChar w:fldCharType="end"/>
      </w:r>
    </w:p>
    <w:p w14:paraId="52C45336" w14:textId="2E5A0ED0" w:rsidR="00B272E9" w:rsidRDefault="00B272E9">
      <w:pPr>
        <w:pStyle w:val="TOC2"/>
        <w:rPr>
          <w:rFonts w:asciiTheme="minorHAnsi" w:eastAsiaTheme="minorEastAsia" w:hAnsiTheme="minorHAnsi" w:cstheme="minorBidi"/>
          <w:kern w:val="2"/>
          <w:sz w:val="24"/>
          <w:szCs w:val="24"/>
          <w:lang w:val="en-US" w:eastAsia="en-US"/>
          <w14:ligatures w14:val="standardContextual"/>
        </w:rPr>
      </w:pPr>
      <w:r>
        <w:rPr>
          <w:lang w:eastAsia="en-GB"/>
        </w:rPr>
        <w:t>15.6</w:t>
      </w:r>
      <w:r>
        <w:rPr>
          <w:lang w:eastAsia="en-GB"/>
        </w:rPr>
        <w:tab/>
        <w:t>Additional enumerations</w:t>
      </w:r>
      <w:r>
        <w:tab/>
      </w:r>
      <w:r>
        <w:fldChar w:fldCharType="begin"/>
      </w:r>
      <w:r>
        <w:instrText xml:space="preserve"> PAGEREF _Toc220188301 \h </w:instrText>
      </w:r>
      <w:r>
        <w:fldChar w:fldCharType="separate"/>
      </w:r>
      <w:r>
        <w:t>28</w:t>
      </w:r>
      <w:r>
        <w:fldChar w:fldCharType="end"/>
      </w:r>
    </w:p>
    <w:p w14:paraId="50B92977" w14:textId="3081916D"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Annex A. Data Classification and Encoding Guide</w:t>
      </w:r>
      <w:r>
        <w:tab/>
      </w:r>
      <w:r>
        <w:fldChar w:fldCharType="begin"/>
      </w:r>
      <w:r>
        <w:instrText xml:space="preserve"> PAGEREF _Toc220188302 \h </w:instrText>
      </w:r>
      <w:r>
        <w:fldChar w:fldCharType="separate"/>
      </w:r>
      <w:r>
        <w:t>29</w:t>
      </w:r>
      <w:r>
        <w:fldChar w:fldCharType="end"/>
      </w:r>
    </w:p>
    <w:p w14:paraId="6A7894D1" w14:textId="03B21C06"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Annex B. Data Product format (encoding)</w:t>
      </w:r>
      <w:r>
        <w:tab/>
      </w:r>
      <w:r>
        <w:fldChar w:fldCharType="begin"/>
      </w:r>
      <w:r>
        <w:instrText xml:space="preserve"> PAGEREF _Toc220188303 \h </w:instrText>
      </w:r>
      <w:r>
        <w:fldChar w:fldCharType="separate"/>
      </w:r>
      <w:r>
        <w:t>36</w:t>
      </w:r>
      <w:r>
        <w:fldChar w:fldCharType="end"/>
      </w:r>
    </w:p>
    <w:p w14:paraId="2EF206EB" w14:textId="3F5E0037"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 xml:space="preserve">Annex C. Normative Implementation Guidance </w:t>
      </w:r>
      <w:r w:rsidRPr="00012B85">
        <w:rPr>
          <w:i/>
          <w:iCs/>
          <w:color w:val="EE0000"/>
        </w:rPr>
        <w:t>&lt;optional&gt;</w:t>
      </w:r>
      <w:r>
        <w:tab/>
      </w:r>
      <w:r>
        <w:fldChar w:fldCharType="begin"/>
      </w:r>
      <w:r>
        <w:instrText xml:space="preserve"> PAGEREF _Toc220188304 \h </w:instrText>
      </w:r>
      <w:r>
        <w:fldChar w:fldCharType="separate"/>
      </w:r>
      <w:r>
        <w:t>36</w:t>
      </w:r>
      <w:r>
        <w:fldChar w:fldCharType="end"/>
      </w:r>
    </w:p>
    <w:p w14:paraId="16003BEB" w14:textId="702E19B0"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Annex D. Feature Catalogue</w:t>
      </w:r>
      <w:r>
        <w:tab/>
      </w:r>
      <w:r>
        <w:fldChar w:fldCharType="begin"/>
      </w:r>
      <w:r>
        <w:instrText xml:space="preserve"> PAGEREF _Toc220188305 \h </w:instrText>
      </w:r>
      <w:r>
        <w:fldChar w:fldCharType="separate"/>
      </w:r>
      <w:r>
        <w:t>36</w:t>
      </w:r>
      <w:r>
        <w:fldChar w:fldCharType="end"/>
      </w:r>
    </w:p>
    <w:p w14:paraId="220751FB" w14:textId="73E69676"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Annex E. Portrayal Catalogue</w:t>
      </w:r>
      <w:r>
        <w:tab/>
      </w:r>
      <w:r>
        <w:fldChar w:fldCharType="begin"/>
      </w:r>
      <w:r>
        <w:instrText xml:space="preserve"> PAGEREF _Toc220188306 \h </w:instrText>
      </w:r>
      <w:r>
        <w:fldChar w:fldCharType="separate"/>
      </w:r>
      <w:r>
        <w:t>36</w:t>
      </w:r>
      <w:r>
        <w:fldChar w:fldCharType="end"/>
      </w:r>
    </w:p>
    <w:p w14:paraId="0DE0D916" w14:textId="100A6B29"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Annex F. Use Cases &lt;optional&gt;</w:t>
      </w:r>
      <w:r>
        <w:tab/>
      </w:r>
      <w:r>
        <w:fldChar w:fldCharType="begin"/>
      </w:r>
      <w:r>
        <w:instrText xml:space="preserve"> PAGEREF _Toc220188307 \h </w:instrText>
      </w:r>
      <w:r>
        <w:fldChar w:fldCharType="separate"/>
      </w:r>
      <w:r>
        <w:t>36</w:t>
      </w:r>
      <w:r>
        <w:fldChar w:fldCharType="end"/>
      </w:r>
    </w:p>
    <w:p w14:paraId="05F4DEBD" w14:textId="5924BE7A" w:rsidR="00B272E9" w:rsidRDefault="00B272E9">
      <w:pPr>
        <w:pStyle w:val="TOC1"/>
        <w:rPr>
          <w:rFonts w:asciiTheme="minorHAnsi" w:eastAsiaTheme="minorEastAsia" w:hAnsiTheme="minorHAnsi" w:cstheme="minorBidi"/>
          <w:b w:val="0"/>
          <w:kern w:val="2"/>
          <w:sz w:val="24"/>
          <w:szCs w:val="24"/>
          <w:lang w:val="en-US" w:eastAsia="en-US"/>
          <w14:ligatures w14:val="standardContextual"/>
        </w:rPr>
      </w:pPr>
      <w:r>
        <w:t xml:space="preserve">Annex G. &lt;Annexes G, H, I, </w:t>
      </w:r>
      <w:r>
        <w:rPr>
          <w:rFonts w:hint="eastAsia"/>
        </w:rPr>
        <w:t>…</w:t>
      </w:r>
      <w:r>
        <w:t xml:space="preserve"> as needed&gt;</w:t>
      </w:r>
      <w:r>
        <w:tab/>
      </w:r>
      <w:r>
        <w:fldChar w:fldCharType="begin"/>
      </w:r>
      <w:r>
        <w:instrText xml:space="preserve"> PAGEREF _Toc220188308 \h </w:instrText>
      </w:r>
      <w:r>
        <w:fldChar w:fldCharType="separate"/>
      </w:r>
      <w:r>
        <w:t>36</w:t>
      </w:r>
      <w:r>
        <w:fldChar w:fldCharType="end"/>
      </w:r>
    </w:p>
    <w:p w14:paraId="4684E26C" w14:textId="1E119F8D" w:rsidR="00394A4C" w:rsidRPr="00937674" w:rsidRDefault="00487533" w:rsidP="00100A96">
      <w:pPr>
        <w:tabs>
          <w:tab w:val="right" w:leader="dot" w:pos="8789"/>
        </w:tabs>
        <w:spacing w:after="0" w:line="360" w:lineRule="auto"/>
        <w:rPr>
          <w:lang w:val="en-US"/>
        </w:rPr>
      </w:pPr>
      <w:r w:rsidRPr="008169B5">
        <w:rPr>
          <w:b/>
        </w:rPr>
        <w:fldChar w:fldCharType="end"/>
      </w:r>
    </w:p>
    <w:p w14:paraId="72EF3128" w14:textId="77777777" w:rsidR="000049AF" w:rsidRDefault="009E66AF" w:rsidP="00972855">
      <w:pPr>
        <w:pStyle w:val="note0"/>
      </w:pPr>
      <w:r w:rsidRPr="009E66AF">
        <w:t>&lt;NOTE:  This template is to be used by developers of S-100 based product specifications</w:t>
      </w:r>
      <w:r>
        <w:t>. The main guidance for creating an S-100 product specification is found in S-100 Part 11. However, it may be necessary to refer to other parts of S-100 for more information and guidance for particular sections, therefore references to relevant parts of S-100 have been added to certain clause headings.&gt;</w:t>
      </w:r>
    </w:p>
    <w:p w14:paraId="7F4BD66F" w14:textId="5BBF3177" w:rsidR="00F50288" w:rsidRPr="009E66AF" w:rsidRDefault="00F50288" w:rsidP="00972855">
      <w:pPr>
        <w:pStyle w:val="note0"/>
      </w:pPr>
      <w:r>
        <w:t>&lt;This template is not normative as regards document styles.&gt;</w:t>
      </w:r>
    </w:p>
    <w:p w14:paraId="5D3DC942" w14:textId="77777777" w:rsidR="002F6A0C" w:rsidRPr="00F073CC" w:rsidRDefault="002F6A0C" w:rsidP="00500883">
      <w:pPr>
        <w:spacing w:after="0"/>
        <w:rPr>
          <w:lang w:val="en-US"/>
        </w:rPr>
      </w:pPr>
    </w:p>
    <w:p w14:paraId="265EE163" w14:textId="77777777" w:rsidR="00D0524F" w:rsidRPr="00F073CC" w:rsidRDefault="00D0524F" w:rsidP="00500883">
      <w:pPr>
        <w:spacing w:after="0"/>
        <w:rPr>
          <w:lang w:val="en-US"/>
        </w:rPr>
      </w:pPr>
    </w:p>
    <w:p w14:paraId="20F968D6" w14:textId="579BCB3A" w:rsidR="000620F8" w:rsidRDefault="000620F8" w:rsidP="00FF4151">
      <w:pPr>
        <w:spacing w:after="0" w:line="240" w:lineRule="auto"/>
        <w:jc w:val="center"/>
        <w:rPr>
          <w:b/>
          <w:sz w:val="28"/>
          <w:szCs w:val="28"/>
          <w:lang w:val="en-US"/>
        </w:rPr>
      </w:pPr>
      <w:r>
        <w:rPr>
          <w:lang w:val="en-US"/>
        </w:rPr>
        <w:br w:type="page"/>
      </w:r>
      <w:r w:rsidRPr="00FF4151">
        <w:rPr>
          <w:b/>
          <w:sz w:val="28"/>
          <w:szCs w:val="28"/>
          <w:lang w:val="en-US"/>
        </w:rPr>
        <w:lastRenderedPageBreak/>
        <w:t xml:space="preserve">Document </w:t>
      </w:r>
      <w:r w:rsidR="00685776">
        <w:rPr>
          <w:b/>
          <w:sz w:val="28"/>
          <w:szCs w:val="28"/>
          <w:lang w:val="en-US"/>
        </w:rPr>
        <w:t>History</w:t>
      </w:r>
    </w:p>
    <w:p w14:paraId="1B37935D" w14:textId="77777777" w:rsidR="00A168BE" w:rsidRDefault="00A168BE" w:rsidP="00C53B69">
      <w:pPr>
        <w:spacing w:after="0" w:line="240" w:lineRule="auto"/>
      </w:pPr>
    </w:p>
    <w:p w14:paraId="7F0AB0E0" w14:textId="66527685" w:rsidR="00A168BE" w:rsidRPr="00A168BE" w:rsidRDefault="00A168BE" w:rsidP="00EA3783">
      <w:pPr>
        <w:spacing w:line="240" w:lineRule="auto"/>
      </w:pPr>
      <w:r w:rsidRPr="00A168BE">
        <w:t xml:space="preserve">Changes to this Specification are coordinated by the </w:t>
      </w:r>
      <w:r w:rsidRPr="00EA3783">
        <w:rPr>
          <w:rFonts w:eastAsia="Times New Roman" w:cs="Arial"/>
          <w:color w:val="EE0000"/>
        </w:rPr>
        <w:t>[Working Group</w:t>
      </w:r>
      <w:r w:rsidR="00732CDA">
        <w:rPr>
          <w:rFonts w:eastAsia="Times New Roman" w:cs="Arial"/>
          <w:color w:val="EE0000"/>
        </w:rPr>
        <w:t xml:space="preserve"> or Project Team</w:t>
      </w:r>
      <w:r w:rsidRPr="00EA3783">
        <w:rPr>
          <w:rFonts w:eastAsia="Times New Roman" w:cs="Arial"/>
          <w:color w:val="EE0000"/>
        </w:rPr>
        <w:t>]</w:t>
      </w:r>
      <w:r w:rsidRPr="00A168BE">
        <w:t>. New editions will be made available via the IHO web site. Maintenance of the Specification shall conform to IHO Resolution 2/2007 (as amended).</w:t>
      </w:r>
    </w:p>
    <w:p w14:paraId="58306E52" w14:textId="77777777" w:rsidR="000620F8" w:rsidRPr="00F073CC" w:rsidRDefault="000620F8" w:rsidP="00C53B69">
      <w:pPr>
        <w:spacing w:after="0" w:line="240" w:lineRule="auto"/>
        <w:rPr>
          <w:lang w:val="en-US"/>
        </w:rPr>
      </w:pP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40"/>
        <w:gridCol w:w="1141"/>
        <w:gridCol w:w="1317"/>
        <w:gridCol w:w="5313"/>
      </w:tblGrid>
      <w:tr w:rsidR="00EA3783" w:rsidRPr="00685776" w14:paraId="5EDA8DA5" w14:textId="77777777" w:rsidTr="00A168BE">
        <w:tc>
          <w:tcPr>
            <w:tcW w:w="640" w:type="pct"/>
            <w:shd w:val="clear" w:color="auto" w:fill="D9D9D9"/>
          </w:tcPr>
          <w:p w14:paraId="3D75F735" w14:textId="77777777" w:rsidR="00685776" w:rsidRPr="00685776" w:rsidRDefault="00685776" w:rsidP="00550C52">
            <w:pPr>
              <w:spacing w:before="60" w:after="60" w:line="240" w:lineRule="auto"/>
              <w:jc w:val="left"/>
              <w:rPr>
                <w:rFonts w:cs="Arial"/>
                <w:b/>
              </w:rPr>
            </w:pPr>
            <w:r w:rsidRPr="00685776">
              <w:rPr>
                <w:rFonts w:cs="Arial"/>
                <w:b/>
              </w:rPr>
              <w:t>Version Number</w:t>
            </w:r>
          </w:p>
        </w:tc>
        <w:tc>
          <w:tcPr>
            <w:tcW w:w="640" w:type="pct"/>
            <w:shd w:val="clear" w:color="auto" w:fill="D9D9D9"/>
          </w:tcPr>
          <w:p w14:paraId="71998198" w14:textId="77777777" w:rsidR="00685776" w:rsidRPr="00685776" w:rsidRDefault="00685776" w:rsidP="00550C52">
            <w:pPr>
              <w:spacing w:before="60" w:after="60" w:line="240" w:lineRule="auto"/>
              <w:ind w:left="-1" w:firstLine="1"/>
              <w:jc w:val="left"/>
              <w:rPr>
                <w:rFonts w:cs="Arial"/>
                <w:b/>
              </w:rPr>
            </w:pPr>
            <w:r w:rsidRPr="00685776">
              <w:rPr>
                <w:rFonts w:cs="Arial"/>
                <w:b/>
              </w:rPr>
              <w:t>Date</w:t>
            </w:r>
          </w:p>
        </w:tc>
        <w:tc>
          <w:tcPr>
            <w:tcW w:w="739" w:type="pct"/>
            <w:shd w:val="clear" w:color="auto" w:fill="D9D9D9"/>
          </w:tcPr>
          <w:p w14:paraId="290DA027" w14:textId="77777777" w:rsidR="00685776" w:rsidRPr="00685776" w:rsidRDefault="00A168BE" w:rsidP="00550C52">
            <w:pPr>
              <w:spacing w:before="60" w:after="60" w:line="240" w:lineRule="auto"/>
              <w:ind w:firstLine="21"/>
              <w:jc w:val="left"/>
              <w:rPr>
                <w:rFonts w:cs="Arial"/>
                <w:b/>
              </w:rPr>
            </w:pPr>
            <w:r>
              <w:rPr>
                <w:rFonts w:cs="Arial"/>
                <w:b/>
              </w:rPr>
              <w:t>Approved By</w:t>
            </w:r>
          </w:p>
        </w:tc>
        <w:tc>
          <w:tcPr>
            <w:tcW w:w="2980" w:type="pct"/>
            <w:shd w:val="clear" w:color="auto" w:fill="D9D9D9"/>
          </w:tcPr>
          <w:p w14:paraId="0AC5BC6E" w14:textId="77777777" w:rsidR="00685776" w:rsidRPr="00685776" w:rsidRDefault="00685776" w:rsidP="00A168BE">
            <w:pPr>
              <w:spacing w:before="60" w:after="60" w:line="240" w:lineRule="auto"/>
              <w:jc w:val="left"/>
              <w:rPr>
                <w:rFonts w:cs="Arial"/>
                <w:b/>
              </w:rPr>
            </w:pPr>
            <w:r w:rsidRPr="00685776">
              <w:rPr>
                <w:rFonts w:cs="Arial"/>
                <w:b/>
              </w:rPr>
              <w:t>Purpose</w:t>
            </w:r>
          </w:p>
        </w:tc>
      </w:tr>
      <w:tr w:rsidR="00EA3783" w:rsidRPr="00685776" w14:paraId="31313A25" w14:textId="77777777" w:rsidTr="00A168BE">
        <w:tc>
          <w:tcPr>
            <w:tcW w:w="640" w:type="pct"/>
          </w:tcPr>
          <w:p w14:paraId="0178C9F0" w14:textId="77777777" w:rsidR="00685776" w:rsidRPr="00685776" w:rsidRDefault="00685776" w:rsidP="00EA3783">
            <w:pPr>
              <w:spacing w:before="60" w:after="60" w:line="240" w:lineRule="auto"/>
              <w:jc w:val="left"/>
              <w:rPr>
                <w:rFonts w:cs="Arial"/>
              </w:rPr>
            </w:pPr>
          </w:p>
        </w:tc>
        <w:tc>
          <w:tcPr>
            <w:tcW w:w="640" w:type="pct"/>
          </w:tcPr>
          <w:p w14:paraId="11E7AB3F" w14:textId="77777777" w:rsidR="00685776" w:rsidRPr="00685776" w:rsidRDefault="00685776" w:rsidP="00EA3783">
            <w:pPr>
              <w:spacing w:before="60" w:after="60" w:line="240" w:lineRule="auto"/>
              <w:ind w:left="-1" w:firstLine="1"/>
              <w:jc w:val="left"/>
              <w:rPr>
                <w:rFonts w:cs="Arial"/>
              </w:rPr>
            </w:pPr>
          </w:p>
        </w:tc>
        <w:tc>
          <w:tcPr>
            <w:tcW w:w="739" w:type="pct"/>
          </w:tcPr>
          <w:p w14:paraId="7FA1460F" w14:textId="77777777" w:rsidR="00685776" w:rsidRPr="00685776" w:rsidRDefault="00685776" w:rsidP="00A168BE">
            <w:pPr>
              <w:spacing w:before="60" w:after="60" w:line="240" w:lineRule="auto"/>
              <w:ind w:firstLine="21"/>
              <w:jc w:val="left"/>
              <w:rPr>
                <w:rFonts w:cs="Arial"/>
              </w:rPr>
            </w:pPr>
          </w:p>
        </w:tc>
        <w:tc>
          <w:tcPr>
            <w:tcW w:w="2980" w:type="pct"/>
          </w:tcPr>
          <w:p w14:paraId="69099F4D" w14:textId="77777777" w:rsidR="00685776" w:rsidRPr="00685776" w:rsidRDefault="00685776" w:rsidP="00A168BE">
            <w:pPr>
              <w:spacing w:before="60" w:after="60" w:line="240" w:lineRule="auto"/>
              <w:jc w:val="left"/>
              <w:rPr>
                <w:rFonts w:cs="Arial"/>
              </w:rPr>
            </w:pPr>
          </w:p>
        </w:tc>
      </w:tr>
      <w:tr w:rsidR="00EA3783" w:rsidRPr="00685776" w14:paraId="28CD116E" w14:textId="77777777" w:rsidTr="00A168BE">
        <w:tc>
          <w:tcPr>
            <w:tcW w:w="640" w:type="pct"/>
          </w:tcPr>
          <w:p w14:paraId="489069DE" w14:textId="77777777" w:rsidR="00685776" w:rsidRPr="00685776" w:rsidRDefault="00685776" w:rsidP="00EA3783">
            <w:pPr>
              <w:spacing w:before="60" w:after="60" w:line="240" w:lineRule="auto"/>
              <w:jc w:val="left"/>
              <w:rPr>
                <w:rFonts w:cs="Arial"/>
              </w:rPr>
            </w:pPr>
          </w:p>
        </w:tc>
        <w:tc>
          <w:tcPr>
            <w:tcW w:w="640" w:type="pct"/>
          </w:tcPr>
          <w:p w14:paraId="673A4DFA" w14:textId="77777777" w:rsidR="00685776" w:rsidRPr="00685776" w:rsidRDefault="00685776" w:rsidP="00EA3783">
            <w:pPr>
              <w:spacing w:before="60" w:after="60" w:line="240" w:lineRule="auto"/>
              <w:ind w:left="-1" w:firstLine="1"/>
              <w:jc w:val="left"/>
              <w:rPr>
                <w:rFonts w:cs="Arial"/>
              </w:rPr>
            </w:pPr>
          </w:p>
        </w:tc>
        <w:tc>
          <w:tcPr>
            <w:tcW w:w="739" w:type="pct"/>
          </w:tcPr>
          <w:p w14:paraId="42CE51FA" w14:textId="77777777" w:rsidR="00685776" w:rsidRPr="00685776" w:rsidRDefault="00685776" w:rsidP="00A168BE">
            <w:pPr>
              <w:spacing w:before="60" w:after="60" w:line="240" w:lineRule="auto"/>
              <w:ind w:firstLine="21"/>
              <w:jc w:val="left"/>
              <w:rPr>
                <w:rFonts w:cs="Arial"/>
              </w:rPr>
            </w:pPr>
          </w:p>
        </w:tc>
        <w:tc>
          <w:tcPr>
            <w:tcW w:w="2980" w:type="pct"/>
          </w:tcPr>
          <w:p w14:paraId="002BBBB7" w14:textId="77777777" w:rsidR="00685776" w:rsidRPr="00685776" w:rsidRDefault="00685776" w:rsidP="00A168BE">
            <w:pPr>
              <w:spacing w:before="60" w:after="60" w:line="240" w:lineRule="auto"/>
              <w:jc w:val="left"/>
              <w:rPr>
                <w:rFonts w:cs="Arial"/>
              </w:rPr>
            </w:pPr>
          </w:p>
        </w:tc>
      </w:tr>
      <w:tr w:rsidR="00EA3783" w:rsidRPr="00685776" w14:paraId="68226089" w14:textId="77777777" w:rsidTr="00A168BE">
        <w:tc>
          <w:tcPr>
            <w:tcW w:w="640" w:type="pct"/>
          </w:tcPr>
          <w:p w14:paraId="5E227A68" w14:textId="77777777" w:rsidR="00685776" w:rsidRPr="00685776" w:rsidRDefault="00685776" w:rsidP="00EA3783">
            <w:pPr>
              <w:spacing w:before="60" w:after="60" w:line="240" w:lineRule="auto"/>
              <w:jc w:val="left"/>
              <w:rPr>
                <w:rFonts w:cs="Arial"/>
              </w:rPr>
            </w:pPr>
          </w:p>
        </w:tc>
        <w:tc>
          <w:tcPr>
            <w:tcW w:w="640" w:type="pct"/>
          </w:tcPr>
          <w:p w14:paraId="6BBEE103" w14:textId="77777777" w:rsidR="00685776" w:rsidRPr="00685776" w:rsidRDefault="00685776" w:rsidP="00EA3783">
            <w:pPr>
              <w:spacing w:before="60" w:after="60" w:line="240" w:lineRule="auto"/>
              <w:ind w:left="-1" w:firstLine="1"/>
              <w:jc w:val="left"/>
              <w:rPr>
                <w:rFonts w:cs="Arial"/>
              </w:rPr>
            </w:pPr>
          </w:p>
        </w:tc>
        <w:tc>
          <w:tcPr>
            <w:tcW w:w="739" w:type="pct"/>
          </w:tcPr>
          <w:p w14:paraId="14CB2C40" w14:textId="77777777" w:rsidR="00685776" w:rsidRPr="00685776" w:rsidRDefault="00685776" w:rsidP="00A168BE">
            <w:pPr>
              <w:spacing w:before="60" w:after="60" w:line="240" w:lineRule="auto"/>
              <w:ind w:firstLine="21"/>
              <w:jc w:val="left"/>
              <w:rPr>
                <w:rFonts w:cs="Arial"/>
              </w:rPr>
            </w:pPr>
          </w:p>
        </w:tc>
        <w:tc>
          <w:tcPr>
            <w:tcW w:w="2980" w:type="pct"/>
          </w:tcPr>
          <w:p w14:paraId="516D45FA" w14:textId="77777777" w:rsidR="00685776" w:rsidRPr="00685776" w:rsidRDefault="00685776" w:rsidP="00A168BE">
            <w:pPr>
              <w:spacing w:before="60" w:after="60" w:line="240" w:lineRule="auto"/>
              <w:jc w:val="left"/>
              <w:rPr>
                <w:rFonts w:cs="Arial"/>
              </w:rPr>
            </w:pPr>
          </w:p>
        </w:tc>
      </w:tr>
      <w:tr w:rsidR="00EA3783" w:rsidRPr="00685776" w14:paraId="10C88EDE" w14:textId="77777777" w:rsidTr="00A168BE">
        <w:tc>
          <w:tcPr>
            <w:tcW w:w="640" w:type="pct"/>
          </w:tcPr>
          <w:p w14:paraId="09DE4403" w14:textId="77777777" w:rsidR="00685776" w:rsidRPr="00685776" w:rsidRDefault="00685776" w:rsidP="00EA3783">
            <w:pPr>
              <w:spacing w:before="60" w:after="60" w:line="240" w:lineRule="auto"/>
              <w:jc w:val="left"/>
              <w:rPr>
                <w:rFonts w:cs="Arial"/>
              </w:rPr>
            </w:pPr>
          </w:p>
        </w:tc>
        <w:tc>
          <w:tcPr>
            <w:tcW w:w="640" w:type="pct"/>
          </w:tcPr>
          <w:p w14:paraId="2EE3CB35" w14:textId="77777777" w:rsidR="00685776" w:rsidRPr="00685776" w:rsidRDefault="00685776" w:rsidP="00EA3783">
            <w:pPr>
              <w:spacing w:before="60" w:after="60" w:line="240" w:lineRule="auto"/>
              <w:ind w:left="-1" w:firstLine="1"/>
              <w:jc w:val="left"/>
              <w:rPr>
                <w:rFonts w:cs="Arial"/>
              </w:rPr>
            </w:pPr>
          </w:p>
        </w:tc>
        <w:tc>
          <w:tcPr>
            <w:tcW w:w="739" w:type="pct"/>
          </w:tcPr>
          <w:p w14:paraId="73F778DB" w14:textId="77777777" w:rsidR="00685776" w:rsidRPr="00685776" w:rsidRDefault="00685776" w:rsidP="00A168BE">
            <w:pPr>
              <w:spacing w:before="60" w:after="60" w:line="240" w:lineRule="auto"/>
              <w:ind w:firstLine="21"/>
              <w:jc w:val="left"/>
              <w:rPr>
                <w:rFonts w:cs="Arial"/>
              </w:rPr>
            </w:pPr>
          </w:p>
        </w:tc>
        <w:tc>
          <w:tcPr>
            <w:tcW w:w="2980" w:type="pct"/>
          </w:tcPr>
          <w:p w14:paraId="77E46A22" w14:textId="77777777" w:rsidR="00685776" w:rsidRPr="00685776" w:rsidRDefault="00685776" w:rsidP="00A168BE">
            <w:pPr>
              <w:spacing w:before="60" w:after="60" w:line="240" w:lineRule="auto"/>
              <w:jc w:val="left"/>
              <w:rPr>
                <w:rFonts w:cs="Arial"/>
              </w:rPr>
            </w:pPr>
          </w:p>
        </w:tc>
      </w:tr>
      <w:tr w:rsidR="00EA3783" w:rsidRPr="00685776" w14:paraId="17F443AE" w14:textId="77777777" w:rsidTr="00A168BE">
        <w:tc>
          <w:tcPr>
            <w:tcW w:w="640" w:type="pct"/>
          </w:tcPr>
          <w:p w14:paraId="791D9F81" w14:textId="77777777" w:rsidR="00685776" w:rsidRPr="00685776" w:rsidRDefault="00685776" w:rsidP="00EA3783">
            <w:pPr>
              <w:spacing w:before="60" w:after="60" w:line="240" w:lineRule="auto"/>
              <w:jc w:val="left"/>
              <w:rPr>
                <w:rFonts w:cs="Arial"/>
              </w:rPr>
            </w:pPr>
          </w:p>
        </w:tc>
        <w:tc>
          <w:tcPr>
            <w:tcW w:w="640" w:type="pct"/>
          </w:tcPr>
          <w:p w14:paraId="007D154C" w14:textId="77777777" w:rsidR="00685776" w:rsidRPr="00685776" w:rsidRDefault="00685776" w:rsidP="00EA3783">
            <w:pPr>
              <w:spacing w:before="60" w:after="60" w:line="240" w:lineRule="auto"/>
              <w:ind w:left="-1" w:firstLine="1"/>
              <w:jc w:val="left"/>
              <w:rPr>
                <w:rFonts w:cs="Arial"/>
              </w:rPr>
            </w:pPr>
          </w:p>
        </w:tc>
        <w:tc>
          <w:tcPr>
            <w:tcW w:w="739" w:type="pct"/>
          </w:tcPr>
          <w:p w14:paraId="59A6BAC8" w14:textId="77777777" w:rsidR="00685776" w:rsidRPr="00685776" w:rsidRDefault="00685776" w:rsidP="00A168BE">
            <w:pPr>
              <w:spacing w:before="60" w:after="60" w:line="240" w:lineRule="auto"/>
              <w:ind w:firstLine="21"/>
              <w:jc w:val="left"/>
              <w:rPr>
                <w:rFonts w:cs="Arial"/>
              </w:rPr>
            </w:pPr>
          </w:p>
        </w:tc>
        <w:tc>
          <w:tcPr>
            <w:tcW w:w="2980" w:type="pct"/>
          </w:tcPr>
          <w:p w14:paraId="6C587102" w14:textId="77777777" w:rsidR="00685776" w:rsidRPr="00685776" w:rsidRDefault="00685776" w:rsidP="00A168BE">
            <w:pPr>
              <w:spacing w:before="60" w:after="60" w:line="240" w:lineRule="auto"/>
              <w:jc w:val="left"/>
              <w:rPr>
                <w:rFonts w:cs="Arial"/>
              </w:rPr>
            </w:pPr>
          </w:p>
        </w:tc>
      </w:tr>
      <w:tr w:rsidR="00EA3783" w:rsidRPr="00685776" w14:paraId="19000DDE" w14:textId="77777777" w:rsidTr="00A168BE">
        <w:tc>
          <w:tcPr>
            <w:tcW w:w="640" w:type="pct"/>
          </w:tcPr>
          <w:p w14:paraId="10D517B2" w14:textId="77777777" w:rsidR="00685776" w:rsidRPr="00685776" w:rsidRDefault="00685776" w:rsidP="00EA3783">
            <w:pPr>
              <w:spacing w:before="60" w:after="60" w:line="240" w:lineRule="auto"/>
              <w:jc w:val="left"/>
              <w:rPr>
                <w:rFonts w:cs="Arial"/>
              </w:rPr>
            </w:pPr>
          </w:p>
        </w:tc>
        <w:tc>
          <w:tcPr>
            <w:tcW w:w="640" w:type="pct"/>
          </w:tcPr>
          <w:p w14:paraId="59FAC4F4" w14:textId="77777777" w:rsidR="00685776" w:rsidRPr="00685776" w:rsidRDefault="00685776" w:rsidP="00EA3783">
            <w:pPr>
              <w:spacing w:before="60" w:after="60" w:line="240" w:lineRule="auto"/>
              <w:ind w:left="-1" w:firstLine="1"/>
              <w:jc w:val="left"/>
              <w:rPr>
                <w:rFonts w:cs="Arial"/>
              </w:rPr>
            </w:pPr>
          </w:p>
        </w:tc>
        <w:tc>
          <w:tcPr>
            <w:tcW w:w="739" w:type="pct"/>
          </w:tcPr>
          <w:p w14:paraId="0462B4D0" w14:textId="77777777" w:rsidR="00685776" w:rsidRPr="00685776" w:rsidRDefault="00685776" w:rsidP="00A168BE">
            <w:pPr>
              <w:spacing w:before="60" w:after="60" w:line="240" w:lineRule="auto"/>
              <w:ind w:firstLine="21"/>
              <w:jc w:val="left"/>
              <w:rPr>
                <w:rFonts w:cs="Arial"/>
              </w:rPr>
            </w:pPr>
          </w:p>
        </w:tc>
        <w:tc>
          <w:tcPr>
            <w:tcW w:w="2980" w:type="pct"/>
          </w:tcPr>
          <w:p w14:paraId="59BF3FD1" w14:textId="77777777" w:rsidR="00685776" w:rsidRPr="00685776" w:rsidRDefault="00685776" w:rsidP="00A168BE">
            <w:pPr>
              <w:spacing w:before="60" w:after="60" w:line="240" w:lineRule="auto"/>
              <w:jc w:val="left"/>
              <w:rPr>
                <w:rFonts w:cs="Arial"/>
              </w:rPr>
            </w:pPr>
          </w:p>
        </w:tc>
      </w:tr>
      <w:tr w:rsidR="00EA3783" w:rsidRPr="00685776" w14:paraId="75AE6D94" w14:textId="77777777" w:rsidTr="00A168BE">
        <w:tc>
          <w:tcPr>
            <w:tcW w:w="640" w:type="pct"/>
          </w:tcPr>
          <w:p w14:paraId="3220C86E" w14:textId="77777777" w:rsidR="00685776" w:rsidRPr="00685776" w:rsidRDefault="00685776" w:rsidP="00EA3783">
            <w:pPr>
              <w:spacing w:before="60" w:after="60" w:line="240" w:lineRule="auto"/>
              <w:jc w:val="left"/>
              <w:rPr>
                <w:rFonts w:cs="Arial"/>
              </w:rPr>
            </w:pPr>
          </w:p>
        </w:tc>
        <w:tc>
          <w:tcPr>
            <w:tcW w:w="640" w:type="pct"/>
          </w:tcPr>
          <w:p w14:paraId="2EB5E214" w14:textId="77777777" w:rsidR="00685776" w:rsidRPr="00685776" w:rsidRDefault="00685776" w:rsidP="00EA3783">
            <w:pPr>
              <w:spacing w:before="60" w:after="60" w:line="240" w:lineRule="auto"/>
              <w:ind w:left="-1" w:firstLine="1"/>
              <w:jc w:val="left"/>
              <w:rPr>
                <w:rFonts w:cs="Arial"/>
              </w:rPr>
            </w:pPr>
          </w:p>
        </w:tc>
        <w:tc>
          <w:tcPr>
            <w:tcW w:w="739" w:type="pct"/>
          </w:tcPr>
          <w:p w14:paraId="12AEE300" w14:textId="77777777" w:rsidR="00685776" w:rsidRPr="00685776" w:rsidRDefault="00685776" w:rsidP="00A168BE">
            <w:pPr>
              <w:spacing w:before="60" w:after="60" w:line="240" w:lineRule="auto"/>
              <w:ind w:firstLine="21"/>
              <w:jc w:val="left"/>
              <w:rPr>
                <w:rFonts w:cs="Arial"/>
              </w:rPr>
            </w:pPr>
          </w:p>
        </w:tc>
        <w:tc>
          <w:tcPr>
            <w:tcW w:w="2980" w:type="pct"/>
          </w:tcPr>
          <w:p w14:paraId="5A472049" w14:textId="77777777" w:rsidR="00685776" w:rsidRPr="00685776" w:rsidRDefault="00685776" w:rsidP="00A168BE">
            <w:pPr>
              <w:spacing w:before="60" w:after="60" w:line="240" w:lineRule="auto"/>
              <w:jc w:val="left"/>
              <w:rPr>
                <w:rFonts w:cs="Arial"/>
              </w:rPr>
            </w:pPr>
          </w:p>
        </w:tc>
      </w:tr>
      <w:tr w:rsidR="00EA3783" w:rsidRPr="00685776" w14:paraId="38F1896F" w14:textId="77777777" w:rsidTr="00A168BE">
        <w:tc>
          <w:tcPr>
            <w:tcW w:w="640" w:type="pct"/>
          </w:tcPr>
          <w:p w14:paraId="3FAEB788" w14:textId="77777777" w:rsidR="00685776" w:rsidRPr="00685776" w:rsidRDefault="00685776" w:rsidP="00EA3783">
            <w:pPr>
              <w:spacing w:before="60" w:after="60" w:line="240" w:lineRule="auto"/>
              <w:jc w:val="left"/>
              <w:rPr>
                <w:rFonts w:cs="Arial"/>
              </w:rPr>
            </w:pPr>
          </w:p>
        </w:tc>
        <w:tc>
          <w:tcPr>
            <w:tcW w:w="640" w:type="pct"/>
          </w:tcPr>
          <w:p w14:paraId="2CC3C47C" w14:textId="77777777" w:rsidR="00685776" w:rsidRPr="00685776" w:rsidRDefault="00685776" w:rsidP="00EA3783">
            <w:pPr>
              <w:spacing w:before="60" w:after="60" w:line="240" w:lineRule="auto"/>
              <w:ind w:left="-1" w:firstLine="1"/>
              <w:jc w:val="left"/>
              <w:rPr>
                <w:rFonts w:cs="Arial"/>
              </w:rPr>
            </w:pPr>
          </w:p>
        </w:tc>
        <w:tc>
          <w:tcPr>
            <w:tcW w:w="739" w:type="pct"/>
          </w:tcPr>
          <w:p w14:paraId="6D5587FC" w14:textId="77777777" w:rsidR="00685776" w:rsidRPr="00685776" w:rsidRDefault="00685776" w:rsidP="00A168BE">
            <w:pPr>
              <w:spacing w:before="60" w:after="60" w:line="240" w:lineRule="auto"/>
              <w:ind w:firstLine="21"/>
              <w:jc w:val="left"/>
              <w:rPr>
                <w:rFonts w:cs="Arial"/>
              </w:rPr>
            </w:pPr>
          </w:p>
        </w:tc>
        <w:tc>
          <w:tcPr>
            <w:tcW w:w="2980" w:type="pct"/>
          </w:tcPr>
          <w:p w14:paraId="054EBE92" w14:textId="77777777" w:rsidR="00685776" w:rsidRPr="00685776" w:rsidRDefault="00685776" w:rsidP="00A168BE">
            <w:pPr>
              <w:spacing w:before="60" w:after="60" w:line="240" w:lineRule="auto"/>
              <w:jc w:val="left"/>
              <w:rPr>
                <w:rFonts w:cs="Arial"/>
              </w:rPr>
            </w:pPr>
          </w:p>
        </w:tc>
      </w:tr>
      <w:tr w:rsidR="00EA3783" w:rsidRPr="00685776" w14:paraId="11255A8B" w14:textId="77777777" w:rsidTr="00A168BE">
        <w:tc>
          <w:tcPr>
            <w:tcW w:w="640" w:type="pct"/>
          </w:tcPr>
          <w:p w14:paraId="2532291D" w14:textId="77777777" w:rsidR="00685776" w:rsidRPr="00685776" w:rsidRDefault="00685776" w:rsidP="00EA3783">
            <w:pPr>
              <w:spacing w:before="60" w:after="60" w:line="240" w:lineRule="auto"/>
              <w:jc w:val="left"/>
              <w:rPr>
                <w:rFonts w:cs="Arial"/>
              </w:rPr>
            </w:pPr>
          </w:p>
        </w:tc>
        <w:tc>
          <w:tcPr>
            <w:tcW w:w="640" w:type="pct"/>
          </w:tcPr>
          <w:p w14:paraId="10600372" w14:textId="77777777" w:rsidR="00685776" w:rsidRPr="00685776" w:rsidRDefault="00685776" w:rsidP="00EA3783">
            <w:pPr>
              <w:spacing w:before="60" w:after="60" w:line="240" w:lineRule="auto"/>
              <w:ind w:left="-1" w:firstLine="1"/>
              <w:jc w:val="left"/>
              <w:rPr>
                <w:rFonts w:cs="Arial"/>
              </w:rPr>
            </w:pPr>
          </w:p>
        </w:tc>
        <w:tc>
          <w:tcPr>
            <w:tcW w:w="739" w:type="pct"/>
          </w:tcPr>
          <w:p w14:paraId="4E70F1F2" w14:textId="77777777" w:rsidR="00685776" w:rsidRPr="00685776" w:rsidRDefault="00685776" w:rsidP="00A168BE">
            <w:pPr>
              <w:spacing w:before="60" w:after="60" w:line="240" w:lineRule="auto"/>
              <w:ind w:firstLine="21"/>
              <w:jc w:val="left"/>
              <w:rPr>
                <w:rFonts w:cs="Arial"/>
              </w:rPr>
            </w:pPr>
          </w:p>
        </w:tc>
        <w:tc>
          <w:tcPr>
            <w:tcW w:w="2980" w:type="pct"/>
          </w:tcPr>
          <w:p w14:paraId="5DFEC055" w14:textId="77777777" w:rsidR="00685776" w:rsidRPr="00685776" w:rsidRDefault="00685776" w:rsidP="00A168BE">
            <w:pPr>
              <w:spacing w:before="60" w:after="60" w:line="240" w:lineRule="auto"/>
              <w:jc w:val="left"/>
              <w:rPr>
                <w:rFonts w:cs="Arial"/>
              </w:rPr>
            </w:pPr>
          </w:p>
        </w:tc>
      </w:tr>
      <w:tr w:rsidR="00EA3783" w:rsidRPr="00685776" w14:paraId="3E0BB194" w14:textId="77777777" w:rsidTr="00A168BE">
        <w:tc>
          <w:tcPr>
            <w:tcW w:w="640" w:type="pct"/>
          </w:tcPr>
          <w:p w14:paraId="610F3BEB" w14:textId="77777777" w:rsidR="00685776" w:rsidRPr="00685776" w:rsidRDefault="00685776" w:rsidP="00EA3783">
            <w:pPr>
              <w:spacing w:before="60" w:after="60" w:line="240" w:lineRule="auto"/>
              <w:jc w:val="left"/>
              <w:rPr>
                <w:rFonts w:cs="Arial"/>
              </w:rPr>
            </w:pPr>
          </w:p>
        </w:tc>
        <w:tc>
          <w:tcPr>
            <w:tcW w:w="640" w:type="pct"/>
          </w:tcPr>
          <w:p w14:paraId="207A93C5" w14:textId="77777777" w:rsidR="00685776" w:rsidRPr="00685776" w:rsidRDefault="00685776" w:rsidP="00EA3783">
            <w:pPr>
              <w:spacing w:before="60" w:after="60" w:line="240" w:lineRule="auto"/>
              <w:ind w:left="-1" w:firstLine="1"/>
              <w:jc w:val="left"/>
              <w:rPr>
                <w:rFonts w:cs="Arial"/>
              </w:rPr>
            </w:pPr>
          </w:p>
        </w:tc>
        <w:tc>
          <w:tcPr>
            <w:tcW w:w="739" w:type="pct"/>
          </w:tcPr>
          <w:p w14:paraId="1983A78A" w14:textId="77777777" w:rsidR="00685776" w:rsidRPr="00685776" w:rsidRDefault="00685776" w:rsidP="00A168BE">
            <w:pPr>
              <w:spacing w:before="60" w:after="60" w:line="240" w:lineRule="auto"/>
              <w:ind w:firstLine="21"/>
              <w:jc w:val="left"/>
              <w:rPr>
                <w:rFonts w:cs="Arial"/>
              </w:rPr>
            </w:pPr>
          </w:p>
        </w:tc>
        <w:tc>
          <w:tcPr>
            <w:tcW w:w="2980" w:type="pct"/>
          </w:tcPr>
          <w:p w14:paraId="6ABF0ABC" w14:textId="77777777" w:rsidR="00685776" w:rsidRPr="00685776" w:rsidRDefault="00685776" w:rsidP="00A168BE">
            <w:pPr>
              <w:spacing w:before="60" w:after="60" w:line="240" w:lineRule="auto"/>
              <w:jc w:val="left"/>
              <w:rPr>
                <w:rFonts w:cs="Arial"/>
              </w:rPr>
            </w:pPr>
          </w:p>
        </w:tc>
      </w:tr>
      <w:tr w:rsidR="00EA3783" w:rsidRPr="00685776" w14:paraId="2ABF3F9F" w14:textId="77777777" w:rsidTr="00A168BE">
        <w:tc>
          <w:tcPr>
            <w:tcW w:w="640" w:type="pct"/>
          </w:tcPr>
          <w:p w14:paraId="61A84817" w14:textId="77777777" w:rsidR="00685776" w:rsidRPr="00685776" w:rsidRDefault="00685776" w:rsidP="00EA3783">
            <w:pPr>
              <w:spacing w:before="60" w:after="60" w:line="240" w:lineRule="auto"/>
              <w:jc w:val="left"/>
              <w:rPr>
                <w:rFonts w:cs="Arial"/>
              </w:rPr>
            </w:pPr>
          </w:p>
        </w:tc>
        <w:tc>
          <w:tcPr>
            <w:tcW w:w="640" w:type="pct"/>
          </w:tcPr>
          <w:p w14:paraId="0FE28595" w14:textId="77777777" w:rsidR="00685776" w:rsidRPr="00685776" w:rsidRDefault="00685776" w:rsidP="00EA3783">
            <w:pPr>
              <w:spacing w:before="60" w:after="60" w:line="240" w:lineRule="auto"/>
              <w:ind w:left="-1" w:firstLine="1"/>
              <w:jc w:val="left"/>
              <w:rPr>
                <w:rFonts w:cs="Arial"/>
              </w:rPr>
            </w:pPr>
          </w:p>
        </w:tc>
        <w:tc>
          <w:tcPr>
            <w:tcW w:w="739" w:type="pct"/>
          </w:tcPr>
          <w:p w14:paraId="002B55D6" w14:textId="77777777" w:rsidR="00685776" w:rsidRPr="00685776" w:rsidRDefault="00685776" w:rsidP="00A168BE">
            <w:pPr>
              <w:spacing w:before="60" w:after="60" w:line="240" w:lineRule="auto"/>
              <w:ind w:firstLine="21"/>
              <w:jc w:val="left"/>
              <w:rPr>
                <w:rFonts w:cs="Arial"/>
              </w:rPr>
            </w:pPr>
          </w:p>
        </w:tc>
        <w:tc>
          <w:tcPr>
            <w:tcW w:w="2980" w:type="pct"/>
          </w:tcPr>
          <w:p w14:paraId="1988A8C5" w14:textId="77777777" w:rsidR="00685776" w:rsidRPr="00685776" w:rsidRDefault="00685776" w:rsidP="00A168BE">
            <w:pPr>
              <w:spacing w:before="60" w:after="60" w:line="240" w:lineRule="auto"/>
              <w:jc w:val="left"/>
              <w:rPr>
                <w:rFonts w:cs="Arial"/>
              </w:rPr>
            </w:pPr>
          </w:p>
        </w:tc>
      </w:tr>
      <w:tr w:rsidR="00EA3783" w:rsidRPr="00685776" w14:paraId="5CDEAE05" w14:textId="77777777" w:rsidTr="00A168BE">
        <w:tc>
          <w:tcPr>
            <w:tcW w:w="640" w:type="pct"/>
          </w:tcPr>
          <w:p w14:paraId="05F8857F" w14:textId="77777777" w:rsidR="00685776" w:rsidRPr="00685776" w:rsidRDefault="00685776" w:rsidP="00EA3783">
            <w:pPr>
              <w:spacing w:before="60" w:after="60" w:line="240" w:lineRule="auto"/>
              <w:jc w:val="left"/>
              <w:rPr>
                <w:rFonts w:cs="Arial"/>
              </w:rPr>
            </w:pPr>
          </w:p>
        </w:tc>
        <w:tc>
          <w:tcPr>
            <w:tcW w:w="640" w:type="pct"/>
          </w:tcPr>
          <w:p w14:paraId="2A2610CF" w14:textId="77777777" w:rsidR="00685776" w:rsidRPr="00685776" w:rsidRDefault="00685776" w:rsidP="00EA3783">
            <w:pPr>
              <w:spacing w:before="60" w:after="60" w:line="240" w:lineRule="auto"/>
              <w:ind w:left="-1" w:firstLine="1"/>
              <w:jc w:val="left"/>
              <w:rPr>
                <w:rFonts w:cs="Arial"/>
              </w:rPr>
            </w:pPr>
          </w:p>
        </w:tc>
        <w:tc>
          <w:tcPr>
            <w:tcW w:w="739" w:type="pct"/>
          </w:tcPr>
          <w:p w14:paraId="115FAD78" w14:textId="77777777" w:rsidR="00685776" w:rsidRPr="00685776" w:rsidRDefault="00685776" w:rsidP="00A168BE">
            <w:pPr>
              <w:spacing w:before="60" w:after="60" w:line="240" w:lineRule="auto"/>
              <w:ind w:firstLine="21"/>
              <w:jc w:val="left"/>
              <w:rPr>
                <w:rFonts w:cs="Arial"/>
              </w:rPr>
            </w:pPr>
          </w:p>
        </w:tc>
        <w:tc>
          <w:tcPr>
            <w:tcW w:w="2980" w:type="pct"/>
          </w:tcPr>
          <w:p w14:paraId="1E8E8706" w14:textId="77777777" w:rsidR="00685776" w:rsidRPr="00685776" w:rsidRDefault="00685776" w:rsidP="00A168BE">
            <w:pPr>
              <w:spacing w:before="60" w:after="60" w:line="240" w:lineRule="auto"/>
              <w:jc w:val="left"/>
              <w:rPr>
                <w:rFonts w:cs="Arial"/>
              </w:rPr>
            </w:pPr>
          </w:p>
        </w:tc>
      </w:tr>
    </w:tbl>
    <w:p w14:paraId="65C6E289" w14:textId="77777777" w:rsidR="00A174B6" w:rsidRDefault="00A174B6" w:rsidP="00C53B69">
      <w:pPr>
        <w:spacing w:after="0" w:line="240" w:lineRule="auto"/>
        <w:rPr>
          <w:lang w:val="en-US"/>
        </w:rPr>
      </w:pPr>
    </w:p>
    <w:p w14:paraId="19ED911E" w14:textId="77777777" w:rsidR="00CD1E2B" w:rsidRPr="00CD1E2B" w:rsidRDefault="00CD1E2B" w:rsidP="00CD1E2B">
      <w:pPr>
        <w:spacing w:before="360" w:after="120" w:line="240" w:lineRule="auto"/>
        <w:jc w:val="center"/>
        <w:rPr>
          <w:b/>
          <w:bCs/>
          <w:sz w:val="24"/>
          <w:szCs w:val="24"/>
        </w:rPr>
      </w:pPr>
      <w:r>
        <w:rPr>
          <w:lang w:val="en-US"/>
        </w:rPr>
        <w:br w:type="page"/>
      </w:r>
      <w:r w:rsidRPr="00CD1E2B">
        <w:rPr>
          <w:b/>
          <w:bCs/>
          <w:sz w:val="24"/>
          <w:szCs w:val="24"/>
        </w:rPr>
        <w:lastRenderedPageBreak/>
        <w:t xml:space="preserve">Summary of Substantive Changes in Edition </w:t>
      </w:r>
      <w:r w:rsidRPr="00EA3783">
        <w:rPr>
          <w:b/>
          <w:bCs/>
          <w:color w:val="EE0000"/>
          <w:sz w:val="24"/>
          <w:szCs w:val="24"/>
        </w:rPr>
        <w:t>X.X.X</w:t>
      </w:r>
    </w:p>
    <w:p w14:paraId="49E4DC3A" w14:textId="77777777" w:rsidR="00BA78A6" w:rsidRPr="00EA3783" w:rsidRDefault="00BA78A6" w:rsidP="00CD1E2B">
      <w:pPr>
        <w:rPr>
          <w:color w:val="EE0000"/>
        </w:rPr>
      </w:pPr>
      <w:r w:rsidRPr="00EA3783">
        <w:rPr>
          <w:color w:val="EE0000"/>
        </w:rPr>
        <w:t xml:space="preserve">&lt;This table </w:t>
      </w:r>
      <w:r w:rsidR="002F24B8">
        <w:rPr>
          <w:color w:val="EE0000"/>
        </w:rPr>
        <w:t>need</w:t>
      </w:r>
      <w:r>
        <w:rPr>
          <w:color w:val="EE0000"/>
        </w:rPr>
        <w:t xml:space="preserve"> not be populated before</w:t>
      </w:r>
      <w:r w:rsidRPr="00EA3783">
        <w:rPr>
          <w:color w:val="EE0000"/>
        </w:rPr>
        <w:t xml:space="preserve"> </w:t>
      </w:r>
      <w:r w:rsidR="0078438F">
        <w:rPr>
          <w:color w:val="EE0000"/>
        </w:rPr>
        <w:t xml:space="preserve">the first operational edition, nominally </w:t>
      </w:r>
      <w:r w:rsidRPr="00EA3783">
        <w:rPr>
          <w:color w:val="EE0000"/>
        </w:rPr>
        <w:t xml:space="preserve">Edition </w:t>
      </w:r>
      <w:r>
        <w:rPr>
          <w:color w:val="EE0000"/>
        </w:rPr>
        <w:t>2.0</w:t>
      </w:r>
      <w:r w:rsidRPr="00EA3783">
        <w:rPr>
          <w:color w:val="EE0000"/>
        </w:rPr>
        <w:t>.0.</w:t>
      </w:r>
      <w:r>
        <w:rPr>
          <w:color w:val="EE0000"/>
        </w:rPr>
        <w:t xml:space="preserve"> This section may therefore be omitted in </w:t>
      </w:r>
      <w:r w:rsidR="0078438F">
        <w:rPr>
          <w:color w:val="EE0000"/>
        </w:rPr>
        <w:t xml:space="preserve">earlier </w:t>
      </w:r>
      <w:r>
        <w:rPr>
          <w:color w:val="EE0000"/>
        </w:rPr>
        <w:t>editions</w:t>
      </w:r>
      <w:r w:rsidR="0078438F">
        <w:rPr>
          <w:color w:val="EE0000"/>
        </w:rPr>
        <w:t>.</w:t>
      </w:r>
      <w:r w:rsidRPr="00EA3783">
        <w:rPr>
          <w:color w:val="EE0000"/>
        </w:rPr>
        <w:t>&gt;</w:t>
      </w:r>
    </w:p>
    <w:p w14:paraId="6BE17CFA" w14:textId="77777777" w:rsidR="00CD1E2B" w:rsidRPr="00CD1E2B" w:rsidRDefault="00CD1E2B" w:rsidP="00CD1E2B">
      <w:r w:rsidRPr="00CD1E2B">
        <w:t>Bold references in the Clauses Affected column indicate the principal sections/clauses that are affected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CD1E2B" w:rsidRPr="00CD1E2B" w14:paraId="0FADD673" w14:textId="77777777" w:rsidTr="00E00FED">
        <w:trPr>
          <w:cantSplit/>
        </w:trPr>
        <w:tc>
          <w:tcPr>
            <w:tcW w:w="7225" w:type="dxa"/>
            <w:shd w:val="clear" w:color="auto" w:fill="D9D9D9"/>
            <w:vAlign w:val="center"/>
          </w:tcPr>
          <w:p w14:paraId="44846FD7" w14:textId="77777777" w:rsidR="00CD1E2B" w:rsidRPr="00CD1E2B" w:rsidRDefault="00CD1E2B" w:rsidP="00CD1E2B">
            <w:pPr>
              <w:keepNext/>
              <w:suppressAutoHyphens/>
              <w:spacing w:before="120" w:after="120" w:line="240" w:lineRule="auto"/>
              <w:jc w:val="center"/>
              <w:rPr>
                <w:rFonts w:eastAsia="Times New Roman" w:cs="Arial"/>
                <w:b/>
              </w:rPr>
            </w:pPr>
            <w:r w:rsidRPr="00CD1E2B">
              <w:rPr>
                <w:rFonts w:eastAsia="Times New Roman" w:cs="Arial"/>
                <w:b/>
              </w:rPr>
              <w:t>Change Summary</w:t>
            </w:r>
          </w:p>
        </w:tc>
        <w:tc>
          <w:tcPr>
            <w:tcW w:w="2131" w:type="dxa"/>
            <w:shd w:val="clear" w:color="auto" w:fill="D9D9D9"/>
          </w:tcPr>
          <w:p w14:paraId="27C37009" w14:textId="77777777" w:rsidR="00CD1E2B" w:rsidRPr="00CD1E2B" w:rsidRDefault="00CD1E2B" w:rsidP="00CD1E2B">
            <w:pPr>
              <w:keepNext/>
              <w:suppressAutoHyphens/>
              <w:spacing w:before="120" w:after="120" w:line="240" w:lineRule="auto"/>
              <w:jc w:val="center"/>
              <w:rPr>
                <w:rFonts w:eastAsia="Times New Roman" w:cs="Arial"/>
                <w:b/>
              </w:rPr>
            </w:pPr>
            <w:r w:rsidRPr="00CD1E2B">
              <w:rPr>
                <w:rFonts w:eastAsia="Times New Roman" w:cs="Arial"/>
                <w:b/>
              </w:rPr>
              <w:t>Clauses Affected</w:t>
            </w:r>
          </w:p>
        </w:tc>
      </w:tr>
      <w:tr w:rsidR="00CD1E2B" w:rsidRPr="00CD1E2B" w14:paraId="50B398E1" w14:textId="77777777" w:rsidTr="00E00FED">
        <w:trPr>
          <w:cantSplit/>
        </w:trPr>
        <w:tc>
          <w:tcPr>
            <w:tcW w:w="7225" w:type="dxa"/>
          </w:tcPr>
          <w:p w14:paraId="1B08B0B4" w14:textId="77777777" w:rsidR="00CD1E2B" w:rsidRPr="00CD1E2B" w:rsidRDefault="00CD1E2B" w:rsidP="00CD1E2B">
            <w:pPr>
              <w:suppressAutoHyphens/>
              <w:spacing w:before="60" w:after="60"/>
              <w:rPr>
                <w:rFonts w:cs="Arial"/>
              </w:rPr>
            </w:pPr>
          </w:p>
        </w:tc>
        <w:tc>
          <w:tcPr>
            <w:tcW w:w="2131" w:type="dxa"/>
          </w:tcPr>
          <w:p w14:paraId="376FA256" w14:textId="77777777" w:rsidR="00CD1E2B" w:rsidRPr="00CD1E2B" w:rsidRDefault="00CD1E2B" w:rsidP="00CD1E2B">
            <w:pPr>
              <w:suppressAutoHyphens/>
              <w:spacing w:before="60" w:after="60"/>
              <w:rPr>
                <w:rFonts w:cs="Arial"/>
                <w:bCs/>
              </w:rPr>
            </w:pPr>
          </w:p>
        </w:tc>
      </w:tr>
      <w:tr w:rsidR="00CD1E2B" w:rsidRPr="00CD1E2B" w14:paraId="092E1BE1" w14:textId="77777777" w:rsidTr="00E00FED">
        <w:trPr>
          <w:cantSplit/>
        </w:trPr>
        <w:tc>
          <w:tcPr>
            <w:tcW w:w="7225" w:type="dxa"/>
          </w:tcPr>
          <w:p w14:paraId="14FCCF33" w14:textId="77777777" w:rsidR="00CD1E2B" w:rsidRPr="00CD1E2B" w:rsidRDefault="00CD1E2B" w:rsidP="00CD1E2B">
            <w:pPr>
              <w:suppressAutoHyphens/>
              <w:spacing w:before="60" w:after="60"/>
              <w:rPr>
                <w:rFonts w:cs="Arial"/>
              </w:rPr>
            </w:pPr>
          </w:p>
        </w:tc>
        <w:tc>
          <w:tcPr>
            <w:tcW w:w="2131" w:type="dxa"/>
          </w:tcPr>
          <w:p w14:paraId="41A59ABD" w14:textId="77777777" w:rsidR="00CD1E2B" w:rsidRPr="00CD1E2B" w:rsidRDefault="00CD1E2B" w:rsidP="00CD1E2B">
            <w:pPr>
              <w:suppressAutoHyphens/>
              <w:spacing w:before="60" w:after="60"/>
              <w:rPr>
                <w:rFonts w:cs="Arial"/>
                <w:bCs/>
              </w:rPr>
            </w:pPr>
          </w:p>
        </w:tc>
      </w:tr>
      <w:tr w:rsidR="00CD1E2B" w:rsidRPr="00CD1E2B" w14:paraId="3BF8DD01" w14:textId="77777777" w:rsidTr="00E00FED">
        <w:trPr>
          <w:cantSplit/>
        </w:trPr>
        <w:tc>
          <w:tcPr>
            <w:tcW w:w="7225" w:type="dxa"/>
          </w:tcPr>
          <w:p w14:paraId="48F04AB3" w14:textId="77777777" w:rsidR="00CD1E2B" w:rsidRPr="00CD1E2B" w:rsidRDefault="00CD1E2B" w:rsidP="00CD1E2B">
            <w:pPr>
              <w:suppressAutoHyphens/>
              <w:spacing w:before="60" w:after="60"/>
              <w:rPr>
                <w:rFonts w:cs="Arial"/>
              </w:rPr>
            </w:pPr>
          </w:p>
        </w:tc>
        <w:tc>
          <w:tcPr>
            <w:tcW w:w="2131" w:type="dxa"/>
          </w:tcPr>
          <w:p w14:paraId="456E8533" w14:textId="77777777" w:rsidR="00CD1E2B" w:rsidRPr="00CD1E2B" w:rsidRDefault="00CD1E2B" w:rsidP="00CD1E2B">
            <w:pPr>
              <w:suppressAutoHyphens/>
              <w:spacing w:before="60" w:after="60"/>
              <w:rPr>
                <w:rFonts w:cs="Arial"/>
              </w:rPr>
            </w:pPr>
          </w:p>
        </w:tc>
      </w:tr>
      <w:tr w:rsidR="00CD1E2B" w:rsidRPr="00CD1E2B" w14:paraId="0EC5BD58" w14:textId="77777777" w:rsidTr="00E00FED">
        <w:trPr>
          <w:cantSplit/>
        </w:trPr>
        <w:tc>
          <w:tcPr>
            <w:tcW w:w="7225" w:type="dxa"/>
          </w:tcPr>
          <w:p w14:paraId="55434348" w14:textId="77777777" w:rsidR="00CD1E2B" w:rsidRPr="00CD1E2B" w:rsidRDefault="00CD1E2B" w:rsidP="00CD1E2B">
            <w:pPr>
              <w:suppressAutoHyphens/>
              <w:spacing w:before="60" w:after="60"/>
              <w:rPr>
                <w:rFonts w:cs="Arial"/>
              </w:rPr>
            </w:pPr>
          </w:p>
        </w:tc>
        <w:tc>
          <w:tcPr>
            <w:tcW w:w="2131" w:type="dxa"/>
          </w:tcPr>
          <w:p w14:paraId="10790BC8" w14:textId="77777777" w:rsidR="00CD1E2B" w:rsidRPr="00CD1E2B" w:rsidRDefault="00CD1E2B" w:rsidP="00CD1E2B">
            <w:pPr>
              <w:suppressAutoHyphens/>
              <w:spacing w:before="60" w:after="60"/>
              <w:rPr>
                <w:rFonts w:cs="Arial"/>
              </w:rPr>
            </w:pPr>
          </w:p>
        </w:tc>
      </w:tr>
      <w:tr w:rsidR="00CD1E2B" w:rsidRPr="00CD1E2B" w14:paraId="54324489" w14:textId="77777777" w:rsidTr="00E00FED">
        <w:trPr>
          <w:cantSplit/>
        </w:trPr>
        <w:tc>
          <w:tcPr>
            <w:tcW w:w="7225" w:type="dxa"/>
          </w:tcPr>
          <w:p w14:paraId="52FD8999" w14:textId="77777777" w:rsidR="00CD1E2B" w:rsidRPr="00CD1E2B" w:rsidRDefault="00CD1E2B" w:rsidP="00CD1E2B">
            <w:pPr>
              <w:suppressAutoHyphens/>
              <w:spacing w:before="60" w:after="60"/>
              <w:rPr>
                <w:rFonts w:cs="Arial"/>
              </w:rPr>
            </w:pPr>
          </w:p>
        </w:tc>
        <w:tc>
          <w:tcPr>
            <w:tcW w:w="2131" w:type="dxa"/>
          </w:tcPr>
          <w:p w14:paraId="63948800" w14:textId="77777777" w:rsidR="00CD1E2B" w:rsidRPr="00CD1E2B" w:rsidRDefault="00CD1E2B" w:rsidP="00CD1E2B">
            <w:pPr>
              <w:suppressAutoHyphens/>
              <w:spacing w:before="60" w:after="60"/>
              <w:rPr>
                <w:rFonts w:cs="Arial"/>
                <w:bCs/>
              </w:rPr>
            </w:pPr>
          </w:p>
        </w:tc>
      </w:tr>
      <w:tr w:rsidR="00CD1E2B" w:rsidRPr="00CD1E2B" w14:paraId="0D88C41A" w14:textId="77777777" w:rsidTr="00E00FED">
        <w:trPr>
          <w:cantSplit/>
        </w:trPr>
        <w:tc>
          <w:tcPr>
            <w:tcW w:w="7225" w:type="dxa"/>
          </w:tcPr>
          <w:p w14:paraId="277C2220" w14:textId="77777777" w:rsidR="00CD1E2B" w:rsidRPr="00CD1E2B" w:rsidRDefault="00CD1E2B" w:rsidP="00CD1E2B">
            <w:pPr>
              <w:suppressAutoHyphens/>
              <w:spacing w:before="60" w:after="60"/>
              <w:rPr>
                <w:rFonts w:cs="Arial"/>
              </w:rPr>
            </w:pPr>
          </w:p>
        </w:tc>
        <w:tc>
          <w:tcPr>
            <w:tcW w:w="2131" w:type="dxa"/>
          </w:tcPr>
          <w:p w14:paraId="6035DDBF" w14:textId="77777777" w:rsidR="00CD1E2B" w:rsidRPr="00CD1E2B" w:rsidRDefault="00CD1E2B" w:rsidP="00CD1E2B">
            <w:pPr>
              <w:suppressAutoHyphens/>
              <w:spacing w:before="60" w:after="60"/>
              <w:jc w:val="left"/>
              <w:rPr>
                <w:rFonts w:cs="Arial"/>
                <w:bCs/>
              </w:rPr>
            </w:pPr>
          </w:p>
        </w:tc>
      </w:tr>
      <w:tr w:rsidR="00CD1E2B" w:rsidRPr="00CD1E2B" w14:paraId="11D82BCE" w14:textId="77777777" w:rsidTr="00E00FED">
        <w:trPr>
          <w:cantSplit/>
        </w:trPr>
        <w:tc>
          <w:tcPr>
            <w:tcW w:w="7225" w:type="dxa"/>
          </w:tcPr>
          <w:p w14:paraId="52D7D982" w14:textId="77777777" w:rsidR="00CD1E2B" w:rsidRPr="00CD1E2B" w:rsidRDefault="00CD1E2B" w:rsidP="00CD1E2B">
            <w:pPr>
              <w:suppressAutoHyphens/>
              <w:spacing w:before="60" w:after="60"/>
              <w:rPr>
                <w:rFonts w:cs="Arial"/>
              </w:rPr>
            </w:pPr>
          </w:p>
        </w:tc>
        <w:tc>
          <w:tcPr>
            <w:tcW w:w="2131" w:type="dxa"/>
          </w:tcPr>
          <w:p w14:paraId="3DC035AE" w14:textId="77777777" w:rsidR="00CD1E2B" w:rsidRPr="00CD1E2B" w:rsidRDefault="00CD1E2B" w:rsidP="00CD1E2B">
            <w:pPr>
              <w:suppressAutoHyphens/>
              <w:spacing w:before="60" w:after="60"/>
              <w:jc w:val="left"/>
              <w:rPr>
                <w:rFonts w:cs="Arial"/>
              </w:rPr>
            </w:pPr>
          </w:p>
        </w:tc>
      </w:tr>
      <w:tr w:rsidR="00CD1E2B" w:rsidRPr="00CD1E2B" w14:paraId="4125E3C5" w14:textId="77777777" w:rsidTr="00E00FED">
        <w:trPr>
          <w:cantSplit/>
        </w:trPr>
        <w:tc>
          <w:tcPr>
            <w:tcW w:w="7225" w:type="dxa"/>
          </w:tcPr>
          <w:p w14:paraId="2D153E47" w14:textId="77777777" w:rsidR="00CD1E2B" w:rsidRPr="00CD1E2B" w:rsidRDefault="00CD1E2B" w:rsidP="00CD1E2B">
            <w:pPr>
              <w:suppressAutoHyphens/>
              <w:spacing w:before="60" w:after="60"/>
              <w:rPr>
                <w:rFonts w:cs="Arial"/>
              </w:rPr>
            </w:pPr>
          </w:p>
        </w:tc>
        <w:tc>
          <w:tcPr>
            <w:tcW w:w="2131" w:type="dxa"/>
          </w:tcPr>
          <w:p w14:paraId="2302E55D" w14:textId="77777777" w:rsidR="00CD1E2B" w:rsidRPr="00CD1E2B" w:rsidRDefault="00CD1E2B" w:rsidP="00CD1E2B">
            <w:pPr>
              <w:suppressAutoHyphens/>
              <w:spacing w:before="60" w:after="60"/>
              <w:rPr>
                <w:rFonts w:cs="Arial"/>
                <w:b/>
                <w:bCs/>
              </w:rPr>
            </w:pPr>
          </w:p>
        </w:tc>
      </w:tr>
      <w:tr w:rsidR="00CD1E2B" w:rsidRPr="00CD1E2B" w14:paraId="6BAC92E1" w14:textId="77777777" w:rsidTr="00E00FED">
        <w:trPr>
          <w:cantSplit/>
        </w:trPr>
        <w:tc>
          <w:tcPr>
            <w:tcW w:w="7225" w:type="dxa"/>
          </w:tcPr>
          <w:p w14:paraId="659FE53D" w14:textId="77777777" w:rsidR="00CD1E2B" w:rsidRPr="00CD1E2B" w:rsidRDefault="00CD1E2B" w:rsidP="00CD1E2B">
            <w:pPr>
              <w:suppressAutoHyphens/>
              <w:spacing w:before="60" w:after="60"/>
              <w:rPr>
                <w:rFonts w:cs="Arial"/>
              </w:rPr>
            </w:pPr>
          </w:p>
        </w:tc>
        <w:tc>
          <w:tcPr>
            <w:tcW w:w="2131" w:type="dxa"/>
          </w:tcPr>
          <w:p w14:paraId="422A4BD9" w14:textId="77777777" w:rsidR="00CD1E2B" w:rsidRPr="00CD1E2B" w:rsidRDefault="00CD1E2B" w:rsidP="00CD1E2B">
            <w:pPr>
              <w:suppressAutoHyphens/>
              <w:spacing w:before="60" w:after="60"/>
              <w:rPr>
                <w:rFonts w:cs="Arial"/>
                <w:bCs/>
              </w:rPr>
            </w:pPr>
          </w:p>
        </w:tc>
      </w:tr>
      <w:tr w:rsidR="00CD1E2B" w:rsidRPr="00CD1E2B" w14:paraId="75975280" w14:textId="77777777" w:rsidTr="00E00FED">
        <w:trPr>
          <w:cantSplit/>
        </w:trPr>
        <w:tc>
          <w:tcPr>
            <w:tcW w:w="7225" w:type="dxa"/>
          </w:tcPr>
          <w:p w14:paraId="568BB3C7" w14:textId="77777777" w:rsidR="00CD1E2B" w:rsidRPr="00CD1E2B" w:rsidRDefault="00CD1E2B" w:rsidP="00CD1E2B">
            <w:pPr>
              <w:suppressAutoHyphens/>
              <w:spacing w:before="60" w:after="60"/>
              <w:rPr>
                <w:rFonts w:cs="Arial"/>
              </w:rPr>
            </w:pPr>
          </w:p>
        </w:tc>
        <w:tc>
          <w:tcPr>
            <w:tcW w:w="2131" w:type="dxa"/>
          </w:tcPr>
          <w:p w14:paraId="487CC4D1" w14:textId="77777777" w:rsidR="00CD1E2B" w:rsidRPr="00CD1E2B" w:rsidRDefault="00CD1E2B" w:rsidP="00CD1E2B">
            <w:pPr>
              <w:suppressAutoHyphens/>
              <w:spacing w:before="60" w:after="60"/>
              <w:rPr>
                <w:rFonts w:cs="Arial"/>
                <w:b/>
              </w:rPr>
            </w:pPr>
          </w:p>
        </w:tc>
      </w:tr>
      <w:tr w:rsidR="00CD1E2B" w:rsidRPr="00CD1E2B" w14:paraId="3BBEA669" w14:textId="77777777" w:rsidTr="00E00FED">
        <w:trPr>
          <w:cantSplit/>
        </w:trPr>
        <w:tc>
          <w:tcPr>
            <w:tcW w:w="7225" w:type="dxa"/>
          </w:tcPr>
          <w:p w14:paraId="4944EAC4" w14:textId="77777777" w:rsidR="00CD1E2B" w:rsidRPr="00CD1E2B" w:rsidRDefault="00CD1E2B" w:rsidP="00CD1E2B">
            <w:pPr>
              <w:suppressAutoHyphens/>
              <w:spacing w:before="60" w:after="60"/>
              <w:rPr>
                <w:rFonts w:cs="Arial"/>
              </w:rPr>
            </w:pPr>
          </w:p>
        </w:tc>
        <w:tc>
          <w:tcPr>
            <w:tcW w:w="2131" w:type="dxa"/>
          </w:tcPr>
          <w:p w14:paraId="73EF3B30" w14:textId="77777777" w:rsidR="00CD1E2B" w:rsidRPr="00CD1E2B" w:rsidRDefault="00CD1E2B" w:rsidP="00CD1E2B">
            <w:pPr>
              <w:suppressAutoHyphens/>
              <w:spacing w:before="60" w:after="60"/>
              <w:rPr>
                <w:rFonts w:cs="Arial"/>
                <w:bCs/>
              </w:rPr>
            </w:pPr>
          </w:p>
        </w:tc>
      </w:tr>
      <w:tr w:rsidR="00CD1E2B" w:rsidRPr="00CD1E2B" w14:paraId="03869E6C" w14:textId="77777777" w:rsidTr="00E00FED">
        <w:trPr>
          <w:cantSplit/>
        </w:trPr>
        <w:tc>
          <w:tcPr>
            <w:tcW w:w="7225" w:type="dxa"/>
          </w:tcPr>
          <w:p w14:paraId="1C02DB4B" w14:textId="77777777" w:rsidR="00CD1E2B" w:rsidRPr="00CD1E2B" w:rsidRDefault="00CD1E2B" w:rsidP="00CD1E2B">
            <w:pPr>
              <w:suppressAutoHyphens/>
              <w:spacing w:before="60" w:after="60"/>
              <w:rPr>
                <w:rFonts w:cs="Arial"/>
              </w:rPr>
            </w:pPr>
          </w:p>
        </w:tc>
        <w:tc>
          <w:tcPr>
            <w:tcW w:w="2131" w:type="dxa"/>
          </w:tcPr>
          <w:p w14:paraId="34A39B39" w14:textId="77777777" w:rsidR="00CD1E2B" w:rsidRPr="00CD1E2B" w:rsidRDefault="00CD1E2B" w:rsidP="00CD1E2B">
            <w:pPr>
              <w:suppressAutoHyphens/>
              <w:spacing w:before="60" w:after="60"/>
              <w:rPr>
                <w:rFonts w:cs="Arial"/>
                <w:bCs/>
              </w:rPr>
            </w:pPr>
          </w:p>
        </w:tc>
      </w:tr>
      <w:tr w:rsidR="00CD1E2B" w:rsidRPr="00CD1E2B" w14:paraId="0E67C428" w14:textId="77777777" w:rsidTr="00E00FED">
        <w:trPr>
          <w:cantSplit/>
        </w:trPr>
        <w:tc>
          <w:tcPr>
            <w:tcW w:w="7225" w:type="dxa"/>
          </w:tcPr>
          <w:p w14:paraId="5E783800" w14:textId="77777777" w:rsidR="00CD1E2B" w:rsidRPr="00CD1E2B" w:rsidRDefault="00CD1E2B" w:rsidP="00CD1E2B">
            <w:pPr>
              <w:suppressAutoHyphens/>
              <w:spacing w:before="60" w:after="60"/>
              <w:rPr>
                <w:rFonts w:cs="Arial"/>
              </w:rPr>
            </w:pPr>
          </w:p>
        </w:tc>
        <w:tc>
          <w:tcPr>
            <w:tcW w:w="2131" w:type="dxa"/>
          </w:tcPr>
          <w:p w14:paraId="45093CA1" w14:textId="77777777" w:rsidR="00CD1E2B" w:rsidRPr="00CD1E2B" w:rsidRDefault="00CD1E2B" w:rsidP="00CD1E2B">
            <w:pPr>
              <w:suppressAutoHyphens/>
              <w:spacing w:before="60" w:after="60"/>
              <w:rPr>
                <w:rFonts w:cs="Arial"/>
                <w:bCs/>
              </w:rPr>
            </w:pPr>
          </w:p>
        </w:tc>
      </w:tr>
      <w:tr w:rsidR="00CD1E2B" w:rsidRPr="00CD1E2B" w14:paraId="38BCA55C" w14:textId="77777777" w:rsidTr="00E00FED">
        <w:trPr>
          <w:cantSplit/>
        </w:trPr>
        <w:tc>
          <w:tcPr>
            <w:tcW w:w="7225" w:type="dxa"/>
          </w:tcPr>
          <w:p w14:paraId="3DDCF9F0" w14:textId="77777777" w:rsidR="00CD1E2B" w:rsidRPr="00CD1E2B" w:rsidRDefault="00CD1E2B" w:rsidP="00CD1E2B">
            <w:pPr>
              <w:suppressAutoHyphens/>
              <w:spacing w:before="60" w:after="60"/>
              <w:rPr>
                <w:rFonts w:cs="Arial"/>
              </w:rPr>
            </w:pPr>
          </w:p>
        </w:tc>
        <w:tc>
          <w:tcPr>
            <w:tcW w:w="2131" w:type="dxa"/>
          </w:tcPr>
          <w:p w14:paraId="616D49FF" w14:textId="77777777" w:rsidR="00CD1E2B" w:rsidRPr="00CD1E2B" w:rsidRDefault="00CD1E2B" w:rsidP="00CD1E2B">
            <w:pPr>
              <w:suppressAutoHyphens/>
              <w:spacing w:before="60" w:after="60"/>
              <w:rPr>
                <w:rFonts w:cs="Arial"/>
                <w:bCs/>
              </w:rPr>
            </w:pPr>
          </w:p>
        </w:tc>
      </w:tr>
      <w:tr w:rsidR="00CD1E2B" w:rsidRPr="00CD1E2B" w14:paraId="6D63E1F8" w14:textId="77777777" w:rsidTr="00E00FED">
        <w:trPr>
          <w:cantSplit/>
        </w:trPr>
        <w:tc>
          <w:tcPr>
            <w:tcW w:w="7225" w:type="dxa"/>
          </w:tcPr>
          <w:p w14:paraId="38209F93" w14:textId="77777777" w:rsidR="00CD1E2B" w:rsidRPr="00CD1E2B" w:rsidRDefault="00CD1E2B" w:rsidP="00CD1E2B">
            <w:pPr>
              <w:suppressAutoHyphens/>
              <w:spacing w:before="60" w:after="60"/>
              <w:rPr>
                <w:rFonts w:cs="Arial"/>
              </w:rPr>
            </w:pPr>
          </w:p>
        </w:tc>
        <w:tc>
          <w:tcPr>
            <w:tcW w:w="2131" w:type="dxa"/>
          </w:tcPr>
          <w:p w14:paraId="5696AC7C" w14:textId="77777777" w:rsidR="00CD1E2B" w:rsidRPr="00CD1E2B" w:rsidRDefault="00CD1E2B" w:rsidP="00CD1E2B">
            <w:pPr>
              <w:suppressAutoHyphens/>
              <w:spacing w:before="60" w:after="60"/>
              <w:rPr>
                <w:rFonts w:cs="Arial"/>
                <w:bCs/>
              </w:rPr>
            </w:pPr>
          </w:p>
        </w:tc>
      </w:tr>
      <w:tr w:rsidR="00CD1E2B" w:rsidRPr="00CD1E2B" w14:paraId="3D44C1C7" w14:textId="77777777" w:rsidTr="00E00FED">
        <w:trPr>
          <w:cantSplit/>
        </w:trPr>
        <w:tc>
          <w:tcPr>
            <w:tcW w:w="7225" w:type="dxa"/>
          </w:tcPr>
          <w:p w14:paraId="2BE0C787" w14:textId="77777777" w:rsidR="00CD1E2B" w:rsidRPr="00CD1E2B" w:rsidRDefault="00CD1E2B" w:rsidP="00CD1E2B">
            <w:pPr>
              <w:suppressAutoHyphens/>
              <w:spacing w:before="60" w:after="60"/>
              <w:rPr>
                <w:rFonts w:cs="Arial"/>
              </w:rPr>
            </w:pPr>
          </w:p>
        </w:tc>
        <w:tc>
          <w:tcPr>
            <w:tcW w:w="2131" w:type="dxa"/>
          </w:tcPr>
          <w:p w14:paraId="69535730" w14:textId="77777777" w:rsidR="00CD1E2B" w:rsidRPr="00CD1E2B" w:rsidRDefault="00CD1E2B" w:rsidP="00CD1E2B">
            <w:pPr>
              <w:suppressAutoHyphens/>
              <w:spacing w:before="60" w:after="60"/>
              <w:jc w:val="left"/>
              <w:rPr>
                <w:rFonts w:cs="Arial"/>
                <w:bCs/>
              </w:rPr>
            </w:pPr>
          </w:p>
        </w:tc>
      </w:tr>
      <w:tr w:rsidR="00CD1E2B" w:rsidRPr="00CD1E2B" w14:paraId="4557ED67" w14:textId="77777777" w:rsidTr="00E00FED">
        <w:trPr>
          <w:cantSplit/>
        </w:trPr>
        <w:tc>
          <w:tcPr>
            <w:tcW w:w="7225" w:type="dxa"/>
          </w:tcPr>
          <w:p w14:paraId="11CAB401" w14:textId="77777777" w:rsidR="00CD1E2B" w:rsidRPr="00CD1E2B" w:rsidRDefault="00CD1E2B" w:rsidP="00CD1E2B">
            <w:pPr>
              <w:suppressAutoHyphens/>
              <w:spacing w:before="60" w:after="60"/>
              <w:rPr>
                <w:rFonts w:cs="Arial"/>
              </w:rPr>
            </w:pPr>
          </w:p>
        </w:tc>
        <w:tc>
          <w:tcPr>
            <w:tcW w:w="2131" w:type="dxa"/>
          </w:tcPr>
          <w:p w14:paraId="2868537F" w14:textId="77777777" w:rsidR="00CD1E2B" w:rsidRPr="00CD1E2B" w:rsidRDefault="00CD1E2B" w:rsidP="00CD1E2B">
            <w:pPr>
              <w:suppressAutoHyphens/>
              <w:spacing w:before="60" w:after="60"/>
              <w:jc w:val="left"/>
              <w:rPr>
                <w:rFonts w:cs="Arial"/>
                <w:b/>
              </w:rPr>
            </w:pPr>
          </w:p>
        </w:tc>
      </w:tr>
    </w:tbl>
    <w:p w14:paraId="593B6015" w14:textId="77777777" w:rsidR="00CD1E2B" w:rsidRDefault="00CD1E2B" w:rsidP="00C53B69">
      <w:pPr>
        <w:spacing w:after="0" w:line="240" w:lineRule="auto"/>
        <w:rPr>
          <w:lang w:val="en-US"/>
        </w:rPr>
      </w:pPr>
    </w:p>
    <w:p w14:paraId="55E1F366" w14:textId="77777777" w:rsidR="00CD1E2B" w:rsidRDefault="00CD1E2B" w:rsidP="00C53B69">
      <w:pPr>
        <w:spacing w:after="0" w:line="240" w:lineRule="auto"/>
        <w:rPr>
          <w:lang w:val="en-US"/>
        </w:rPr>
      </w:pPr>
    </w:p>
    <w:p w14:paraId="58436DDD" w14:textId="77777777" w:rsidR="00A174B6" w:rsidRDefault="00A174B6" w:rsidP="00C53B69">
      <w:pPr>
        <w:spacing w:after="0" w:line="240" w:lineRule="auto"/>
        <w:rPr>
          <w:lang w:val="en-US"/>
        </w:rPr>
      </w:pPr>
    </w:p>
    <w:p w14:paraId="2DDAA103" w14:textId="77777777" w:rsidR="00A174B6" w:rsidRDefault="00A174B6" w:rsidP="00C53B69">
      <w:pPr>
        <w:spacing w:after="0" w:line="240" w:lineRule="auto"/>
        <w:rPr>
          <w:lang w:val="en-US"/>
        </w:rPr>
      </w:pPr>
      <w:r>
        <w:rPr>
          <w:lang w:val="en-US"/>
        </w:rPr>
        <w:br w:type="page"/>
      </w:r>
    </w:p>
    <w:p w14:paraId="375FAEE1" w14:textId="77777777" w:rsidR="00A174B6" w:rsidRPr="009063C9" w:rsidRDefault="00A174B6" w:rsidP="00A174B6">
      <w:pPr>
        <w:suppressAutoHyphens/>
        <w:rPr>
          <w:b/>
          <w:sz w:val="28"/>
          <w:lang w:val="en-US" w:eastAsia="en-GB"/>
        </w:rPr>
      </w:pPr>
    </w:p>
    <w:p w14:paraId="6CC4CFD1" w14:textId="77777777" w:rsidR="00A174B6" w:rsidRPr="009063C9" w:rsidRDefault="00A174B6" w:rsidP="00A174B6">
      <w:pPr>
        <w:suppressAutoHyphens/>
        <w:spacing w:after="0" w:line="240" w:lineRule="auto"/>
        <w:rPr>
          <w:b/>
          <w:sz w:val="28"/>
          <w:lang w:val="en-US" w:eastAsia="en-GB"/>
        </w:rPr>
      </w:pPr>
    </w:p>
    <w:p w14:paraId="55657C36" w14:textId="77777777" w:rsidR="00A174B6" w:rsidRPr="009063C9" w:rsidRDefault="00A174B6" w:rsidP="00A174B6">
      <w:pPr>
        <w:suppressAutoHyphens/>
        <w:spacing w:after="0" w:line="240" w:lineRule="auto"/>
        <w:jc w:val="center"/>
        <w:rPr>
          <w:b/>
          <w:sz w:val="28"/>
          <w:lang w:val="en-US" w:eastAsia="en-GB"/>
        </w:rPr>
      </w:pPr>
    </w:p>
    <w:p w14:paraId="315B040D" w14:textId="77777777" w:rsidR="00A174B6" w:rsidRPr="009063C9" w:rsidRDefault="00A174B6" w:rsidP="00A174B6">
      <w:pPr>
        <w:suppressAutoHyphens/>
        <w:spacing w:after="0" w:line="240" w:lineRule="auto"/>
        <w:jc w:val="center"/>
        <w:rPr>
          <w:b/>
          <w:sz w:val="28"/>
          <w:lang w:val="en-US" w:eastAsia="en-GB"/>
        </w:rPr>
      </w:pPr>
    </w:p>
    <w:p w14:paraId="0BB737CC" w14:textId="77777777" w:rsidR="00A174B6" w:rsidRPr="009063C9" w:rsidRDefault="00A174B6" w:rsidP="00A174B6">
      <w:pPr>
        <w:suppressAutoHyphens/>
        <w:spacing w:after="0" w:line="240" w:lineRule="auto"/>
        <w:jc w:val="center"/>
        <w:rPr>
          <w:b/>
          <w:sz w:val="28"/>
          <w:lang w:val="en-US" w:eastAsia="en-GB"/>
        </w:rPr>
      </w:pPr>
    </w:p>
    <w:p w14:paraId="0EE4551E" w14:textId="77777777" w:rsidR="00A174B6" w:rsidRPr="009063C9" w:rsidRDefault="00A174B6" w:rsidP="00A174B6">
      <w:pPr>
        <w:suppressAutoHyphens/>
        <w:spacing w:after="0" w:line="240" w:lineRule="auto"/>
        <w:jc w:val="center"/>
        <w:rPr>
          <w:b/>
          <w:sz w:val="28"/>
          <w:lang w:val="en-US" w:eastAsia="en-GB"/>
        </w:rPr>
      </w:pPr>
    </w:p>
    <w:p w14:paraId="68A228BA" w14:textId="77777777" w:rsidR="00A174B6" w:rsidRPr="009063C9" w:rsidRDefault="00A174B6" w:rsidP="00A174B6">
      <w:pPr>
        <w:suppressAutoHyphens/>
        <w:spacing w:after="0" w:line="240" w:lineRule="auto"/>
        <w:jc w:val="center"/>
        <w:rPr>
          <w:b/>
          <w:sz w:val="28"/>
          <w:lang w:val="en-US" w:eastAsia="en-GB"/>
        </w:rPr>
      </w:pPr>
    </w:p>
    <w:p w14:paraId="300156B1" w14:textId="77777777" w:rsidR="00A174B6" w:rsidRPr="009063C9" w:rsidRDefault="00A174B6" w:rsidP="00A174B6">
      <w:pPr>
        <w:suppressAutoHyphens/>
        <w:spacing w:after="0" w:line="240" w:lineRule="auto"/>
        <w:jc w:val="center"/>
        <w:rPr>
          <w:b/>
          <w:sz w:val="28"/>
          <w:lang w:val="en-US" w:eastAsia="en-GB"/>
        </w:rPr>
      </w:pPr>
    </w:p>
    <w:p w14:paraId="3E678617" w14:textId="77777777" w:rsidR="00A174B6" w:rsidRPr="009063C9" w:rsidRDefault="00A174B6" w:rsidP="00A174B6">
      <w:pPr>
        <w:suppressAutoHyphens/>
        <w:spacing w:after="0" w:line="240" w:lineRule="auto"/>
        <w:jc w:val="center"/>
        <w:rPr>
          <w:b/>
          <w:sz w:val="28"/>
          <w:lang w:val="en-US" w:eastAsia="en-GB"/>
        </w:rPr>
      </w:pPr>
    </w:p>
    <w:p w14:paraId="248FE644" w14:textId="77777777" w:rsidR="00A174B6" w:rsidRPr="009063C9" w:rsidRDefault="00A174B6" w:rsidP="00A174B6">
      <w:pPr>
        <w:suppressAutoHyphens/>
        <w:spacing w:after="0" w:line="240" w:lineRule="auto"/>
        <w:jc w:val="center"/>
        <w:rPr>
          <w:b/>
          <w:sz w:val="28"/>
          <w:lang w:val="en-US" w:eastAsia="en-GB"/>
        </w:rPr>
      </w:pPr>
    </w:p>
    <w:p w14:paraId="3F81843D" w14:textId="77777777" w:rsidR="00A174B6" w:rsidRPr="009063C9" w:rsidRDefault="00A174B6" w:rsidP="00A174B6">
      <w:pPr>
        <w:suppressAutoHyphens/>
        <w:spacing w:after="0" w:line="240" w:lineRule="auto"/>
        <w:jc w:val="center"/>
        <w:rPr>
          <w:b/>
          <w:sz w:val="28"/>
          <w:lang w:val="en-US" w:eastAsia="en-GB"/>
        </w:rPr>
      </w:pPr>
    </w:p>
    <w:p w14:paraId="66BAE137" w14:textId="77777777" w:rsidR="00A174B6" w:rsidRPr="009063C9" w:rsidRDefault="00A174B6" w:rsidP="00A174B6">
      <w:pPr>
        <w:pBdr>
          <w:top w:val="single" w:sz="8" w:space="0" w:color="000000" w:shadow="1"/>
          <w:left w:val="single" w:sz="8" w:space="0" w:color="000000" w:shadow="1"/>
          <w:bottom w:val="single" w:sz="8" w:space="0" w:color="000000" w:shadow="1"/>
          <w:right w:val="single" w:sz="8" w:space="0" w:color="000000" w:shadow="1"/>
        </w:pBdr>
        <w:suppressAutoHyphens/>
        <w:spacing w:after="0" w:line="240" w:lineRule="auto"/>
        <w:jc w:val="center"/>
        <w:rPr>
          <w:rFonts w:ascii="Arial Narrow" w:hAnsi="Arial Narrow"/>
          <w:lang w:val="de-DE" w:eastAsia="en-GB"/>
        </w:rPr>
      </w:pPr>
      <w:r w:rsidRPr="009063C9">
        <w:rPr>
          <w:rFonts w:ascii="Arial Narrow" w:hAnsi="Arial Narrow"/>
          <w:lang w:val="de-DE" w:eastAsia="en-GB"/>
        </w:rPr>
        <w:t>Page intentionally left blank</w:t>
      </w:r>
    </w:p>
    <w:p w14:paraId="2A5ED8A4" w14:textId="77777777" w:rsidR="00A174B6" w:rsidRPr="00F073CC" w:rsidRDefault="00A174B6" w:rsidP="00C53B69">
      <w:pPr>
        <w:spacing w:after="0" w:line="240" w:lineRule="auto"/>
        <w:rPr>
          <w:lang w:val="en-US"/>
        </w:rPr>
        <w:sectPr w:rsidR="00A174B6" w:rsidRPr="00F073CC" w:rsidSect="00937674">
          <w:headerReference w:type="even" r:id="rId15"/>
          <w:headerReference w:type="default" r:id="rId16"/>
          <w:footerReference w:type="even" r:id="rId17"/>
          <w:footerReference w:type="default" r:id="rId18"/>
          <w:headerReference w:type="first" r:id="rId19"/>
          <w:pgSz w:w="11906" w:h="16838" w:code="9"/>
          <w:pgMar w:top="1440" w:right="1440" w:bottom="1440" w:left="1440" w:header="709" w:footer="709" w:gutter="0"/>
          <w:pgNumType w:fmt="lowerRoman"/>
          <w:cols w:space="720"/>
          <w:titlePg/>
          <w:docGrid w:linePitch="272"/>
        </w:sectPr>
      </w:pPr>
    </w:p>
    <w:p w14:paraId="13A9E75E" w14:textId="77777777" w:rsidR="00A0577E" w:rsidRPr="001C2735" w:rsidRDefault="00A0577E" w:rsidP="001C2735">
      <w:pPr>
        <w:pStyle w:val="Heading1"/>
      </w:pPr>
      <w:bookmarkStart w:id="0" w:name="_Toc225648272"/>
      <w:bookmarkStart w:id="1" w:name="_Toc225065129"/>
      <w:bookmarkStart w:id="2" w:name="_Toc220188218"/>
      <w:r w:rsidRPr="001C2735">
        <w:lastRenderedPageBreak/>
        <w:t>Overview</w:t>
      </w:r>
      <w:bookmarkEnd w:id="0"/>
      <w:bookmarkEnd w:id="1"/>
      <w:bookmarkEnd w:id="2"/>
    </w:p>
    <w:p w14:paraId="781DC82D" w14:textId="77777777" w:rsidR="00956024" w:rsidRPr="00972855" w:rsidRDefault="00956024" w:rsidP="00972855">
      <w:pPr>
        <w:pStyle w:val="note0"/>
      </w:pPr>
      <w:r w:rsidRPr="00972855">
        <w:t>&lt;</w:t>
      </w:r>
      <w:r w:rsidR="00724FEE" w:rsidRPr="00972855">
        <w:t>This clause provides general introductory information about the product specification&gt;</w:t>
      </w:r>
    </w:p>
    <w:p w14:paraId="29956E0B" w14:textId="77777777" w:rsidR="00E831A7" w:rsidRPr="00972855" w:rsidRDefault="00C623C0" w:rsidP="00666E30">
      <w:pPr>
        <w:pStyle w:val="Heading2"/>
      </w:pPr>
      <w:r w:rsidRPr="00972855">
        <w:t xml:space="preserve"> </w:t>
      </w:r>
      <w:bookmarkStart w:id="3" w:name="_Toc220188219"/>
      <w:r w:rsidR="000F2AEA" w:rsidRPr="00972855">
        <w:t>Introduction</w:t>
      </w:r>
      <w:bookmarkEnd w:id="3"/>
    </w:p>
    <w:p w14:paraId="64AB7409" w14:textId="77777777" w:rsidR="00FE3691" w:rsidRDefault="00724FEE" w:rsidP="00972855">
      <w:pPr>
        <w:pStyle w:val="note0"/>
      </w:pPr>
      <w:r w:rsidRPr="00D73CA5">
        <w:t>&lt;Provide a general introduction regarding the intent and use of this product specification</w:t>
      </w:r>
    </w:p>
    <w:p w14:paraId="208F6785" w14:textId="77777777" w:rsidR="0075590B" w:rsidRPr="009608F5" w:rsidRDefault="0075590B" w:rsidP="00EA3783">
      <w:pPr>
        <w:pStyle w:val="Heading2"/>
      </w:pPr>
      <w:bookmarkStart w:id="4" w:name="_Toc220188220"/>
      <w:r w:rsidRPr="009608F5">
        <w:t>Scope</w:t>
      </w:r>
      <w:bookmarkEnd w:id="4"/>
    </w:p>
    <w:p w14:paraId="38832286" w14:textId="77777777" w:rsidR="0075590B" w:rsidRPr="00EA3783" w:rsidRDefault="0075590B" w:rsidP="0075590B">
      <w:pPr>
        <w:spacing w:after="120" w:line="240" w:lineRule="auto"/>
        <w:rPr>
          <w:i/>
          <w:iCs/>
          <w:color w:val="EE0000"/>
        </w:rPr>
      </w:pPr>
      <w:r w:rsidRPr="00EA3783">
        <w:rPr>
          <w:i/>
          <w:iCs/>
          <w:color w:val="EE0000"/>
        </w:rPr>
        <w:t xml:space="preserve">&lt;The template below may be </w:t>
      </w:r>
      <w:r w:rsidR="006C513D">
        <w:rPr>
          <w:i/>
          <w:iCs/>
          <w:color w:val="EE0000"/>
        </w:rPr>
        <w:t>modified</w:t>
      </w:r>
      <w:r w:rsidRPr="00EA3783">
        <w:rPr>
          <w:i/>
          <w:iCs/>
          <w:color w:val="EE0000"/>
        </w:rPr>
        <w:t xml:space="preserve"> or extended at Product Specification developer discretion.&gt;</w:t>
      </w:r>
    </w:p>
    <w:p w14:paraId="19D033EB" w14:textId="77777777" w:rsidR="006C513D" w:rsidRDefault="0075590B" w:rsidP="0075590B">
      <w:pPr>
        <w:spacing w:after="120" w:line="240" w:lineRule="auto"/>
      </w:pPr>
      <w:r w:rsidRPr="0075590B">
        <w:t xml:space="preserve">This document describes an S-100 compliant Product Specification for the encapsulation and data transfer of </w:t>
      </w:r>
      <w:r w:rsidRPr="00EA3783">
        <w:rPr>
          <w:color w:val="EE0000"/>
        </w:rPr>
        <w:t>&lt;phrase describing data product&gt;</w:t>
      </w:r>
      <w:r w:rsidRPr="0075590B">
        <w:t xml:space="preserve"> for use in </w:t>
      </w:r>
      <w:r w:rsidRPr="00EA3783">
        <w:rPr>
          <w:color w:val="EE0000"/>
        </w:rPr>
        <w:t>&lt;intended application(s)&gt;</w:t>
      </w:r>
      <w:r w:rsidRPr="0075590B">
        <w:t>. This Product Specification includes the content model, the encoding, the feature catalogue and metadata.</w:t>
      </w:r>
    </w:p>
    <w:p w14:paraId="63646B8D" w14:textId="77777777" w:rsidR="0075590B" w:rsidRPr="00EA3783" w:rsidRDefault="006C513D" w:rsidP="00EA3783">
      <w:pPr>
        <w:spacing w:after="120" w:line="240" w:lineRule="auto"/>
        <w:rPr>
          <w:i/>
          <w:iCs/>
          <w:color w:val="EE0000"/>
        </w:rPr>
      </w:pPr>
      <w:r w:rsidRPr="00EA3783">
        <w:rPr>
          <w:i/>
          <w:iCs/>
          <w:color w:val="EE0000"/>
        </w:rPr>
        <w:t>&lt;Optional sentence(s) summarizing us</w:t>
      </w:r>
      <w:r>
        <w:rPr>
          <w:i/>
          <w:iCs/>
          <w:color w:val="EE0000"/>
        </w:rPr>
        <w:t>e scenario(s) for the product</w:t>
      </w:r>
      <w:r w:rsidRPr="00EA3783">
        <w:rPr>
          <w:i/>
          <w:iCs/>
          <w:color w:val="EE0000"/>
        </w:rPr>
        <w:t xml:space="preserve"> may be added</w:t>
      </w:r>
      <w:r>
        <w:rPr>
          <w:i/>
          <w:iCs/>
          <w:color w:val="EE0000"/>
        </w:rPr>
        <w:t xml:space="preserve"> if relevant to the scope</w:t>
      </w:r>
      <w:r w:rsidRPr="00EA3783">
        <w:rPr>
          <w:i/>
          <w:iCs/>
          <w:color w:val="EE0000"/>
        </w:rPr>
        <w:t>.</w:t>
      </w:r>
      <w:r>
        <w:rPr>
          <w:i/>
          <w:iCs/>
          <w:color w:val="EE0000"/>
        </w:rPr>
        <w:t>&gt;</w:t>
      </w:r>
    </w:p>
    <w:p w14:paraId="1E7EEE5F" w14:textId="77777777" w:rsidR="00816736" w:rsidRPr="00972855" w:rsidRDefault="00AC2813" w:rsidP="00666E30">
      <w:pPr>
        <w:pStyle w:val="Heading2"/>
      </w:pPr>
      <w:bookmarkStart w:id="5" w:name="_Toc220188221"/>
      <w:r w:rsidRPr="00972855">
        <w:t>References</w:t>
      </w:r>
      <w:bookmarkEnd w:id="5"/>
    </w:p>
    <w:p w14:paraId="068B6671" w14:textId="77777777" w:rsidR="00C61F76" w:rsidRDefault="00C61F76" w:rsidP="00C53B69">
      <w:pPr>
        <w:rPr>
          <w:lang w:eastAsia="en-GB"/>
        </w:rPr>
      </w:pPr>
      <w:r>
        <w:rPr>
          <w:lang w:eastAsia="en-GB"/>
        </w:rPr>
        <w:t>S-100</w:t>
      </w:r>
      <w:r>
        <w:rPr>
          <w:lang w:eastAsia="en-GB"/>
        </w:rPr>
        <w:tab/>
      </w:r>
      <w:r>
        <w:rPr>
          <w:lang w:eastAsia="en-GB"/>
        </w:rPr>
        <w:tab/>
        <w:t xml:space="preserve">IHO </w:t>
      </w:r>
      <w:r w:rsidRPr="009F0E60">
        <w:rPr>
          <w:lang w:eastAsia="en-GB"/>
        </w:rPr>
        <w:t xml:space="preserve">Universal </w:t>
      </w:r>
      <w:r w:rsidR="001D74D7" w:rsidRPr="009F0E60">
        <w:rPr>
          <w:lang w:eastAsia="en-GB"/>
        </w:rPr>
        <w:t xml:space="preserve">Hydrographic </w:t>
      </w:r>
      <w:r w:rsidRPr="009F0E60">
        <w:rPr>
          <w:lang w:eastAsia="en-GB"/>
        </w:rPr>
        <w:t>Data</w:t>
      </w:r>
      <w:r>
        <w:rPr>
          <w:lang w:eastAsia="en-GB"/>
        </w:rPr>
        <w:t xml:space="preserve"> Model</w:t>
      </w:r>
    </w:p>
    <w:p w14:paraId="2C338DD0" w14:textId="732683B9" w:rsidR="00A90A96" w:rsidRPr="00A90A96" w:rsidRDefault="00A90A96" w:rsidP="00C53B69">
      <w:pPr>
        <w:rPr>
          <w:i/>
          <w:iCs/>
          <w:color w:val="EE0000"/>
          <w:lang w:eastAsia="en-GB"/>
        </w:rPr>
      </w:pPr>
      <w:r w:rsidRPr="00A90A96">
        <w:rPr>
          <w:i/>
          <w:iCs/>
          <w:color w:val="EE0000"/>
          <w:lang w:eastAsia="en-GB"/>
        </w:rPr>
        <w:t>&lt;Insert other references&gt;</w:t>
      </w:r>
    </w:p>
    <w:p w14:paraId="62F9FD80" w14:textId="32AAA7EB" w:rsidR="00CF4634" w:rsidRDefault="00CF4634" w:rsidP="00E1354F">
      <w:pPr>
        <w:pStyle w:val="Heading2"/>
      </w:pPr>
      <w:bookmarkStart w:id="6" w:name="_Toc205844527"/>
      <w:bookmarkStart w:id="7" w:name="_Toc205844863"/>
      <w:bookmarkStart w:id="8" w:name="_Toc205846130"/>
      <w:bookmarkStart w:id="9" w:name="_Toc205846297"/>
      <w:bookmarkStart w:id="10" w:name="_Toc205848169"/>
      <w:bookmarkStart w:id="11" w:name="_Toc205849786"/>
      <w:bookmarkStart w:id="12" w:name="_Toc205844528"/>
      <w:bookmarkStart w:id="13" w:name="_Toc205844864"/>
      <w:bookmarkStart w:id="14" w:name="_Toc205846131"/>
      <w:bookmarkStart w:id="15" w:name="_Toc205846298"/>
      <w:bookmarkStart w:id="16" w:name="_Toc205848170"/>
      <w:bookmarkStart w:id="17" w:name="_Toc205849787"/>
      <w:bookmarkStart w:id="18" w:name="_Toc205844529"/>
      <w:bookmarkStart w:id="19" w:name="_Toc205844865"/>
      <w:bookmarkStart w:id="20" w:name="_Toc205846132"/>
      <w:bookmarkStart w:id="21" w:name="_Toc205846299"/>
      <w:bookmarkStart w:id="22" w:name="_Toc205848171"/>
      <w:bookmarkStart w:id="23" w:name="_Toc205849788"/>
      <w:bookmarkStart w:id="24" w:name="_Toc205844530"/>
      <w:bookmarkStart w:id="25" w:name="_Toc205844866"/>
      <w:bookmarkStart w:id="26" w:name="_Toc205846133"/>
      <w:bookmarkStart w:id="27" w:name="_Toc205846300"/>
      <w:bookmarkStart w:id="28" w:name="_Toc205848172"/>
      <w:bookmarkStart w:id="29" w:name="_Toc205849789"/>
      <w:bookmarkStart w:id="30" w:name="_Toc205844531"/>
      <w:bookmarkStart w:id="31" w:name="_Toc205844867"/>
      <w:bookmarkStart w:id="32" w:name="_Toc205846134"/>
      <w:bookmarkStart w:id="33" w:name="_Toc205846301"/>
      <w:bookmarkStart w:id="34" w:name="_Toc205848173"/>
      <w:bookmarkStart w:id="35" w:name="_Toc205849790"/>
      <w:bookmarkStart w:id="36" w:name="_Toc205844532"/>
      <w:bookmarkStart w:id="37" w:name="_Toc205844868"/>
      <w:bookmarkStart w:id="38" w:name="_Toc205846135"/>
      <w:bookmarkStart w:id="39" w:name="_Toc205846302"/>
      <w:bookmarkStart w:id="40" w:name="_Toc205848174"/>
      <w:bookmarkStart w:id="41" w:name="_Toc205849791"/>
      <w:bookmarkStart w:id="42" w:name="_Toc205844533"/>
      <w:bookmarkStart w:id="43" w:name="_Toc205844869"/>
      <w:bookmarkStart w:id="44" w:name="_Toc205846136"/>
      <w:bookmarkStart w:id="45" w:name="_Toc205846303"/>
      <w:bookmarkStart w:id="46" w:name="_Toc205848175"/>
      <w:bookmarkStart w:id="47" w:name="_Toc205849792"/>
      <w:bookmarkStart w:id="48" w:name="_Toc205844534"/>
      <w:bookmarkStart w:id="49" w:name="_Toc205844870"/>
      <w:bookmarkStart w:id="50" w:name="_Toc205846137"/>
      <w:bookmarkStart w:id="51" w:name="_Toc205846304"/>
      <w:bookmarkStart w:id="52" w:name="_Toc205848176"/>
      <w:bookmarkStart w:id="53" w:name="_Toc205849793"/>
      <w:bookmarkStart w:id="54" w:name="_Toc220188222"/>
      <w:bookmarkStart w:id="55" w:name="_Toc225648275"/>
      <w:bookmarkStart w:id="56" w:name="_Toc225065132"/>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t>Terms, definitions, and abbreviations</w:t>
      </w:r>
      <w:bookmarkEnd w:id="54"/>
    </w:p>
    <w:p w14:paraId="23656A59" w14:textId="5400F037" w:rsidR="00F61C52" w:rsidRPr="008233BF" w:rsidRDefault="00F61C52" w:rsidP="009512F4">
      <w:pPr>
        <w:pStyle w:val="Heading3"/>
      </w:pPr>
      <w:bookmarkStart w:id="57" w:name="_Toc220188223"/>
      <w:r w:rsidRPr="008233BF">
        <w:t xml:space="preserve">Terms and </w:t>
      </w:r>
      <w:r w:rsidR="009608F5">
        <w:t>d</w:t>
      </w:r>
      <w:r w:rsidRPr="008233BF">
        <w:t>efinitions</w:t>
      </w:r>
      <w:bookmarkEnd w:id="55"/>
      <w:bookmarkEnd w:id="56"/>
      <w:bookmarkEnd w:id="57"/>
    </w:p>
    <w:p w14:paraId="04AD98ED" w14:textId="77777777" w:rsidR="00DA4B97" w:rsidRPr="00D73CA5" w:rsidRDefault="00724FEE" w:rsidP="00972855">
      <w:pPr>
        <w:pStyle w:val="note0"/>
        <w:rPr>
          <w:rFonts w:cs="Arial"/>
        </w:rPr>
      </w:pPr>
      <w:r w:rsidRPr="00D73CA5">
        <w:rPr>
          <w:lang w:eastAsia="en-GB"/>
        </w:rPr>
        <w:t xml:space="preserve">&lt;Insert Terms and Definitions&gt; </w:t>
      </w:r>
    </w:p>
    <w:p w14:paraId="12D05F3E" w14:textId="77777777" w:rsidR="00F61C52" w:rsidRPr="00D722DC" w:rsidRDefault="00F61C52" w:rsidP="00D722DC">
      <w:pPr>
        <w:pStyle w:val="Heading3"/>
      </w:pPr>
      <w:bookmarkStart w:id="58" w:name="_Toc225648276"/>
      <w:bookmarkStart w:id="59" w:name="_Toc225065133"/>
      <w:bookmarkStart w:id="60" w:name="_Toc220188224"/>
      <w:r w:rsidRPr="00D722DC">
        <w:t>Abbreviations</w:t>
      </w:r>
      <w:bookmarkEnd w:id="58"/>
      <w:bookmarkEnd w:id="59"/>
      <w:bookmarkEnd w:id="60"/>
    </w:p>
    <w:p w14:paraId="5EE28844" w14:textId="77777777" w:rsidR="00724FEE" w:rsidRDefault="00724FEE" w:rsidP="00972855">
      <w:pPr>
        <w:pStyle w:val="note0"/>
      </w:pPr>
      <w:r w:rsidRPr="00D73CA5">
        <w:t xml:space="preserve">&lt;Insert </w:t>
      </w:r>
      <w:r w:rsidR="00D91FD9" w:rsidRPr="00D73CA5">
        <w:t>Abbreviations</w:t>
      </w:r>
      <w:r w:rsidRPr="00D73CA5">
        <w:t>&gt;</w:t>
      </w:r>
    </w:p>
    <w:p w14:paraId="33928221" w14:textId="77777777" w:rsidR="00712F70" w:rsidRDefault="00712F70" w:rsidP="00EA3783">
      <w:pPr>
        <w:pStyle w:val="Heading2"/>
      </w:pPr>
      <w:bookmarkStart w:id="61" w:name="_Toc220188225"/>
      <w:r>
        <w:t xml:space="preserve">Use of </w:t>
      </w:r>
      <w:r w:rsidR="009608F5">
        <w:t>l</w:t>
      </w:r>
      <w:r>
        <w:t>anguage</w:t>
      </w:r>
      <w:bookmarkEnd w:id="61"/>
    </w:p>
    <w:p w14:paraId="1696F545" w14:textId="77777777" w:rsidR="00712F70" w:rsidRPr="006B54D2" w:rsidRDefault="00712F70" w:rsidP="00712F70">
      <w:pPr>
        <w:spacing w:after="120"/>
        <w:rPr>
          <w:lang w:val="en-AU"/>
        </w:rPr>
      </w:pPr>
      <w:r w:rsidRPr="006B54D2">
        <w:rPr>
          <w:lang w:val="en-AU"/>
        </w:rPr>
        <w:t>Within this document:</w:t>
      </w:r>
    </w:p>
    <w:p w14:paraId="384C2445" w14:textId="77777777" w:rsidR="00712F70" w:rsidRPr="006B54D2" w:rsidRDefault="00712F70" w:rsidP="00712F70">
      <w:pPr>
        <w:numPr>
          <w:ilvl w:val="0"/>
          <w:numId w:val="27"/>
        </w:numPr>
        <w:spacing w:after="0" w:line="240" w:lineRule="auto"/>
        <w:rPr>
          <w:lang w:val="en-AU"/>
        </w:rPr>
      </w:pPr>
      <w:r w:rsidRPr="006B54D2">
        <w:rPr>
          <w:lang w:val="en-AU"/>
        </w:rPr>
        <w:t>“Must” indicates a mandatory requirement.</w:t>
      </w:r>
    </w:p>
    <w:p w14:paraId="5C183A7D" w14:textId="77777777" w:rsidR="00712F70" w:rsidRPr="006B54D2" w:rsidRDefault="00712F70" w:rsidP="00712F70">
      <w:pPr>
        <w:pStyle w:val="BodyTextIndent2"/>
        <w:numPr>
          <w:ilvl w:val="0"/>
          <w:numId w:val="27"/>
        </w:numPr>
        <w:spacing w:after="0" w:line="240" w:lineRule="auto"/>
        <w:rPr>
          <w:lang w:val="en-AU"/>
        </w:rPr>
      </w:pPr>
      <w:r w:rsidRPr="006B54D2">
        <w:rPr>
          <w:lang w:val="en-AU"/>
        </w:rPr>
        <w:t>“Should” indicates an optional requirement, that is the recommended process to be followed, but is not mandatory.</w:t>
      </w:r>
    </w:p>
    <w:p w14:paraId="2888BBEE" w14:textId="77777777" w:rsidR="00712F70" w:rsidRDefault="00712F70" w:rsidP="00712F70">
      <w:pPr>
        <w:numPr>
          <w:ilvl w:val="0"/>
          <w:numId w:val="27"/>
        </w:numPr>
        <w:spacing w:after="0" w:line="240" w:lineRule="auto"/>
        <w:rPr>
          <w:lang w:val="en-AU"/>
        </w:rPr>
      </w:pPr>
      <w:r w:rsidRPr="006B54D2">
        <w:rPr>
          <w:lang w:val="en-AU"/>
        </w:rPr>
        <w:t>“May” means “allowed to” or “could possibly”, and is not mandatory.</w:t>
      </w:r>
    </w:p>
    <w:p w14:paraId="209E703B" w14:textId="77777777" w:rsidR="00712F70" w:rsidRPr="009512F4" w:rsidRDefault="00712F70" w:rsidP="00972855">
      <w:pPr>
        <w:pStyle w:val="note0"/>
        <w:rPr>
          <w:i w:val="0"/>
          <w:iCs/>
        </w:rPr>
      </w:pPr>
    </w:p>
    <w:p w14:paraId="794447F2" w14:textId="099DD0F4" w:rsidR="00C92C5E" w:rsidRDefault="00C92C5E" w:rsidP="00666E30">
      <w:pPr>
        <w:pStyle w:val="Heading2"/>
      </w:pPr>
      <w:bookmarkStart w:id="62" w:name="_Toc225648277"/>
      <w:bookmarkStart w:id="63" w:name="_Toc225065134"/>
      <w:bookmarkStart w:id="64" w:name="_Toc220188226"/>
      <w:r w:rsidRPr="008233BF">
        <w:t xml:space="preserve">General </w:t>
      </w:r>
      <w:r w:rsidR="009608F5">
        <w:t>d</w:t>
      </w:r>
      <w:r w:rsidRPr="008233BF">
        <w:t xml:space="preserve">ata </w:t>
      </w:r>
      <w:r w:rsidR="009608F5">
        <w:t>p</w:t>
      </w:r>
      <w:r w:rsidRPr="008233BF">
        <w:t xml:space="preserve">roduct </w:t>
      </w:r>
      <w:r w:rsidR="009608F5">
        <w:t>d</w:t>
      </w:r>
      <w:r w:rsidRPr="008233BF">
        <w:t>escription</w:t>
      </w:r>
      <w:bookmarkEnd w:id="62"/>
      <w:bookmarkEnd w:id="63"/>
      <w:bookmarkEnd w:id="64"/>
    </w:p>
    <w:p w14:paraId="4B88F7D0" w14:textId="6A3A5E86" w:rsidR="009608F5" w:rsidRPr="009608F5" w:rsidRDefault="009608F5" w:rsidP="009608F5">
      <w:pPr>
        <w:spacing w:after="120" w:line="240" w:lineRule="auto"/>
      </w:pPr>
      <w:r w:rsidRPr="009608F5">
        <w:t>NOTE: This clause provides general information regarding the data product.</w:t>
      </w:r>
    </w:p>
    <w:p w14:paraId="3A71ED6F" w14:textId="5C492407" w:rsidR="00C92C5E" w:rsidRPr="00972855" w:rsidRDefault="00C92C5E" w:rsidP="00550C52">
      <w:pPr>
        <w:pStyle w:val="Label1"/>
        <w:spacing w:before="120" w:line="240" w:lineRule="auto"/>
        <w:ind w:left="1699" w:hanging="1699"/>
      </w:pPr>
      <w:r w:rsidRPr="001C2735">
        <w:t>Title:</w:t>
      </w:r>
      <w:r w:rsidR="009608F5">
        <w:tab/>
      </w:r>
      <w:r w:rsidR="009608F5" w:rsidRPr="009512F4">
        <w:rPr>
          <w:b w:val="0"/>
          <w:bCs/>
          <w:color w:val="EE0000"/>
          <w:sz w:val="20"/>
          <w:szCs w:val="20"/>
        </w:rPr>
        <w:t>&lt;This field and the “Name” in the GI Registry Product Specification register must be the same.</w:t>
      </w:r>
      <w:r w:rsidR="0065324A" w:rsidRPr="009512F4">
        <w:rPr>
          <w:b w:val="0"/>
          <w:bCs/>
          <w:color w:val="EE0000"/>
          <w:sz w:val="20"/>
          <w:szCs w:val="20"/>
        </w:rPr>
        <w:t>&gt;</w:t>
      </w:r>
    </w:p>
    <w:p w14:paraId="3FAE8820" w14:textId="77777777" w:rsidR="00C92C5E" w:rsidRPr="009512F4" w:rsidRDefault="00C92C5E" w:rsidP="00550C52">
      <w:pPr>
        <w:pStyle w:val="Label1"/>
        <w:spacing w:before="120" w:line="240" w:lineRule="auto"/>
        <w:ind w:left="1699" w:hanging="1699"/>
        <w:rPr>
          <w:b w:val="0"/>
          <w:bCs/>
          <w:sz w:val="20"/>
          <w:szCs w:val="20"/>
        </w:rPr>
      </w:pPr>
      <w:r w:rsidRPr="00972855">
        <w:t xml:space="preserve">Abstract: </w:t>
      </w:r>
      <w:r w:rsidRPr="00972855">
        <w:tab/>
      </w:r>
    </w:p>
    <w:p w14:paraId="25A9146F" w14:textId="77777777" w:rsidR="00C95E28" w:rsidRPr="009512F4" w:rsidRDefault="00C92C5E" w:rsidP="009512F4">
      <w:pPr>
        <w:pStyle w:val="Label1"/>
        <w:spacing w:before="120" w:line="240" w:lineRule="auto"/>
        <w:rPr>
          <w:b w:val="0"/>
          <w:bCs/>
          <w:sz w:val="20"/>
          <w:szCs w:val="20"/>
        </w:rPr>
      </w:pPr>
      <w:r w:rsidRPr="00972855">
        <w:t xml:space="preserve">Content: </w:t>
      </w:r>
      <w:r w:rsidRPr="00972855">
        <w:tab/>
      </w:r>
    </w:p>
    <w:p w14:paraId="6281B3E0" w14:textId="77777777" w:rsidR="00C92C5E" w:rsidRPr="008233BF" w:rsidRDefault="00C92C5E" w:rsidP="009512F4">
      <w:pPr>
        <w:pStyle w:val="Label1"/>
        <w:spacing w:before="120" w:line="240" w:lineRule="auto"/>
      </w:pPr>
      <w:r w:rsidRPr="00972855">
        <w:t>Spatial Extent:</w:t>
      </w:r>
    </w:p>
    <w:p w14:paraId="24DE7224" w14:textId="77777777" w:rsidR="00D1527E" w:rsidRPr="009512F4" w:rsidRDefault="00C92C5E" w:rsidP="009512F4">
      <w:pPr>
        <w:pStyle w:val="Label2"/>
        <w:spacing w:before="120" w:after="0" w:line="240" w:lineRule="auto"/>
        <w:rPr>
          <w:b w:val="0"/>
          <w:bCs/>
        </w:rPr>
      </w:pPr>
      <w:r w:rsidRPr="008233BF">
        <w:t xml:space="preserve">Description: </w:t>
      </w:r>
    </w:p>
    <w:p w14:paraId="04CD99C9" w14:textId="77777777" w:rsidR="00C92C5E" w:rsidRPr="009512F4" w:rsidRDefault="00C92C5E" w:rsidP="009512F4">
      <w:pPr>
        <w:pStyle w:val="Label2"/>
        <w:spacing w:before="120" w:after="0" w:line="240" w:lineRule="auto"/>
        <w:rPr>
          <w:b w:val="0"/>
          <w:bCs/>
          <w:sz w:val="22"/>
          <w:szCs w:val="22"/>
        </w:rPr>
      </w:pPr>
      <w:r w:rsidRPr="008233BF">
        <w:lastRenderedPageBreak/>
        <w:t xml:space="preserve">East Bounding </w:t>
      </w:r>
      <w:r w:rsidR="00F01D09" w:rsidRPr="008233BF">
        <w:t>Longitude</w:t>
      </w:r>
      <w:r w:rsidRPr="008233BF">
        <w:t>:</w:t>
      </w:r>
      <w:r w:rsidR="008D49AA">
        <w:t xml:space="preserve"> </w:t>
      </w:r>
    </w:p>
    <w:p w14:paraId="5E916B2A" w14:textId="77777777" w:rsidR="00C92C5E" w:rsidRPr="009512F4" w:rsidRDefault="00C92C5E" w:rsidP="009512F4">
      <w:pPr>
        <w:pStyle w:val="Label2"/>
        <w:spacing w:before="120" w:after="0" w:line="240" w:lineRule="auto"/>
        <w:rPr>
          <w:b w:val="0"/>
          <w:bCs/>
        </w:rPr>
      </w:pPr>
      <w:r w:rsidRPr="008233BF">
        <w:t xml:space="preserve">West Bounding </w:t>
      </w:r>
      <w:r w:rsidR="00F01D09" w:rsidRPr="008233BF">
        <w:t xml:space="preserve">Longitude: </w:t>
      </w:r>
    </w:p>
    <w:p w14:paraId="0BC91E7A" w14:textId="77777777" w:rsidR="00C92C5E" w:rsidRPr="009512F4" w:rsidRDefault="00C92C5E" w:rsidP="009512F4">
      <w:pPr>
        <w:pStyle w:val="Label2"/>
        <w:spacing w:before="120" w:after="0" w:line="240" w:lineRule="auto"/>
        <w:rPr>
          <w:b w:val="0"/>
          <w:bCs/>
          <w:sz w:val="22"/>
          <w:szCs w:val="22"/>
        </w:rPr>
      </w:pPr>
      <w:r w:rsidRPr="008233BF">
        <w:t>North Bounding</w:t>
      </w:r>
      <w:r w:rsidR="00F01D09" w:rsidRPr="008233BF">
        <w:t xml:space="preserve"> Latitude:</w:t>
      </w:r>
      <w:r w:rsidR="008D49AA">
        <w:t xml:space="preserve"> </w:t>
      </w:r>
    </w:p>
    <w:p w14:paraId="3DA2D73B" w14:textId="780D5879" w:rsidR="009332CB" w:rsidRPr="00595A33" w:rsidRDefault="00C92C5E" w:rsidP="009512F4">
      <w:pPr>
        <w:pStyle w:val="Label2"/>
        <w:spacing w:before="120" w:after="0" w:line="240" w:lineRule="auto"/>
      </w:pPr>
      <w:r w:rsidRPr="008233BF">
        <w:t xml:space="preserve">South Bounding </w:t>
      </w:r>
      <w:r w:rsidR="00F01D09" w:rsidRPr="008233BF">
        <w:t>Latitude</w:t>
      </w:r>
      <w:r w:rsidR="0065324A" w:rsidRPr="009512F4">
        <w:t>:</w:t>
      </w:r>
      <w:r w:rsidR="0065324A">
        <w:rPr>
          <w:sz w:val="22"/>
          <w:szCs w:val="22"/>
        </w:rPr>
        <w:t xml:space="preserve"> </w:t>
      </w:r>
    </w:p>
    <w:p w14:paraId="2B27D305" w14:textId="77777777" w:rsidR="00C92C5E" w:rsidRDefault="00C92C5E" w:rsidP="009512F4">
      <w:pPr>
        <w:pStyle w:val="Label1"/>
        <w:spacing w:before="120" w:line="240" w:lineRule="auto"/>
      </w:pPr>
      <w:r w:rsidRPr="008233BF">
        <w:t>Purpose:</w:t>
      </w:r>
      <w:r w:rsidRPr="008233BF">
        <w:rPr>
          <w:lang w:eastAsia="en-GB"/>
        </w:rPr>
        <w:t xml:space="preserve"> </w:t>
      </w:r>
      <w:r w:rsidRPr="008233BF">
        <w:rPr>
          <w:lang w:eastAsia="en-GB"/>
        </w:rPr>
        <w:tab/>
      </w:r>
      <w:r w:rsidR="000D6280" w:rsidRPr="008233BF">
        <w:rPr>
          <w:lang w:eastAsia="en-GB"/>
        </w:rPr>
        <w:tab/>
      </w:r>
      <w:r w:rsidRPr="008233BF">
        <w:t xml:space="preserve"> </w:t>
      </w:r>
    </w:p>
    <w:p w14:paraId="31D71F77" w14:textId="77777777" w:rsidR="001221F6" w:rsidRDefault="001221F6" w:rsidP="00595A33">
      <w:pPr>
        <w:autoSpaceDE w:val="0"/>
        <w:autoSpaceDN w:val="0"/>
        <w:adjustRightInd w:val="0"/>
        <w:spacing w:after="0" w:line="240" w:lineRule="auto"/>
        <w:rPr>
          <w:b/>
          <w:sz w:val="22"/>
          <w:szCs w:val="22"/>
        </w:rPr>
      </w:pPr>
    </w:p>
    <w:p w14:paraId="24DED7FF" w14:textId="77777777" w:rsidR="001221F6" w:rsidRDefault="001221F6" w:rsidP="00666E30">
      <w:pPr>
        <w:pStyle w:val="Heading2"/>
      </w:pPr>
      <w:bookmarkStart w:id="65" w:name="_Toc220188227"/>
      <w:r>
        <w:t>Data product specification metadata</w:t>
      </w:r>
      <w:bookmarkEnd w:id="65"/>
    </w:p>
    <w:p w14:paraId="14111B38" w14:textId="77777777" w:rsidR="000F2AEA" w:rsidRPr="00D73CA5" w:rsidRDefault="008D49AA" w:rsidP="00972855">
      <w:pPr>
        <w:pStyle w:val="note0"/>
      </w:pPr>
      <w:r w:rsidRPr="00D73CA5">
        <w:t>&lt;</w:t>
      </w:r>
      <w:r w:rsidR="000F2AEA" w:rsidRPr="00D73CA5">
        <w:t xml:space="preserve">This information uniquely identifies this </w:t>
      </w:r>
      <w:r w:rsidR="00B366A1" w:rsidRPr="00D73CA5">
        <w:t xml:space="preserve">Product Specification </w:t>
      </w:r>
      <w:r w:rsidR="000F2AEA" w:rsidRPr="00D73CA5">
        <w:t>and provides information about its creation and maintenance.</w:t>
      </w:r>
      <w:r w:rsidR="00595A33" w:rsidRPr="00D73CA5">
        <w:t xml:space="preserve">  For further information o</w:t>
      </w:r>
      <w:r w:rsidRPr="00D73CA5">
        <w:t>n dataset metadata see the metadata clause</w:t>
      </w:r>
      <w:r w:rsidR="00595A33" w:rsidRPr="00D73CA5">
        <w:t>.</w:t>
      </w:r>
      <w:r w:rsidR="00A15DCA">
        <w:t xml:space="preserve"> The language describing maintenance should be modified as appropriate.</w:t>
      </w:r>
      <w:r w:rsidRPr="00D73CA5">
        <w:t>&gt;</w:t>
      </w:r>
    </w:p>
    <w:p w14:paraId="6F4DF50E" w14:textId="77777777" w:rsidR="000F2AEA" w:rsidRPr="009512F4" w:rsidRDefault="000F2AEA" w:rsidP="00972855">
      <w:pPr>
        <w:pStyle w:val="Label1"/>
        <w:rPr>
          <w:b w:val="0"/>
          <w:bCs/>
          <w:sz w:val="20"/>
          <w:szCs w:val="20"/>
        </w:rPr>
      </w:pPr>
      <w:r w:rsidRPr="008233BF">
        <w:t>Title:</w:t>
      </w:r>
      <w:r w:rsidRPr="008233BF">
        <w:tab/>
      </w:r>
      <w:r w:rsidRPr="008233BF">
        <w:tab/>
      </w:r>
      <w:r w:rsidR="00AE16E3" w:rsidRPr="009512F4">
        <w:rPr>
          <w:b w:val="0"/>
          <w:bCs/>
          <w:color w:val="EE0000"/>
          <w:sz w:val="20"/>
          <w:szCs w:val="20"/>
        </w:rPr>
        <w:t>&lt;Title of the Product Specification&gt;</w:t>
      </w:r>
    </w:p>
    <w:p w14:paraId="1CBEFF64" w14:textId="2DC55307" w:rsidR="000F2AEA" w:rsidRPr="005F2E54" w:rsidRDefault="000F2AEA" w:rsidP="00C53B69">
      <w:pPr>
        <w:ind w:left="1695" w:hanging="1695"/>
        <w:rPr>
          <w:sz w:val="22"/>
          <w:szCs w:val="22"/>
        </w:rPr>
      </w:pPr>
      <w:r w:rsidRPr="00972855">
        <w:rPr>
          <w:rStyle w:val="Label1Char"/>
        </w:rPr>
        <w:t>S-100 Version:</w:t>
      </w:r>
      <w:r w:rsidRPr="005F2E54">
        <w:rPr>
          <w:b/>
          <w:sz w:val="22"/>
          <w:szCs w:val="22"/>
        </w:rPr>
        <w:tab/>
      </w:r>
      <w:r w:rsidR="00AE16E3" w:rsidRPr="009512F4">
        <w:rPr>
          <w:color w:val="EE0000"/>
        </w:rPr>
        <w:t>X.X.X</w:t>
      </w:r>
    </w:p>
    <w:p w14:paraId="665868FB" w14:textId="6D122D5B" w:rsidR="000F2AEA" w:rsidRPr="008233BF" w:rsidRDefault="008D49AA" w:rsidP="00C53B69">
      <w:r w:rsidRPr="00972855">
        <w:rPr>
          <w:rStyle w:val="Label1Char"/>
        </w:rPr>
        <w:t>S-</w:t>
      </w:r>
      <w:r w:rsidR="00AE16E3" w:rsidRPr="00550C52">
        <w:rPr>
          <w:rStyle w:val="Label1Char"/>
          <w:color w:val="EE0000"/>
        </w:rPr>
        <w:t>1XX</w:t>
      </w:r>
      <w:r w:rsidR="00AE16E3" w:rsidRPr="00972855">
        <w:rPr>
          <w:rStyle w:val="Label1Char"/>
        </w:rPr>
        <w:t xml:space="preserve"> </w:t>
      </w:r>
      <w:r w:rsidR="000F2AEA" w:rsidRPr="00972855">
        <w:rPr>
          <w:rStyle w:val="Label1Char"/>
        </w:rPr>
        <w:t>Version:</w:t>
      </w:r>
      <w:r w:rsidR="000F2AEA" w:rsidRPr="008233BF">
        <w:t xml:space="preserve"> </w:t>
      </w:r>
      <w:r w:rsidR="000F2AEA">
        <w:tab/>
      </w:r>
      <w:r w:rsidR="00AE16E3" w:rsidRPr="009512F4">
        <w:rPr>
          <w:color w:val="EE0000"/>
        </w:rPr>
        <w:t>N.N.N</w:t>
      </w:r>
    </w:p>
    <w:p w14:paraId="68C0543A" w14:textId="77777777" w:rsidR="000F2AEA" w:rsidRPr="00BB2205" w:rsidRDefault="000F2AEA" w:rsidP="00972855">
      <w:pPr>
        <w:pStyle w:val="Label1"/>
        <w:rPr>
          <w:lang w:val="fr-MC"/>
        </w:rPr>
      </w:pPr>
      <w:r w:rsidRPr="00BB2205">
        <w:rPr>
          <w:lang w:val="fr-MC"/>
        </w:rPr>
        <w:t>Date:</w:t>
      </w:r>
      <w:r w:rsidRPr="00BB2205">
        <w:rPr>
          <w:lang w:val="fr-MC"/>
        </w:rPr>
        <w:tab/>
      </w:r>
      <w:r w:rsidRPr="00BB2205">
        <w:rPr>
          <w:lang w:val="fr-MC"/>
        </w:rPr>
        <w:tab/>
      </w:r>
      <w:r w:rsidRPr="00BB2205">
        <w:rPr>
          <w:lang w:val="fr-MC"/>
        </w:rPr>
        <w:tab/>
      </w:r>
      <w:r w:rsidRPr="00BB2205">
        <w:rPr>
          <w:lang w:val="fr-MC"/>
        </w:rPr>
        <w:tab/>
      </w:r>
    </w:p>
    <w:p w14:paraId="356C1641" w14:textId="77777777" w:rsidR="000F2AEA" w:rsidRPr="00BB2205" w:rsidRDefault="000F2AEA" w:rsidP="00972855">
      <w:pPr>
        <w:pStyle w:val="Label1"/>
        <w:rPr>
          <w:lang w:val="fr-MC"/>
        </w:rPr>
      </w:pPr>
      <w:r w:rsidRPr="00BB2205">
        <w:rPr>
          <w:lang w:val="fr-MC"/>
        </w:rPr>
        <w:t xml:space="preserve">Language: </w:t>
      </w:r>
      <w:r w:rsidRPr="00BB2205">
        <w:rPr>
          <w:lang w:val="fr-MC"/>
        </w:rPr>
        <w:tab/>
      </w:r>
    </w:p>
    <w:p w14:paraId="0E9E85A5" w14:textId="77777777" w:rsidR="000F2AEA" w:rsidRPr="00BB2205" w:rsidRDefault="000F2AEA" w:rsidP="00972855">
      <w:pPr>
        <w:pStyle w:val="Label1"/>
        <w:rPr>
          <w:lang w:val="fr-MC"/>
        </w:rPr>
      </w:pPr>
      <w:r w:rsidRPr="00BB2205">
        <w:rPr>
          <w:lang w:val="fr-MC"/>
        </w:rPr>
        <w:t xml:space="preserve">Classification: </w:t>
      </w:r>
      <w:r w:rsidRPr="00BB2205">
        <w:rPr>
          <w:lang w:val="fr-MC"/>
        </w:rPr>
        <w:tab/>
      </w:r>
    </w:p>
    <w:p w14:paraId="7279D019" w14:textId="77777777" w:rsidR="00F949A2" w:rsidRPr="00BB2205" w:rsidRDefault="000F2AEA" w:rsidP="00972855">
      <w:pPr>
        <w:pStyle w:val="Label1"/>
        <w:rPr>
          <w:lang w:val="fr-MC"/>
        </w:rPr>
      </w:pPr>
      <w:r w:rsidRPr="00BB2205">
        <w:rPr>
          <w:lang w:val="fr-MC"/>
        </w:rPr>
        <w:t xml:space="preserve">Contact: </w:t>
      </w:r>
      <w:r w:rsidRPr="00BB2205">
        <w:rPr>
          <w:lang w:val="fr-MC"/>
        </w:rPr>
        <w:tab/>
      </w:r>
      <w:r w:rsidRPr="00BB2205">
        <w:rPr>
          <w:lang w:val="fr-MC"/>
        </w:rPr>
        <w:tab/>
      </w:r>
      <w:r w:rsidRPr="00BB2205">
        <w:rPr>
          <w:lang w:val="fr-MC"/>
        </w:rPr>
        <w:tab/>
      </w:r>
    </w:p>
    <w:p w14:paraId="46314206" w14:textId="77777777" w:rsidR="000F2AEA" w:rsidRPr="00BB2205" w:rsidRDefault="000F2AEA" w:rsidP="00972855">
      <w:pPr>
        <w:pStyle w:val="Label1"/>
        <w:rPr>
          <w:lang w:val="fr-MC"/>
        </w:rPr>
      </w:pPr>
      <w:r w:rsidRPr="00BB2205">
        <w:rPr>
          <w:lang w:val="fr-MC"/>
        </w:rPr>
        <w:t xml:space="preserve">URL: </w:t>
      </w:r>
      <w:r w:rsidRPr="00BB2205">
        <w:rPr>
          <w:lang w:val="fr-MC"/>
        </w:rPr>
        <w:tab/>
      </w:r>
      <w:r w:rsidRPr="00BB2205">
        <w:rPr>
          <w:lang w:val="fr-MC"/>
        </w:rPr>
        <w:tab/>
      </w:r>
      <w:r w:rsidRPr="00BB2205">
        <w:rPr>
          <w:lang w:val="fr-MC"/>
        </w:rPr>
        <w:tab/>
      </w:r>
      <w:r w:rsidRPr="00BB2205">
        <w:rPr>
          <w:lang w:val="fr-MC"/>
        </w:rPr>
        <w:tab/>
      </w:r>
    </w:p>
    <w:p w14:paraId="6ABEAC3B" w14:textId="77777777" w:rsidR="000F2AEA" w:rsidRPr="00BB2205" w:rsidRDefault="000F2AEA" w:rsidP="00972855">
      <w:pPr>
        <w:pStyle w:val="Label1"/>
        <w:rPr>
          <w:lang w:val="fr-MC"/>
        </w:rPr>
      </w:pPr>
      <w:r w:rsidRPr="00BB2205">
        <w:rPr>
          <w:lang w:val="fr-MC"/>
        </w:rPr>
        <w:t xml:space="preserve">Identifier: </w:t>
      </w:r>
      <w:r w:rsidRPr="00BB2205">
        <w:rPr>
          <w:lang w:val="fr-MC"/>
        </w:rPr>
        <w:tab/>
      </w:r>
      <w:r w:rsidRPr="00BB2205">
        <w:rPr>
          <w:lang w:val="fr-MC"/>
        </w:rPr>
        <w:tab/>
      </w:r>
    </w:p>
    <w:p w14:paraId="2FE23B49" w14:textId="77777777" w:rsidR="009F7443" w:rsidRDefault="000F2AEA" w:rsidP="00AE16E3">
      <w:pPr>
        <w:pStyle w:val="Label1"/>
        <w:spacing w:line="240" w:lineRule="auto"/>
        <w:ind w:left="1699" w:hanging="1699"/>
        <w:rPr>
          <w:b w:val="0"/>
          <w:sz w:val="20"/>
          <w:szCs w:val="20"/>
        </w:rPr>
      </w:pPr>
      <w:r w:rsidRPr="008233BF">
        <w:t>Maintenance:</w:t>
      </w:r>
      <w:r w:rsidRPr="008233BF">
        <w:tab/>
      </w:r>
      <w:r w:rsidRPr="008233BF">
        <w:tab/>
      </w:r>
      <w:bookmarkStart w:id="66" w:name="_Hlk122532146"/>
      <w:r w:rsidR="00AE16E3" w:rsidRPr="00AE16E3">
        <w:rPr>
          <w:b w:val="0"/>
          <w:sz w:val="20"/>
          <w:szCs w:val="20"/>
        </w:rPr>
        <w:t>Changes to the Product Specification</w:t>
      </w:r>
      <w:r w:rsidR="00AE16E3" w:rsidRPr="00AE16E3">
        <w:rPr>
          <w:sz w:val="20"/>
          <w:szCs w:val="20"/>
        </w:rPr>
        <w:t xml:space="preserve"> </w:t>
      </w:r>
      <w:r w:rsidR="00AE16E3" w:rsidRPr="00AE16E3">
        <w:rPr>
          <w:b w:val="0"/>
          <w:sz w:val="20"/>
          <w:szCs w:val="20"/>
        </w:rPr>
        <w:t>S-</w:t>
      </w:r>
      <w:r w:rsidR="00AE16E3" w:rsidRPr="009512F4">
        <w:rPr>
          <w:b w:val="0"/>
          <w:color w:val="EE0000"/>
          <w:sz w:val="20"/>
          <w:szCs w:val="20"/>
        </w:rPr>
        <w:t>1XX</w:t>
      </w:r>
      <w:r w:rsidR="00AE16E3" w:rsidRPr="00AE16E3">
        <w:rPr>
          <w:b w:val="0"/>
          <w:sz w:val="20"/>
          <w:szCs w:val="20"/>
        </w:rPr>
        <w:t xml:space="preserve"> are coordinated by </w:t>
      </w:r>
      <w:r w:rsidR="00AE16E3" w:rsidRPr="009512F4">
        <w:rPr>
          <w:b w:val="0"/>
          <w:color w:val="EE0000"/>
          <w:sz w:val="20"/>
          <w:szCs w:val="20"/>
        </w:rPr>
        <w:t>&lt;responsible group or project team&gt;</w:t>
      </w:r>
      <w:r w:rsidR="00AE16E3" w:rsidRPr="00AE16E3">
        <w:rPr>
          <w:b w:val="0"/>
          <w:sz w:val="20"/>
          <w:szCs w:val="20"/>
        </w:rPr>
        <w:t xml:space="preserve"> and made available via the </w:t>
      </w:r>
      <w:r w:rsidR="00AE16E3" w:rsidRPr="009512F4">
        <w:rPr>
          <w:b w:val="0"/>
          <w:color w:val="EE0000"/>
          <w:sz w:val="20"/>
          <w:szCs w:val="20"/>
        </w:rPr>
        <w:t>IHO Publications web site</w:t>
      </w:r>
      <w:r w:rsidR="00AE16E3" w:rsidRPr="00AE16E3">
        <w:rPr>
          <w:b w:val="0"/>
          <w:sz w:val="20"/>
          <w:szCs w:val="20"/>
        </w:rPr>
        <w:t xml:space="preserve">. Maintenance of the Product Specification must conform to </w:t>
      </w:r>
      <w:r w:rsidR="00AE16E3" w:rsidRPr="009512F4">
        <w:rPr>
          <w:b w:val="0"/>
          <w:color w:val="EE0000"/>
          <w:sz w:val="20"/>
          <w:szCs w:val="20"/>
        </w:rPr>
        <w:t>IHO Technical Resolution 2/2007 (</w:t>
      </w:r>
      <w:r w:rsidR="00A15DCA">
        <w:rPr>
          <w:b w:val="0"/>
          <w:color w:val="EE0000"/>
          <w:sz w:val="20"/>
          <w:szCs w:val="20"/>
        </w:rPr>
        <w:t>as amended</w:t>
      </w:r>
      <w:r w:rsidR="00AE16E3" w:rsidRPr="009512F4">
        <w:rPr>
          <w:b w:val="0"/>
          <w:color w:val="EE0000"/>
          <w:sz w:val="20"/>
          <w:szCs w:val="20"/>
        </w:rPr>
        <w:t>)</w:t>
      </w:r>
      <w:r w:rsidR="00AE16E3" w:rsidRPr="00AE16E3">
        <w:rPr>
          <w:b w:val="0"/>
          <w:sz w:val="20"/>
          <w:szCs w:val="20"/>
        </w:rPr>
        <w:t>.</w:t>
      </w:r>
      <w:bookmarkEnd w:id="66"/>
    </w:p>
    <w:p w14:paraId="15092FEC" w14:textId="77777777" w:rsidR="00AE16E3" w:rsidRPr="009512F4" w:rsidRDefault="00AE16E3" w:rsidP="009512F4">
      <w:pPr>
        <w:pStyle w:val="Label1"/>
        <w:spacing w:line="240" w:lineRule="auto"/>
        <w:ind w:left="1699" w:hanging="1699"/>
        <w:rPr>
          <w:rFonts w:eastAsia="Times New Roman" w:cs="Arial"/>
          <w:b w:val="0"/>
          <w:bCs/>
          <w:sz w:val="20"/>
          <w:szCs w:val="20"/>
          <w:lang w:eastAsia="en-GB"/>
        </w:rPr>
      </w:pPr>
    </w:p>
    <w:p w14:paraId="1C802064" w14:textId="77777777" w:rsidR="009F7443" w:rsidRDefault="009F7443" w:rsidP="009512F4">
      <w:pPr>
        <w:pStyle w:val="Heading3"/>
        <w:rPr>
          <w:lang w:eastAsia="en-US"/>
        </w:rPr>
      </w:pPr>
      <w:bookmarkStart w:id="67" w:name="_Toc220188228"/>
      <w:r>
        <w:rPr>
          <w:lang w:eastAsia="en-US"/>
        </w:rPr>
        <w:t>IHO Product Specification Maintenance</w:t>
      </w:r>
      <w:bookmarkEnd w:id="67"/>
    </w:p>
    <w:p w14:paraId="7A6763E2" w14:textId="77777777" w:rsidR="008D49AA" w:rsidRPr="00D73CA5" w:rsidRDefault="008D49AA" w:rsidP="00972855">
      <w:pPr>
        <w:pStyle w:val="note0"/>
        <w:rPr>
          <w:lang w:val="en-US" w:eastAsia="en-US"/>
        </w:rPr>
      </w:pPr>
      <w:r w:rsidRPr="00D73CA5">
        <w:rPr>
          <w:lang w:val="en-US" w:eastAsia="en-US"/>
        </w:rPr>
        <w:t>&lt;This clause should be retained in IHO Product Specifications, for non IHO Product Specifications it may be removed or modified to meet the needs of the organization.&gt;</w:t>
      </w:r>
    </w:p>
    <w:p w14:paraId="6B6FC0D9" w14:textId="77777777" w:rsidR="009F7443" w:rsidRDefault="009F7443" w:rsidP="00D722DC">
      <w:pPr>
        <w:pStyle w:val="Heading4"/>
        <w:rPr>
          <w:lang w:eastAsia="en-US"/>
        </w:rPr>
      </w:pPr>
      <w:r>
        <w:rPr>
          <w:lang w:eastAsia="en-US"/>
        </w:rPr>
        <w:t>Introduction</w:t>
      </w:r>
    </w:p>
    <w:p w14:paraId="39462677" w14:textId="24346FC9" w:rsidR="009F7443" w:rsidRDefault="008D49AA" w:rsidP="00DB035D">
      <w:pPr>
        <w:spacing w:after="120"/>
        <w:rPr>
          <w:lang w:val="en-US" w:eastAsia="en-US"/>
        </w:rPr>
      </w:pPr>
      <w:r>
        <w:rPr>
          <w:lang w:val="en-US" w:eastAsia="en-US"/>
        </w:rPr>
        <w:t xml:space="preserve">Changes to </w:t>
      </w:r>
      <w:r w:rsidRPr="009512F4">
        <w:rPr>
          <w:color w:val="EE0000"/>
          <w:lang w:val="en-US" w:eastAsia="en-US"/>
        </w:rPr>
        <w:t>S-</w:t>
      </w:r>
      <w:r w:rsidR="00A15DCA" w:rsidRPr="009512F4">
        <w:rPr>
          <w:color w:val="EE0000"/>
          <w:lang w:val="en-US" w:eastAsia="en-US"/>
        </w:rPr>
        <w:t>1XX</w:t>
      </w:r>
      <w:r w:rsidR="00A15DCA">
        <w:rPr>
          <w:lang w:val="en-US" w:eastAsia="en-US"/>
        </w:rPr>
        <w:t xml:space="preserve"> </w:t>
      </w:r>
      <w:r w:rsidR="009F7443">
        <w:rPr>
          <w:lang w:val="en-US" w:eastAsia="en-US"/>
        </w:rPr>
        <w:t xml:space="preserve">will be released by the IHO as a new edition, revision, or clarification.  </w:t>
      </w:r>
    </w:p>
    <w:p w14:paraId="533E70C8" w14:textId="77777777" w:rsidR="009F7443" w:rsidRPr="009F7443" w:rsidRDefault="009F7443" w:rsidP="00D722DC">
      <w:pPr>
        <w:pStyle w:val="Heading4"/>
        <w:rPr>
          <w:lang w:eastAsia="en-US"/>
        </w:rPr>
      </w:pPr>
      <w:r>
        <w:rPr>
          <w:lang w:eastAsia="en-US"/>
        </w:rPr>
        <w:t>New Edition</w:t>
      </w:r>
    </w:p>
    <w:p w14:paraId="1D79826C" w14:textId="77A0EF0E" w:rsidR="008F7F95" w:rsidRPr="008F7F95" w:rsidRDefault="009F7443" w:rsidP="00DB035D">
      <w:pPr>
        <w:autoSpaceDE w:val="0"/>
        <w:autoSpaceDN w:val="0"/>
        <w:adjustRightInd w:val="0"/>
        <w:spacing w:after="120" w:line="240" w:lineRule="auto"/>
        <w:rPr>
          <w:rFonts w:cs="Arial"/>
          <w:color w:val="000000"/>
          <w:lang w:val="en-US" w:eastAsia="en-US"/>
        </w:rPr>
      </w:pPr>
      <w:r w:rsidRPr="009F7443">
        <w:rPr>
          <w:rFonts w:cs="Arial"/>
          <w:iCs/>
          <w:color w:val="000000"/>
          <w:lang w:val="en-US" w:eastAsia="en-US"/>
        </w:rPr>
        <w:t>New Editions</w:t>
      </w:r>
      <w:r w:rsidRPr="009F7443">
        <w:rPr>
          <w:rFonts w:cs="Arial"/>
          <w:i/>
          <w:iCs/>
          <w:color w:val="000000"/>
          <w:lang w:val="en-US" w:eastAsia="en-US"/>
        </w:rPr>
        <w:t xml:space="preserve"> </w:t>
      </w:r>
      <w:r w:rsidRPr="008F7F95">
        <w:rPr>
          <w:rFonts w:cs="Arial"/>
          <w:color w:val="000000"/>
          <w:lang w:val="en-US" w:eastAsia="en-US"/>
        </w:rPr>
        <w:t xml:space="preserve">of </w:t>
      </w:r>
      <w:r w:rsidR="00A217FA" w:rsidRPr="00A217FA">
        <w:rPr>
          <w:rFonts w:cs="Arial"/>
          <w:color w:val="FF0000"/>
          <w:lang w:val="en-US" w:eastAsia="en-US"/>
        </w:rPr>
        <w:t>S-</w:t>
      </w:r>
      <w:r w:rsidR="00A15DCA" w:rsidRPr="00A217FA">
        <w:rPr>
          <w:rFonts w:cs="Arial"/>
          <w:color w:val="FF0000"/>
          <w:lang w:val="en-US" w:eastAsia="en-US"/>
        </w:rPr>
        <w:t>1</w:t>
      </w:r>
      <w:r w:rsidR="00A15DCA">
        <w:rPr>
          <w:rFonts w:cs="Arial"/>
          <w:color w:val="FF0000"/>
          <w:lang w:val="en-US" w:eastAsia="en-US"/>
        </w:rPr>
        <w:t>XX</w:t>
      </w:r>
      <w:r w:rsidR="00A15DCA" w:rsidRPr="009F7443">
        <w:rPr>
          <w:rFonts w:cs="Arial"/>
          <w:color w:val="000000"/>
          <w:lang w:val="en-US" w:eastAsia="en-US"/>
        </w:rPr>
        <w:t xml:space="preserve"> </w:t>
      </w:r>
      <w:r w:rsidRPr="009F7443">
        <w:rPr>
          <w:rFonts w:cs="Arial"/>
          <w:color w:val="000000"/>
          <w:lang w:val="en-US" w:eastAsia="en-US"/>
        </w:rPr>
        <w:t xml:space="preserve">introduce significant changes. </w:t>
      </w:r>
      <w:r w:rsidRPr="009F7443">
        <w:rPr>
          <w:rFonts w:cs="Arial"/>
          <w:i/>
          <w:iCs/>
          <w:color w:val="000000"/>
          <w:lang w:val="en-US" w:eastAsia="en-US"/>
        </w:rPr>
        <w:t xml:space="preserve">New Editions </w:t>
      </w:r>
      <w:r w:rsidRPr="009F7443">
        <w:rPr>
          <w:rFonts w:cs="Arial"/>
          <w:color w:val="000000"/>
          <w:lang w:val="en-US" w:eastAsia="en-US"/>
        </w:rPr>
        <w:t xml:space="preserve">enable new concepts, such as the ability to support new functions or applications, or the introduction of new constructs or data types. </w:t>
      </w:r>
      <w:r w:rsidRPr="009F7443">
        <w:rPr>
          <w:rFonts w:cs="Arial"/>
          <w:i/>
          <w:iCs/>
          <w:color w:val="000000"/>
          <w:lang w:val="en-US" w:eastAsia="en-US"/>
        </w:rPr>
        <w:t xml:space="preserve">New Editions </w:t>
      </w:r>
      <w:r w:rsidRPr="009F7443">
        <w:rPr>
          <w:rFonts w:cs="Arial"/>
          <w:color w:val="000000"/>
          <w:lang w:val="en-US" w:eastAsia="en-US"/>
        </w:rPr>
        <w:t xml:space="preserve">are likely to have a significant impact on either existing users or future users </w:t>
      </w:r>
      <w:r w:rsidR="008D49AA">
        <w:rPr>
          <w:rFonts w:cs="Arial"/>
          <w:color w:val="000000"/>
          <w:lang w:val="en-US" w:eastAsia="en-US"/>
        </w:rPr>
        <w:t xml:space="preserve">of </w:t>
      </w:r>
      <w:r w:rsidR="00A15DCA" w:rsidRPr="00550C52">
        <w:rPr>
          <w:rFonts w:cs="Arial"/>
          <w:color w:val="EE0000"/>
          <w:lang w:val="en-US" w:eastAsia="en-US"/>
        </w:rPr>
        <w:t>S-1XX</w:t>
      </w:r>
      <w:r w:rsidRPr="009F7443">
        <w:rPr>
          <w:rFonts w:cs="Arial"/>
          <w:color w:val="000000"/>
          <w:lang w:val="en-US" w:eastAsia="en-US"/>
        </w:rPr>
        <w:t xml:space="preserve">. </w:t>
      </w:r>
    </w:p>
    <w:p w14:paraId="598D33F0" w14:textId="77777777" w:rsidR="008F7F95" w:rsidRDefault="008F7F95" w:rsidP="00D722DC">
      <w:pPr>
        <w:pStyle w:val="Heading4"/>
        <w:rPr>
          <w:lang w:eastAsia="en-US"/>
        </w:rPr>
      </w:pPr>
      <w:r>
        <w:rPr>
          <w:lang w:eastAsia="en-US"/>
        </w:rPr>
        <w:t>Revisions</w:t>
      </w:r>
    </w:p>
    <w:p w14:paraId="190E5BB3" w14:textId="38C2E311" w:rsidR="005E6D54" w:rsidRDefault="009F7443" w:rsidP="00DB035D">
      <w:pPr>
        <w:autoSpaceDE w:val="0"/>
        <w:autoSpaceDN w:val="0"/>
        <w:adjustRightInd w:val="0"/>
        <w:spacing w:after="120" w:line="240" w:lineRule="auto"/>
        <w:rPr>
          <w:rFonts w:cs="Arial"/>
          <w:color w:val="000000"/>
          <w:szCs w:val="22"/>
          <w:lang w:val="en-US" w:eastAsia="en-US"/>
        </w:rPr>
      </w:pPr>
      <w:r w:rsidRPr="009F7443">
        <w:rPr>
          <w:rFonts w:cs="Arial"/>
          <w:i/>
          <w:iCs/>
          <w:color w:val="000000"/>
          <w:szCs w:val="22"/>
          <w:lang w:val="en-US" w:eastAsia="en-US"/>
        </w:rPr>
        <w:t xml:space="preserve">Revisions </w:t>
      </w:r>
      <w:r w:rsidRPr="009F7443">
        <w:rPr>
          <w:rFonts w:cs="Arial"/>
          <w:color w:val="000000"/>
          <w:szCs w:val="22"/>
          <w:lang w:val="en-US" w:eastAsia="en-US"/>
        </w:rPr>
        <w:t xml:space="preserve">are defined as substantive semantic changes to </w:t>
      </w:r>
      <w:r w:rsidR="008D49AA" w:rsidRPr="00A217FA">
        <w:rPr>
          <w:rFonts w:cs="Arial"/>
          <w:color w:val="FF0000"/>
          <w:szCs w:val="22"/>
          <w:lang w:val="en-US" w:eastAsia="en-US"/>
        </w:rPr>
        <w:t>S-</w:t>
      </w:r>
      <w:r w:rsidR="00A15DCA" w:rsidRPr="00A217FA">
        <w:rPr>
          <w:rFonts w:cs="Arial"/>
          <w:color w:val="FF0000"/>
          <w:szCs w:val="22"/>
          <w:lang w:val="en-US" w:eastAsia="en-US"/>
        </w:rPr>
        <w:t>1</w:t>
      </w:r>
      <w:r w:rsidR="00A15DCA">
        <w:rPr>
          <w:rFonts w:cs="Arial"/>
          <w:color w:val="FF0000"/>
          <w:szCs w:val="22"/>
          <w:lang w:val="en-US" w:eastAsia="en-US"/>
        </w:rPr>
        <w:t>XX</w:t>
      </w:r>
      <w:r w:rsidRPr="009F7443">
        <w:rPr>
          <w:rFonts w:cs="Arial"/>
          <w:color w:val="000000"/>
          <w:szCs w:val="22"/>
          <w:lang w:val="en-US" w:eastAsia="en-US"/>
        </w:rPr>
        <w:t xml:space="preserve">. Typically, revisions </w:t>
      </w:r>
      <w:r w:rsidR="00A217FA">
        <w:rPr>
          <w:rFonts w:cs="Arial"/>
          <w:color w:val="000000"/>
          <w:szCs w:val="22"/>
          <w:lang w:val="en-US" w:eastAsia="en-US"/>
        </w:rPr>
        <w:t xml:space="preserve">will change </w:t>
      </w:r>
      <w:r w:rsidR="00A217FA" w:rsidRPr="00A217FA">
        <w:rPr>
          <w:rFonts w:cs="Arial"/>
          <w:color w:val="FF0000"/>
          <w:szCs w:val="22"/>
          <w:lang w:val="en-US" w:eastAsia="en-US"/>
        </w:rPr>
        <w:t>S-</w:t>
      </w:r>
      <w:r w:rsidR="00A15DCA" w:rsidRPr="00A217FA">
        <w:rPr>
          <w:rFonts w:cs="Arial"/>
          <w:color w:val="FF0000"/>
          <w:szCs w:val="22"/>
          <w:lang w:val="en-US" w:eastAsia="en-US"/>
        </w:rPr>
        <w:t>1</w:t>
      </w:r>
      <w:r w:rsidR="00A15DCA">
        <w:rPr>
          <w:rFonts w:cs="Arial"/>
          <w:color w:val="FF0000"/>
          <w:szCs w:val="22"/>
          <w:lang w:val="en-US" w:eastAsia="en-US"/>
        </w:rPr>
        <w:t>XX</w:t>
      </w:r>
      <w:r w:rsidR="00A15DCA" w:rsidRPr="009F7443">
        <w:rPr>
          <w:rFonts w:cs="Arial"/>
          <w:color w:val="000000"/>
          <w:szCs w:val="22"/>
          <w:lang w:val="en-US" w:eastAsia="en-US"/>
        </w:rPr>
        <w:t xml:space="preserve"> </w:t>
      </w:r>
      <w:r w:rsidRPr="009F7443">
        <w:rPr>
          <w:rFonts w:cs="Arial"/>
          <w:color w:val="000000"/>
          <w:szCs w:val="22"/>
          <w:lang w:val="en-US" w:eastAsia="en-US"/>
        </w:rPr>
        <w:t xml:space="preserve">to correct factual errors; introduce necessary changes that have become evident as a result of practical experience or changing circumstances. A </w:t>
      </w:r>
      <w:r w:rsidRPr="009F7443">
        <w:rPr>
          <w:rFonts w:cs="Arial"/>
          <w:i/>
          <w:iCs/>
          <w:color w:val="000000"/>
          <w:szCs w:val="22"/>
          <w:lang w:val="en-US" w:eastAsia="en-US"/>
        </w:rPr>
        <w:t xml:space="preserve">revision </w:t>
      </w:r>
      <w:r w:rsidR="006767ED">
        <w:rPr>
          <w:rFonts w:cs="Arial"/>
          <w:color w:val="000000"/>
          <w:szCs w:val="22"/>
          <w:lang w:val="en-US" w:eastAsia="en-US"/>
        </w:rPr>
        <w:t>must</w:t>
      </w:r>
      <w:r w:rsidRPr="009F7443">
        <w:rPr>
          <w:rFonts w:cs="Arial"/>
          <w:color w:val="000000"/>
          <w:szCs w:val="22"/>
          <w:lang w:val="en-US" w:eastAsia="en-US"/>
        </w:rPr>
        <w:t xml:space="preserve"> not be classified as a clarification. </w:t>
      </w:r>
      <w:r w:rsidRPr="009F7443">
        <w:rPr>
          <w:rFonts w:cs="Arial"/>
          <w:i/>
          <w:iCs/>
          <w:color w:val="000000"/>
          <w:szCs w:val="22"/>
          <w:lang w:val="en-US" w:eastAsia="en-US"/>
        </w:rPr>
        <w:lastRenderedPageBreak/>
        <w:t xml:space="preserve">Revisions </w:t>
      </w:r>
      <w:r w:rsidRPr="009F7443">
        <w:rPr>
          <w:rFonts w:cs="Arial"/>
          <w:color w:val="000000"/>
          <w:szCs w:val="22"/>
          <w:lang w:val="en-US" w:eastAsia="en-US"/>
        </w:rPr>
        <w:t xml:space="preserve">could have an impact on either existing users or future users of </w:t>
      </w:r>
      <w:r w:rsidR="008D49AA">
        <w:rPr>
          <w:rFonts w:cs="Arial"/>
          <w:color w:val="000000"/>
          <w:szCs w:val="22"/>
          <w:lang w:val="en-US" w:eastAsia="en-US"/>
        </w:rPr>
        <w:t>S-10s</w:t>
      </w:r>
      <w:r w:rsidRPr="009F7443">
        <w:rPr>
          <w:rFonts w:cs="Arial"/>
          <w:color w:val="000000"/>
          <w:szCs w:val="22"/>
          <w:lang w:val="en-US" w:eastAsia="en-US"/>
        </w:rPr>
        <w:t xml:space="preserve">. All cumulative </w:t>
      </w:r>
      <w:r w:rsidRPr="009F7443">
        <w:rPr>
          <w:rFonts w:cs="Arial"/>
          <w:i/>
          <w:iCs/>
          <w:color w:val="000000"/>
          <w:szCs w:val="22"/>
          <w:lang w:val="en-US" w:eastAsia="en-US"/>
        </w:rPr>
        <w:t xml:space="preserve">clarifications </w:t>
      </w:r>
      <w:r w:rsidRPr="009F7443">
        <w:rPr>
          <w:rFonts w:cs="Arial"/>
          <w:color w:val="000000"/>
          <w:szCs w:val="22"/>
          <w:lang w:val="en-US" w:eastAsia="en-US"/>
        </w:rPr>
        <w:t xml:space="preserve">must be included with the release of approved corrections revisions. </w:t>
      </w:r>
    </w:p>
    <w:p w14:paraId="56E0AFE0" w14:textId="77777777" w:rsidR="00595A33" w:rsidRDefault="001E561A" w:rsidP="00DB035D">
      <w:pPr>
        <w:pStyle w:val="ISOSecretObservations"/>
        <w:spacing w:before="0" w:after="120" w:line="240" w:lineRule="auto"/>
        <w:jc w:val="both"/>
        <w:rPr>
          <w:sz w:val="20"/>
          <w:lang w:val="en-US"/>
        </w:rPr>
      </w:pPr>
      <w:r w:rsidRPr="001E561A">
        <w:rPr>
          <w:sz w:val="20"/>
          <w:lang w:val="en-US"/>
        </w:rPr>
        <w:t>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portrayal catalogues.</w:t>
      </w:r>
    </w:p>
    <w:p w14:paraId="04C81A04" w14:textId="278DD3F3" w:rsidR="001E561A" w:rsidRDefault="001E561A" w:rsidP="00DB035D">
      <w:pPr>
        <w:autoSpaceDE w:val="0"/>
        <w:autoSpaceDN w:val="0"/>
        <w:adjustRightInd w:val="0"/>
        <w:spacing w:after="120" w:line="240" w:lineRule="auto"/>
        <w:rPr>
          <w:rFonts w:cs="Arial"/>
          <w:color w:val="000000"/>
          <w:szCs w:val="22"/>
          <w:lang w:val="en-US" w:eastAsia="en-US"/>
        </w:rPr>
      </w:pPr>
      <w:r w:rsidRPr="008F7F95">
        <w:rPr>
          <w:rFonts w:cs="Arial"/>
          <w:color w:val="000000"/>
          <w:szCs w:val="22"/>
          <w:lang w:val="en-US" w:eastAsia="en-US"/>
        </w:rPr>
        <w:t>In most cases a new feature or portrayal catalogue wi</w:t>
      </w:r>
      <w:r w:rsidR="008D49AA">
        <w:rPr>
          <w:rFonts w:cs="Arial"/>
          <w:color w:val="000000"/>
          <w:szCs w:val="22"/>
          <w:lang w:val="en-US" w:eastAsia="en-US"/>
        </w:rPr>
        <w:t xml:space="preserve">ll result in a revision of </w:t>
      </w:r>
      <w:r w:rsidR="00A15DCA" w:rsidRPr="00550C52">
        <w:rPr>
          <w:rFonts w:cs="Arial"/>
          <w:color w:val="EE0000"/>
          <w:szCs w:val="22"/>
          <w:lang w:val="en-US" w:eastAsia="en-US"/>
        </w:rPr>
        <w:t>S-1XX</w:t>
      </w:r>
      <w:r w:rsidRPr="008F7F95">
        <w:rPr>
          <w:rFonts w:cs="Arial"/>
          <w:color w:val="000000"/>
          <w:szCs w:val="22"/>
          <w:lang w:val="en-US" w:eastAsia="en-US"/>
        </w:rPr>
        <w:t>.</w:t>
      </w:r>
    </w:p>
    <w:p w14:paraId="0B9AC5AD" w14:textId="77777777" w:rsidR="008F7F95" w:rsidRDefault="008F7F95" w:rsidP="00DB035D">
      <w:pPr>
        <w:autoSpaceDE w:val="0"/>
        <w:autoSpaceDN w:val="0"/>
        <w:adjustRightInd w:val="0"/>
        <w:spacing w:after="120" w:line="240" w:lineRule="auto"/>
        <w:rPr>
          <w:rFonts w:cs="Arial"/>
          <w:color w:val="000000"/>
          <w:sz w:val="22"/>
          <w:szCs w:val="22"/>
          <w:lang w:val="en-US" w:eastAsia="en-US"/>
        </w:rPr>
      </w:pPr>
    </w:p>
    <w:p w14:paraId="4B9E367E" w14:textId="77777777" w:rsidR="008F7F95" w:rsidRDefault="008F7F95" w:rsidP="00D722DC">
      <w:pPr>
        <w:pStyle w:val="Heading4"/>
        <w:rPr>
          <w:lang w:eastAsia="en-US"/>
        </w:rPr>
      </w:pPr>
      <w:r>
        <w:rPr>
          <w:lang w:eastAsia="en-US"/>
        </w:rPr>
        <w:t>Clarification</w:t>
      </w:r>
    </w:p>
    <w:p w14:paraId="0F9D65E7" w14:textId="7AF6E34E" w:rsidR="009F7443" w:rsidRDefault="009F7443" w:rsidP="00DB035D">
      <w:pPr>
        <w:autoSpaceDE w:val="0"/>
        <w:autoSpaceDN w:val="0"/>
        <w:adjustRightInd w:val="0"/>
        <w:spacing w:after="120" w:line="240" w:lineRule="auto"/>
        <w:rPr>
          <w:rFonts w:cs="Arial"/>
          <w:color w:val="000000"/>
          <w:szCs w:val="22"/>
          <w:lang w:val="en-US" w:eastAsia="en-US"/>
        </w:rPr>
      </w:pPr>
      <w:r w:rsidRPr="009F7443">
        <w:rPr>
          <w:rFonts w:cs="Arial"/>
          <w:color w:val="000000"/>
          <w:szCs w:val="22"/>
          <w:lang w:val="en-US" w:eastAsia="en-US"/>
        </w:rPr>
        <w:t xml:space="preserve">Clarifications are non-substantive changes to </w:t>
      </w:r>
      <w:r w:rsidR="00A15DCA" w:rsidRPr="00550C52">
        <w:rPr>
          <w:rFonts w:cs="Arial"/>
          <w:color w:val="EE0000"/>
          <w:szCs w:val="22"/>
          <w:lang w:val="en-US" w:eastAsia="en-US"/>
        </w:rPr>
        <w:t>S-1XX</w:t>
      </w:r>
      <w:r w:rsidRPr="009F7443">
        <w:rPr>
          <w:rFonts w:cs="Arial"/>
          <w:color w:val="000000"/>
          <w:szCs w:val="22"/>
          <w:lang w:val="en-US" w:eastAsia="en-US"/>
        </w:rPr>
        <w:t xml:space="preserve">. Typically, clarifications: remove ambiguity; correct grammatical and spelling errors; amend or update cross references; insert improved graphics in spelling, punctuation and grammar. A clarification must not cause any substantive semantic change to </w:t>
      </w:r>
      <w:r w:rsidR="00A15DCA" w:rsidRPr="00550C52">
        <w:rPr>
          <w:rFonts w:cs="Arial"/>
          <w:color w:val="EE0000"/>
          <w:szCs w:val="22"/>
          <w:lang w:val="en-US" w:eastAsia="en-US"/>
        </w:rPr>
        <w:t>S-1XX</w:t>
      </w:r>
      <w:r w:rsidR="008F7F95" w:rsidRPr="008F7F95">
        <w:rPr>
          <w:rFonts w:cs="Arial"/>
          <w:color w:val="000000"/>
          <w:szCs w:val="22"/>
          <w:lang w:val="en-US" w:eastAsia="en-US"/>
        </w:rPr>
        <w:t>.</w:t>
      </w:r>
      <w:r w:rsidRPr="009F7443">
        <w:rPr>
          <w:rFonts w:cs="Arial"/>
          <w:color w:val="000000"/>
          <w:szCs w:val="22"/>
          <w:lang w:val="en-US" w:eastAsia="en-US"/>
        </w:rPr>
        <w:t xml:space="preserve"> </w:t>
      </w:r>
    </w:p>
    <w:p w14:paraId="245B1880" w14:textId="77777777" w:rsidR="001E561A" w:rsidRDefault="001E561A" w:rsidP="00DB035D">
      <w:pPr>
        <w:autoSpaceDE w:val="0"/>
        <w:autoSpaceDN w:val="0"/>
        <w:adjustRightInd w:val="0"/>
        <w:spacing w:after="120" w:line="240" w:lineRule="auto"/>
        <w:rPr>
          <w:rFonts w:cs="Arial"/>
          <w:color w:val="000000"/>
          <w:szCs w:val="22"/>
          <w:lang w:val="en-US" w:eastAsia="en-US"/>
        </w:rPr>
      </w:pPr>
      <w:r>
        <w:rPr>
          <w:rFonts w:cs="Arial"/>
          <w:color w:val="000000"/>
          <w:szCs w:val="22"/>
          <w:lang w:val="en-US" w:eastAsia="en-US"/>
        </w:rPr>
        <w:t>Changes in a clarification are minor and ensure backward compatibility with the previous versions within the same Edition.  Within the same Edition, a dataset of one clarification version could always be processed with a later version of the feature and portrayal catalogues, and a portrayal catalogue can always rely on earlier versions of the feature catalogues.</w:t>
      </w:r>
    </w:p>
    <w:p w14:paraId="55C7A836" w14:textId="77777777" w:rsidR="008F7F95" w:rsidRDefault="008F7F95" w:rsidP="00D722DC">
      <w:pPr>
        <w:pStyle w:val="Heading4"/>
      </w:pPr>
      <w:r>
        <w:t>Version Numbers</w:t>
      </w:r>
    </w:p>
    <w:p w14:paraId="678D04EB" w14:textId="6C7B122E" w:rsidR="008F7F95" w:rsidRDefault="008F7F95" w:rsidP="00DB035D">
      <w:pPr>
        <w:spacing w:after="120"/>
      </w:pPr>
      <w:r>
        <w:t xml:space="preserve">The associated version control numbering </w:t>
      </w:r>
      <w:r w:rsidR="008D49AA">
        <w:t xml:space="preserve">to identify changes (n) to </w:t>
      </w:r>
      <w:r w:rsidR="00A15DCA" w:rsidRPr="00550C52">
        <w:rPr>
          <w:color w:val="EE0000"/>
        </w:rPr>
        <w:t>S-1XX</w:t>
      </w:r>
      <w:r>
        <w:t xml:space="preserve"> </w:t>
      </w:r>
      <w:r w:rsidR="006767ED">
        <w:t>must</w:t>
      </w:r>
      <w:r>
        <w:t xml:space="preserve"> be as follows:</w:t>
      </w:r>
    </w:p>
    <w:p w14:paraId="28029B64" w14:textId="77777777" w:rsidR="008F7F95" w:rsidRDefault="008F7F95" w:rsidP="00DB035D">
      <w:pPr>
        <w:spacing w:after="120"/>
      </w:pPr>
      <w:r>
        <w:t xml:space="preserve">New Editions denoted as </w:t>
      </w:r>
      <w:r w:rsidRPr="008F7F95">
        <w:rPr>
          <w:b/>
          <w:sz w:val="32"/>
        </w:rPr>
        <w:t>n</w:t>
      </w:r>
      <w:r>
        <w:t>.0.0</w:t>
      </w:r>
    </w:p>
    <w:p w14:paraId="07101403" w14:textId="77777777" w:rsidR="008F7F95" w:rsidRDefault="008F7F95" w:rsidP="00DB035D">
      <w:pPr>
        <w:spacing w:after="120"/>
      </w:pPr>
      <w:r>
        <w:t>Revisions denoted as n.</w:t>
      </w:r>
      <w:r w:rsidRPr="008F7F95">
        <w:rPr>
          <w:b/>
          <w:sz w:val="28"/>
        </w:rPr>
        <w:t>n</w:t>
      </w:r>
      <w:r>
        <w:t>.0</w:t>
      </w:r>
    </w:p>
    <w:p w14:paraId="0EDC71E9" w14:textId="77777777" w:rsidR="000F2AEA" w:rsidRDefault="008F7F95" w:rsidP="00DB035D">
      <w:pPr>
        <w:spacing w:after="120"/>
        <w:rPr>
          <w:b/>
          <w:sz w:val="28"/>
        </w:rPr>
      </w:pPr>
      <w:r>
        <w:t>Clarifications denoted as n.n.</w:t>
      </w:r>
      <w:r w:rsidRPr="008F7F95">
        <w:rPr>
          <w:b/>
          <w:sz w:val="28"/>
        </w:rPr>
        <w:t>n</w:t>
      </w:r>
    </w:p>
    <w:p w14:paraId="3A0AC1AD" w14:textId="77777777" w:rsidR="006435C5" w:rsidRPr="006435C5" w:rsidRDefault="006435C5" w:rsidP="006435C5"/>
    <w:p w14:paraId="49B4CF02" w14:textId="77777777" w:rsidR="00731C05" w:rsidRDefault="004B59B1" w:rsidP="001C2735">
      <w:pPr>
        <w:pStyle w:val="Heading1"/>
      </w:pPr>
      <w:bookmarkStart w:id="68" w:name="_Toc225648278"/>
      <w:bookmarkStart w:id="69" w:name="_Toc225065135"/>
      <w:bookmarkStart w:id="70" w:name="_Toc220188229"/>
      <w:r w:rsidRPr="008233BF">
        <w:t>Specification Scopes</w:t>
      </w:r>
      <w:bookmarkEnd w:id="68"/>
      <w:bookmarkEnd w:id="69"/>
      <w:bookmarkEnd w:id="70"/>
    </w:p>
    <w:p w14:paraId="38764C4E" w14:textId="77777777" w:rsidR="00D73CA5" w:rsidRPr="00D73CA5" w:rsidRDefault="00D73CA5" w:rsidP="00972855">
      <w:pPr>
        <w:pStyle w:val="note0"/>
      </w:pPr>
      <w:r w:rsidRPr="00D73CA5">
        <w:t xml:space="preserve">&lt; Some parts of a product specification may apply to the whole product whereas other parts of the product specification may apply to parts of the product. Coordinate reference system will generally apply to the complete product; whereas maintenance regimes may be different </w:t>
      </w:r>
      <w:r w:rsidR="007529C6">
        <w:t>for</w:t>
      </w:r>
      <w:r w:rsidRPr="00D73CA5">
        <w:t xml:space="preserve"> features. If a specification is homogeneous across the whole data product it is only necessary to define a general scope (root scope), to which each section of the data product specification applies&gt;</w:t>
      </w:r>
    </w:p>
    <w:p w14:paraId="2D5A183D" w14:textId="77777777" w:rsidR="000D6280" w:rsidRPr="008233BF" w:rsidRDefault="000D6280" w:rsidP="00972855">
      <w:pPr>
        <w:pStyle w:val="Label1"/>
      </w:pPr>
      <w:r w:rsidRPr="008233BF">
        <w:t xml:space="preserve">Scope ID: </w:t>
      </w:r>
      <w:r w:rsidRPr="008233BF">
        <w:tab/>
      </w:r>
      <w:r w:rsidRPr="008233BF">
        <w:tab/>
      </w:r>
    </w:p>
    <w:p w14:paraId="7460B612" w14:textId="77777777" w:rsidR="000D6280" w:rsidRPr="008233BF" w:rsidRDefault="000D6280" w:rsidP="00972855">
      <w:pPr>
        <w:pStyle w:val="Label1"/>
      </w:pPr>
      <w:r w:rsidRPr="008233BF">
        <w:t>Level:</w:t>
      </w:r>
      <w:r w:rsidRPr="008233BF">
        <w:tab/>
      </w:r>
      <w:r w:rsidRPr="008233BF">
        <w:tab/>
      </w:r>
      <w:r w:rsidRPr="008233BF">
        <w:tab/>
      </w:r>
      <w:r w:rsidRPr="008233BF">
        <w:tab/>
      </w:r>
      <w:r w:rsidRPr="008233BF">
        <w:tab/>
      </w:r>
      <w:r w:rsidRPr="008233BF">
        <w:tab/>
      </w:r>
      <w:r w:rsidRPr="008233BF">
        <w:tab/>
      </w:r>
    </w:p>
    <w:p w14:paraId="3D35CF8B" w14:textId="77777777" w:rsidR="00FB48D8" w:rsidRDefault="000D6280" w:rsidP="00972855">
      <w:pPr>
        <w:pStyle w:val="Label1"/>
      </w:pPr>
      <w:r w:rsidRPr="008233BF">
        <w:t>Level name:</w:t>
      </w:r>
      <w:r w:rsidRPr="008233BF">
        <w:tab/>
      </w:r>
    </w:p>
    <w:p w14:paraId="5467DCD7" w14:textId="77777777" w:rsidR="00A25DC9" w:rsidRPr="008233BF" w:rsidRDefault="00A25DC9" w:rsidP="001C2735">
      <w:pPr>
        <w:pStyle w:val="Heading1"/>
      </w:pPr>
      <w:bookmarkStart w:id="71" w:name="_Toc225648279"/>
      <w:bookmarkStart w:id="72" w:name="_Toc225065136"/>
      <w:bookmarkStart w:id="73" w:name="_Toc220188230"/>
      <w:r w:rsidRPr="008233BF">
        <w:t>Data</w:t>
      </w:r>
      <w:r w:rsidR="00053ABB">
        <w:t>s</w:t>
      </w:r>
      <w:r w:rsidR="00A25574">
        <w:t xml:space="preserve">et </w:t>
      </w:r>
      <w:bookmarkEnd w:id="71"/>
      <w:bookmarkEnd w:id="72"/>
      <w:r w:rsidR="00A25574">
        <w:t>Identification</w:t>
      </w:r>
      <w:bookmarkEnd w:id="73"/>
    </w:p>
    <w:p w14:paraId="2F8FF9AD" w14:textId="77777777" w:rsidR="000C2C7C" w:rsidRPr="00D73CA5" w:rsidRDefault="00533DDD" w:rsidP="00972855">
      <w:pPr>
        <w:pStyle w:val="note0"/>
      </w:pPr>
      <w:r w:rsidRPr="00D73CA5">
        <w:t>&lt;Information that uniquely identifies the dataset&gt;</w:t>
      </w:r>
    </w:p>
    <w:p w14:paraId="416A25F5" w14:textId="77777777" w:rsidR="00F55B36" w:rsidRPr="00BD2852" w:rsidRDefault="00B356C5" w:rsidP="00972855">
      <w:pPr>
        <w:pStyle w:val="Label1"/>
        <w:rPr>
          <w:sz w:val="20"/>
          <w:szCs w:val="20"/>
        </w:rPr>
      </w:pPr>
      <w:r w:rsidRPr="00BD2852">
        <w:rPr>
          <w:sz w:val="20"/>
          <w:szCs w:val="20"/>
        </w:rPr>
        <w:t xml:space="preserve">Title: </w:t>
      </w:r>
      <w:r w:rsidRPr="00BD2852">
        <w:rPr>
          <w:sz w:val="20"/>
          <w:szCs w:val="20"/>
        </w:rPr>
        <w:tab/>
      </w:r>
      <w:r w:rsidRPr="00BD2852">
        <w:rPr>
          <w:sz w:val="20"/>
          <w:szCs w:val="20"/>
        </w:rPr>
        <w:tab/>
      </w:r>
      <w:r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595A33" w:rsidRPr="00BD2852">
        <w:rPr>
          <w:sz w:val="20"/>
          <w:szCs w:val="20"/>
        </w:rPr>
        <w:tab/>
      </w:r>
      <w:r w:rsidR="00595A33" w:rsidRPr="00BD2852">
        <w:rPr>
          <w:sz w:val="20"/>
          <w:szCs w:val="20"/>
        </w:rPr>
        <w:tab/>
      </w:r>
      <w:r w:rsidR="00595A33" w:rsidRPr="00BD2852">
        <w:rPr>
          <w:sz w:val="20"/>
          <w:szCs w:val="20"/>
        </w:rPr>
        <w:tab/>
      </w:r>
      <w:r w:rsidR="00595A33" w:rsidRPr="00BD2852">
        <w:rPr>
          <w:sz w:val="20"/>
          <w:szCs w:val="20"/>
        </w:rPr>
        <w:tab/>
      </w:r>
      <w:r w:rsidR="00595A33" w:rsidRPr="00BD2852">
        <w:rPr>
          <w:sz w:val="20"/>
          <w:szCs w:val="20"/>
        </w:rPr>
        <w:tab/>
      </w:r>
      <w:r w:rsidR="00595A33" w:rsidRPr="00BD2852">
        <w:rPr>
          <w:sz w:val="20"/>
          <w:szCs w:val="20"/>
        </w:rPr>
        <w:tab/>
      </w:r>
      <w:r w:rsidR="00595A33" w:rsidRPr="00BD2852">
        <w:rPr>
          <w:sz w:val="20"/>
          <w:szCs w:val="20"/>
        </w:rPr>
        <w:tab/>
      </w:r>
      <w:r w:rsidR="00595A33" w:rsidRPr="00BD2852">
        <w:rPr>
          <w:sz w:val="20"/>
          <w:szCs w:val="20"/>
        </w:rPr>
        <w:tab/>
      </w:r>
    </w:p>
    <w:p w14:paraId="203F061E" w14:textId="77777777" w:rsidR="00B356C5" w:rsidRPr="00BD2852" w:rsidRDefault="00B356C5" w:rsidP="00972855">
      <w:pPr>
        <w:pStyle w:val="Label1"/>
        <w:rPr>
          <w:sz w:val="20"/>
          <w:szCs w:val="20"/>
        </w:rPr>
      </w:pPr>
      <w:r w:rsidRPr="00BD2852">
        <w:rPr>
          <w:sz w:val="20"/>
          <w:szCs w:val="20"/>
        </w:rPr>
        <w:t>Alternate Title:</w:t>
      </w:r>
      <w:r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p>
    <w:p w14:paraId="2CDA65C5" w14:textId="77777777" w:rsidR="00B356C5" w:rsidRPr="00BD2852" w:rsidRDefault="00B356C5" w:rsidP="00972855">
      <w:pPr>
        <w:pStyle w:val="Label1"/>
        <w:rPr>
          <w:sz w:val="20"/>
          <w:szCs w:val="20"/>
        </w:rPr>
      </w:pPr>
      <w:r w:rsidRPr="00BD2852">
        <w:rPr>
          <w:sz w:val="20"/>
          <w:szCs w:val="20"/>
        </w:rPr>
        <w:t xml:space="preserve">Abstract: </w:t>
      </w:r>
      <w:r w:rsidRPr="00BD2852">
        <w:rPr>
          <w:sz w:val="20"/>
          <w:szCs w:val="20"/>
        </w:rPr>
        <w:tab/>
      </w:r>
    </w:p>
    <w:p w14:paraId="517F0B3C" w14:textId="77777777" w:rsidR="004279CC" w:rsidRPr="00BD2852" w:rsidRDefault="00B356C5" w:rsidP="00972855">
      <w:pPr>
        <w:pStyle w:val="Label1"/>
        <w:rPr>
          <w:sz w:val="20"/>
          <w:szCs w:val="20"/>
        </w:rPr>
      </w:pPr>
      <w:r w:rsidRPr="00BD2852">
        <w:rPr>
          <w:sz w:val="20"/>
          <w:szCs w:val="20"/>
        </w:rPr>
        <w:lastRenderedPageBreak/>
        <w:t>Topic Category:</w:t>
      </w:r>
      <w:r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r w:rsidR="00D20CD5" w:rsidRPr="00BD2852">
        <w:rPr>
          <w:sz w:val="20"/>
          <w:szCs w:val="20"/>
        </w:rPr>
        <w:tab/>
      </w:r>
    </w:p>
    <w:p w14:paraId="11DEE061" w14:textId="77777777" w:rsidR="00B356C5" w:rsidRPr="00BD2852" w:rsidRDefault="004279CC" w:rsidP="00972855">
      <w:pPr>
        <w:pStyle w:val="Label1"/>
        <w:rPr>
          <w:sz w:val="20"/>
          <w:szCs w:val="20"/>
        </w:rPr>
      </w:pPr>
      <w:r w:rsidRPr="00BD2852">
        <w:rPr>
          <w:sz w:val="20"/>
          <w:szCs w:val="20"/>
        </w:rPr>
        <w:t>Geographic Description:</w:t>
      </w:r>
      <w:r w:rsidRPr="00BD2852">
        <w:rPr>
          <w:sz w:val="20"/>
          <w:szCs w:val="20"/>
        </w:rPr>
        <w:tab/>
      </w:r>
      <w:r w:rsidR="00D20CD5" w:rsidRPr="00BD2852">
        <w:rPr>
          <w:sz w:val="20"/>
          <w:szCs w:val="20"/>
        </w:rPr>
        <w:tab/>
      </w:r>
      <w:r w:rsidR="00D20CD5" w:rsidRPr="00BD2852">
        <w:rPr>
          <w:sz w:val="20"/>
          <w:szCs w:val="20"/>
        </w:rPr>
        <w:tab/>
      </w:r>
    </w:p>
    <w:p w14:paraId="2E52AC13" w14:textId="77777777" w:rsidR="00FA7B6A" w:rsidRPr="00BD2852" w:rsidRDefault="00B356C5" w:rsidP="00972855">
      <w:pPr>
        <w:pStyle w:val="Label1"/>
        <w:rPr>
          <w:sz w:val="20"/>
          <w:szCs w:val="20"/>
        </w:rPr>
      </w:pPr>
      <w:r w:rsidRPr="00BD2852">
        <w:rPr>
          <w:sz w:val="20"/>
          <w:szCs w:val="20"/>
        </w:rPr>
        <w:t>Spatial Resolution</w:t>
      </w:r>
      <w:r w:rsidR="00FA7489" w:rsidRPr="00BD2852">
        <w:rPr>
          <w:sz w:val="20"/>
          <w:szCs w:val="20"/>
        </w:rPr>
        <w:t>:</w:t>
      </w:r>
      <w:r w:rsidR="00D20CD5" w:rsidRPr="00BD2852">
        <w:rPr>
          <w:sz w:val="20"/>
          <w:szCs w:val="20"/>
        </w:rPr>
        <w:tab/>
      </w:r>
    </w:p>
    <w:p w14:paraId="34A02FA4" w14:textId="77777777" w:rsidR="00BD2FBF" w:rsidRPr="00BD2852" w:rsidRDefault="00D20CD5" w:rsidP="00972855">
      <w:pPr>
        <w:pStyle w:val="Label1"/>
        <w:rPr>
          <w:sz w:val="20"/>
          <w:szCs w:val="20"/>
        </w:rPr>
      </w:pPr>
      <w:r w:rsidRPr="00BD2852">
        <w:rPr>
          <w:sz w:val="20"/>
          <w:szCs w:val="20"/>
        </w:rPr>
        <w:t>P</w:t>
      </w:r>
      <w:r w:rsidR="004D032C" w:rsidRPr="00BD2852">
        <w:rPr>
          <w:sz w:val="20"/>
          <w:szCs w:val="20"/>
        </w:rPr>
        <w:t>urpose</w:t>
      </w:r>
      <w:r w:rsidRPr="00BD2852">
        <w:rPr>
          <w:sz w:val="20"/>
          <w:szCs w:val="20"/>
        </w:rPr>
        <w:t>:</w:t>
      </w:r>
      <w:r w:rsidRPr="00BD2852">
        <w:rPr>
          <w:sz w:val="20"/>
          <w:szCs w:val="20"/>
        </w:rPr>
        <w:tab/>
      </w:r>
      <w:r w:rsidR="00BD2FBF" w:rsidRPr="00BD2852">
        <w:rPr>
          <w:sz w:val="20"/>
          <w:szCs w:val="20"/>
        </w:rPr>
        <w:t xml:space="preserve"> </w:t>
      </w:r>
    </w:p>
    <w:p w14:paraId="00507F26" w14:textId="77777777" w:rsidR="004D032C" w:rsidRPr="00BD2852" w:rsidRDefault="00D20CD5" w:rsidP="00972855">
      <w:pPr>
        <w:pStyle w:val="Label1"/>
        <w:rPr>
          <w:sz w:val="20"/>
          <w:szCs w:val="20"/>
        </w:rPr>
      </w:pPr>
      <w:r w:rsidRPr="00BD2852">
        <w:rPr>
          <w:sz w:val="20"/>
          <w:szCs w:val="20"/>
        </w:rPr>
        <w:t>L</w:t>
      </w:r>
      <w:r w:rsidR="004D032C" w:rsidRPr="00BD2852">
        <w:rPr>
          <w:sz w:val="20"/>
          <w:szCs w:val="20"/>
        </w:rPr>
        <w:t>anguage</w:t>
      </w:r>
      <w:r w:rsidRPr="00BD2852">
        <w:rPr>
          <w:sz w:val="20"/>
          <w:szCs w:val="20"/>
        </w:rPr>
        <w:t xml:space="preserve">: </w:t>
      </w:r>
      <w:r w:rsidRPr="00BD2852">
        <w:rPr>
          <w:sz w:val="20"/>
          <w:szCs w:val="20"/>
        </w:rPr>
        <w:tab/>
      </w:r>
      <w:r w:rsidRPr="00BD2852">
        <w:rPr>
          <w:sz w:val="20"/>
          <w:szCs w:val="20"/>
        </w:rPr>
        <w:tab/>
      </w:r>
      <w:r w:rsidRPr="00BD2852">
        <w:rPr>
          <w:sz w:val="20"/>
          <w:szCs w:val="20"/>
        </w:rPr>
        <w:tab/>
      </w:r>
      <w:r w:rsidRPr="00BD2852">
        <w:rPr>
          <w:sz w:val="20"/>
          <w:szCs w:val="20"/>
        </w:rPr>
        <w:tab/>
      </w:r>
      <w:r w:rsidRPr="00BD2852">
        <w:rPr>
          <w:sz w:val="20"/>
          <w:szCs w:val="20"/>
        </w:rPr>
        <w:tab/>
      </w:r>
      <w:r w:rsidRPr="00BD2852">
        <w:rPr>
          <w:sz w:val="20"/>
          <w:szCs w:val="20"/>
        </w:rPr>
        <w:tab/>
      </w:r>
      <w:r w:rsidRPr="00BD2852">
        <w:rPr>
          <w:sz w:val="20"/>
          <w:szCs w:val="20"/>
        </w:rPr>
        <w:tab/>
      </w:r>
    </w:p>
    <w:p w14:paraId="2B2A7CBE" w14:textId="77777777" w:rsidR="00313AE8" w:rsidRPr="00BD2852" w:rsidRDefault="00D20CD5" w:rsidP="00972855">
      <w:pPr>
        <w:pStyle w:val="Labeldata"/>
      </w:pPr>
      <w:r w:rsidRPr="00BD2852">
        <w:rPr>
          <w:rStyle w:val="Label1Char"/>
          <w:sz w:val="20"/>
          <w:szCs w:val="20"/>
        </w:rPr>
        <w:t>C</w:t>
      </w:r>
      <w:r w:rsidR="004D032C" w:rsidRPr="00BD2852">
        <w:rPr>
          <w:rStyle w:val="Label1Char"/>
          <w:sz w:val="20"/>
          <w:szCs w:val="20"/>
        </w:rPr>
        <w:t>lassification</w:t>
      </w:r>
      <w:r w:rsidRPr="00BD2852">
        <w:rPr>
          <w:rStyle w:val="Label1Char"/>
          <w:sz w:val="20"/>
          <w:szCs w:val="20"/>
        </w:rPr>
        <w:t>:</w:t>
      </w:r>
      <w:r w:rsidRPr="00BD2852">
        <w:t xml:space="preserve"> </w:t>
      </w:r>
      <w:r w:rsidRPr="00BD2852">
        <w:tab/>
      </w:r>
      <w:r w:rsidRPr="00BD2852">
        <w:tab/>
      </w:r>
      <w:r w:rsidRPr="00BD2852">
        <w:tab/>
      </w:r>
      <w:r w:rsidRPr="00BD2852">
        <w:tab/>
      </w:r>
      <w:r w:rsidRPr="00BD2852">
        <w:tab/>
      </w:r>
      <w:r w:rsidRPr="00BD2852">
        <w:tab/>
      </w:r>
      <w:r w:rsidR="00313AE8" w:rsidRPr="00BD2852">
        <w:t>Data can be classified as one of the following:</w:t>
      </w:r>
    </w:p>
    <w:p w14:paraId="180057C0" w14:textId="77777777" w:rsidR="00313AE8" w:rsidRPr="00BD2852" w:rsidRDefault="00313AE8" w:rsidP="00972855">
      <w:pPr>
        <w:pStyle w:val="Labeldata"/>
      </w:pPr>
    </w:p>
    <w:p w14:paraId="603310A1" w14:textId="77777777" w:rsidR="00313AE8" w:rsidRPr="00BD2852" w:rsidRDefault="00313AE8" w:rsidP="00972855">
      <w:pPr>
        <w:pStyle w:val="Labeldata"/>
        <w:ind w:left="3420"/>
      </w:pPr>
      <w:r w:rsidRPr="00BD2852">
        <w:t>U</w:t>
      </w:r>
      <w:r w:rsidR="00D20CD5" w:rsidRPr="00BD2852">
        <w:t>nclassified</w:t>
      </w:r>
    </w:p>
    <w:p w14:paraId="2211CCF4" w14:textId="77777777" w:rsidR="00313AE8" w:rsidRPr="00BD2852" w:rsidRDefault="00313AE8" w:rsidP="00972855">
      <w:pPr>
        <w:pStyle w:val="Labeldata"/>
        <w:ind w:left="3420"/>
      </w:pPr>
      <w:r w:rsidRPr="00BD2852">
        <w:t>Restricted</w:t>
      </w:r>
    </w:p>
    <w:p w14:paraId="1FF065AA" w14:textId="77777777" w:rsidR="00313AE8" w:rsidRPr="00BD2852" w:rsidRDefault="00313AE8" w:rsidP="00972855">
      <w:pPr>
        <w:pStyle w:val="Labeldata"/>
        <w:ind w:left="3420"/>
      </w:pPr>
      <w:r w:rsidRPr="00BD2852">
        <w:t>Confidential</w:t>
      </w:r>
    </w:p>
    <w:p w14:paraId="6478E700" w14:textId="77777777" w:rsidR="00313AE8" w:rsidRPr="00BD2852" w:rsidRDefault="00313AE8" w:rsidP="00972855">
      <w:pPr>
        <w:pStyle w:val="Labeldata"/>
        <w:ind w:left="3420"/>
      </w:pPr>
      <w:r w:rsidRPr="00BD2852">
        <w:t>Secret</w:t>
      </w:r>
    </w:p>
    <w:p w14:paraId="0D42C657" w14:textId="77777777" w:rsidR="004D032C" w:rsidRPr="00BD2852" w:rsidRDefault="00313AE8" w:rsidP="00972855">
      <w:pPr>
        <w:pStyle w:val="Labeldata"/>
        <w:ind w:left="3420"/>
      </w:pPr>
      <w:r w:rsidRPr="00BD2852">
        <w:t>Top Secret</w:t>
      </w:r>
      <w:r w:rsidR="00D20CD5" w:rsidRPr="00BD2852">
        <w:t xml:space="preserve"> </w:t>
      </w:r>
    </w:p>
    <w:p w14:paraId="55BFBB31" w14:textId="77777777" w:rsidR="00833FCA" w:rsidRPr="00BD2852" w:rsidRDefault="00833FCA" w:rsidP="00833FCA">
      <w:pPr>
        <w:pStyle w:val="Labeldata"/>
        <w:ind w:left="3420"/>
      </w:pPr>
      <w:r w:rsidRPr="00BD2852">
        <w:t>Sensitive But Unclassified</w:t>
      </w:r>
    </w:p>
    <w:p w14:paraId="377D1A7F" w14:textId="77777777" w:rsidR="00833FCA" w:rsidRPr="00BD2852" w:rsidRDefault="00833FCA" w:rsidP="00833FCA">
      <w:pPr>
        <w:pStyle w:val="Labeldata"/>
        <w:ind w:left="3420"/>
      </w:pPr>
      <w:r w:rsidRPr="00BD2852">
        <w:t>For Official Use Only</w:t>
      </w:r>
    </w:p>
    <w:p w14:paraId="556E4FDB" w14:textId="77777777" w:rsidR="00833FCA" w:rsidRPr="00BD2852" w:rsidRDefault="00833FCA" w:rsidP="00833FCA">
      <w:pPr>
        <w:pStyle w:val="Labeldata"/>
        <w:ind w:left="3420"/>
      </w:pPr>
      <w:r w:rsidRPr="00BD2852">
        <w:t>Protected</w:t>
      </w:r>
    </w:p>
    <w:p w14:paraId="03FA569C" w14:textId="77777777" w:rsidR="00833FCA" w:rsidRPr="00BD2852" w:rsidRDefault="00833FCA" w:rsidP="00833FCA">
      <w:pPr>
        <w:pStyle w:val="Labeldata"/>
        <w:ind w:left="3420"/>
      </w:pPr>
      <w:r w:rsidRPr="00BD2852">
        <w:t xml:space="preserve">Limited Distribution </w:t>
      </w:r>
    </w:p>
    <w:p w14:paraId="35D94E2D" w14:textId="77777777" w:rsidR="00833FCA" w:rsidRPr="00BD2852" w:rsidRDefault="00833FCA" w:rsidP="00833FCA">
      <w:pPr>
        <w:pStyle w:val="Labeldata"/>
        <w:ind w:left="3420"/>
        <w:rPr>
          <w:rFonts w:ascii="Helvetica" w:hAnsi="Helvetica" w:cs="Helvetica"/>
          <w:lang w:val="en-US" w:eastAsia="en-US"/>
        </w:rPr>
      </w:pPr>
    </w:p>
    <w:p w14:paraId="6C98F454" w14:textId="77777777" w:rsidR="004D032C" w:rsidRPr="00BD2852" w:rsidRDefault="00D20CD5" w:rsidP="00972855">
      <w:pPr>
        <w:pStyle w:val="Label1"/>
        <w:rPr>
          <w:rFonts w:cs="Arial"/>
          <w:sz w:val="20"/>
          <w:szCs w:val="20"/>
        </w:rPr>
      </w:pPr>
      <w:r w:rsidRPr="00BD2852">
        <w:rPr>
          <w:sz w:val="20"/>
          <w:szCs w:val="20"/>
        </w:rPr>
        <w:t>S</w:t>
      </w:r>
      <w:r w:rsidR="004D032C" w:rsidRPr="00BD2852">
        <w:rPr>
          <w:sz w:val="20"/>
          <w:szCs w:val="20"/>
        </w:rPr>
        <w:t>patial</w:t>
      </w:r>
      <w:r w:rsidRPr="00BD2852">
        <w:rPr>
          <w:sz w:val="20"/>
          <w:szCs w:val="20"/>
        </w:rPr>
        <w:t xml:space="preserve"> </w:t>
      </w:r>
      <w:r w:rsidR="004D032C" w:rsidRPr="00BD2852">
        <w:rPr>
          <w:sz w:val="20"/>
          <w:szCs w:val="20"/>
        </w:rPr>
        <w:t>Representation</w:t>
      </w:r>
      <w:r w:rsidRPr="00BD2852">
        <w:rPr>
          <w:sz w:val="20"/>
          <w:szCs w:val="20"/>
        </w:rPr>
        <w:t xml:space="preserve"> </w:t>
      </w:r>
      <w:r w:rsidR="004D032C" w:rsidRPr="00BD2852">
        <w:rPr>
          <w:sz w:val="20"/>
          <w:szCs w:val="20"/>
        </w:rPr>
        <w:t>Type</w:t>
      </w:r>
      <w:r w:rsidRPr="00BD2852">
        <w:rPr>
          <w:rFonts w:cs="Arial"/>
          <w:sz w:val="20"/>
          <w:szCs w:val="20"/>
        </w:rPr>
        <w:t xml:space="preserve">: </w:t>
      </w:r>
      <w:r w:rsidRPr="00BD2852">
        <w:rPr>
          <w:rFonts w:cs="Arial"/>
          <w:sz w:val="20"/>
          <w:szCs w:val="20"/>
        </w:rPr>
        <w:tab/>
      </w:r>
    </w:p>
    <w:p w14:paraId="42E22E81" w14:textId="77777777" w:rsidR="004D032C" w:rsidRPr="00BD2852" w:rsidRDefault="00D20CD5" w:rsidP="00972855">
      <w:pPr>
        <w:pStyle w:val="Label1"/>
        <w:rPr>
          <w:rFonts w:cs="Arial"/>
          <w:sz w:val="20"/>
          <w:szCs w:val="20"/>
        </w:rPr>
      </w:pPr>
      <w:r w:rsidRPr="00BD2852">
        <w:rPr>
          <w:rFonts w:cs="Arial"/>
          <w:sz w:val="20"/>
          <w:szCs w:val="20"/>
        </w:rPr>
        <w:t>P</w:t>
      </w:r>
      <w:r w:rsidR="004D032C" w:rsidRPr="00BD2852">
        <w:rPr>
          <w:rFonts w:cs="Arial"/>
          <w:sz w:val="20"/>
          <w:szCs w:val="20"/>
        </w:rPr>
        <w:t>oint</w:t>
      </w:r>
      <w:r w:rsidRPr="00BD2852">
        <w:rPr>
          <w:rFonts w:cs="Arial"/>
          <w:sz w:val="20"/>
          <w:szCs w:val="20"/>
        </w:rPr>
        <w:t xml:space="preserve"> o</w:t>
      </w:r>
      <w:r w:rsidR="004D032C" w:rsidRPr="00BD2852">
        <w:rPr>
          <w:rFonts w:cs="Arial"/>
          <w:sz w:val="20"/>
          <w:szCs w:val="20"/>
        </w:rPr>
        <w:t>f</w:t>
      </w:r>
      <w:r w:rsidRPr="00BD2852">
        <w:rPr>
          <w:rFonts w:cs="Arial"/>
          <w:sz w:val="20"/>
          <w:szCs w:val="20"/>
        </w:rPr>
        <w:t xml:space="preserve"> </w:t>
      </w:r>
      <w:r w:rsidR="004D032C" w:rsidRPr="00BD2852">
        <w:rPr>
          <w:rFonts w:cs="Arial"/>
          <w:sz w:val="20"/>
          <w:szCs w:val="20"/>
        </w:rPr>
        <w:t>Contact</w:t>
      </w:r>
      <w:r w:rsidRPr="00BD2852">
        <w:rPr>
          <w:rFonts w:cs="Arial"/>
          <w:sz w:val="20"/>
          <w:szCs w:val="20"/>
        </w:rPr>
        <w:t xml:space="preserve">: </w:t>
      </w:r>
      <w:r w:rsidRPr="00BD2852">
        <w:rPr>
          <w:rFonts w:cs="Arial"/>
          <w:sz w:val="20"/>
          <w:szCs w:val="20"/>
        </w:rPr>
        <w:tab/>
      </w:r>
      <w:r w:rsidRPr="00BD2852">
        <w:rPr>
          <w:rFonts w:cs="Arial"/>
          <w:sz w:val="20"/>
          <w:szCs w:val="20"/>
        </w:rPr>
        <w:tab/>
      </w:r>
      <w:r w:rsidRPr="00BD2852">
        <w:rPr>
          <w:rFonts w:cs="Arial"/>
          <w:sz w:val="20"/>
          <w:szCs w:val="20"/>
        </w:rPr>
        <w:tab/>
      </w:r>
      <w:r w:rsidRPr="00BD2852">
        <w:rPr>
          <w:rFonts w:cs="Arial"/>
          <w:sz w:val="20"/>
          <w:szCs w:val="20"/>
        </w:rPr>
        <w:tab/>
      </w:r>
      <w:r w:rsidRPr="00BD2852">
        <w:rPr>
          <w:rFonts w:cs="Arial"/>
          <w:sz w:val="20"/>
          <w:szCs w:val="20"/>
        </w:rPr>
        <w:tab/>
      </w:r>
      <w:r w:rsidR="004D032C" w:rsidRPr="00BD2852">
        <w:rPr>
          <w:rFonts w:cs="Arial"/>
          <w:sz w:val="20"/>
          <w:szCs w:val="20"/>
        </w:rPr>
        <w:t xml:space="preserve"> </w:t>
      </w:r>
    </w:p>
    <w:p w14:paraId="7A1EEB98" w14:textId="77777777" w:rsidR="003D1865" w:rsidRPr="00595A33" w:rsidRDefault="00D20CD5" w:rsidP="00972855">
      <w:pPr>
        <w:pStyle w:val="Label1"/>
        <w:rPr>
          <w:rFonts w:cs="Arial"/>
          <w:sz w:val="18"/>
          <w:szCs w:val="18"/>
        </w:rPr>
      </w:pPr>
      <w:r w:rsidRPr="00BD2852">
        <w:rPr>
          <w:rFonts w:cs="Arial"/>
          <w:sz w:val="20"/>
          <w:szCs w:val="20"/>
        </w:rPr>
        <w:t>U</w:t>
      </w:r>
      <w:r w:rsidR="004D032C" w:rsidRPr="00BD2852">
        <w:rPr>
          <w:rFonts w:cs="Arial"/>
          <w:sz w:val="20"/>
          <w:szCs w:val="20"/>
        </w:rPr>
        <w:t>se</w:t>
      </w:r>
      <w:r w:rsidRPr="00BD2852">
        <w:rPr>
          <w:rFonts w:cs="Arial"/>
          <w:sz w:val="20"/>
          <w:szCs w:val="20"/>
        </w:rPr>
        <w:t xml:space="preserve"> </w:t>
      </w:r>
      <w:r w:rsidR="004D032C" w:rsidRPr="00BD2852">
        <w:rPr>
          <w:rFonts w:cs="Arial"/>
          <w:sz w:val="20"/>
          <w:szCs w:val="20"/>
        </w:rPr>
        <w:t>Limitation</w:t>
      </w:r>
      <w:r w:rsidRPr="00BD2852">
        <w:rPr>
          <w:rFonts w:cs="Arial"/>
          <w:sz w:val="20"/>
          <w:szCs w:val="20"/>
        </w:rPr>
        <w:t xml:space="preserve">: </w:t>
      </w:r>
      <w:r w:rsidRPr="00BD2852">
        <w:rPr>
          <w:rFonts w:cs="Arial"/>
          <w:sz w:val="20"/>
          <w:szCs w:val="20"/>
        </w:rPr>
        <w:tab/>
      </w:r>
      <w:r w:rsidRPr="00BD2852">
        <w:rPr>
          <w:rFonts w:cs="Arial"/>
          <w:sz w:val="20"/>
          <w:szCs w:val="20"/>
        </w:rPr>
        <w:tab/>
      </w:r>
      <w:r w:rsidRPr="008233BF">
        <w:rPr>
          <w:rFonts w:cs="Arial"/>
          <w:sz w:val="18"/>
          <w:szCs w:val="18"/>
        </w:rPr>
        <w:tab/>
      </w:r>
      <w:r w:rsidRPr="008233BF">
        <w:rPr>
          <w:rFonts w:cs="Arial"/>
          <w:sz w:val="18"/>
          <w:szCs w:val="18"/>
        </w:rPr>
        <w:tab/>
      </w:r>
      <w:r w:rsidRPr="008233BF">
        <w:rPr>
          <w:rFonts w:cs="Arial"/>
          <w:sz w:val="18"/>
          <w:szCs w:val="18"/>
        </w:rPr>
        <w:tab/>
      </w:r>
      <w:r w:rsidRPr="00763C0E">
        <w:rPr>
          <w:rFonts w:cs="Arial"/>
        </w:rPr>
        <w:t xml:space="preserve"> </w:t>
      </w:r>
    </w:p>
    <w:p w14:paraId="0F41132B" w14:textId="77777777" w:rsidR="00E8406A" w:rsidRPr="008233BF" w:rsidRDefault="00E8406A" w:rsidP="00972855">
      <w:pPr>
        <w:pStyle w:val="Heading1"/>
      </w:pPr>
      <w:bookmarkStart w:id="74" w:name="_Toc225648280"/>
      <w:bookmarkStart w:id="75" w:name="_Toc225065137"/>
      <w:bookmarkStart w:id="76" w:name="_Toc220188231"/>
      <w:r w:rsidRPr="008233BF">
        <w:t>Data Content and structure</w:t>
      </w:r>
      <w:bookmarkEnd w:id="74"/>
      <w:bookmarkEnd w:id="75"/>
      <w:bookmarkEnd w:id="76"/>
    </w:p>
    <w:p w14:paraId="4E89104B" w14:textId="77777777" w:rsidR="00A15E77" w:rsidRDefault="00A15E77" w:rsidP="00666E30">
      <w:pPr>
        <w:pStyle w:val="Heading2"/>
      </w:pPr>
      <w:bookmarkStart w:id="77" w:name="_Toc220188232"/>
      <w:bookmarkStart w:id="78" w:name="_Toc225648281"/>
      <w:bookmarkStart w:id="79" w:name="_Toc225065138"/>
      <w:r>
        <w:t>Introduction</w:t>
      </w:r>
      <w:bookmarkEnd w:id="77"/>
    </w:p>
    <w:p w14:paraId="7B42E582" w14:textId="77777777" w:rsidR="00283D4B" w:rsidRPr="0067722B" w:rsidRDefault="00283D4B" w:rsidP="00972855">
      <w:pPr>
        <w:pStyle w:val="note0"/>
      </w:pPr>
      <w:r w:rsidRPr="00481F12">
        <w:t>&lt;</w:t>
      </w:r>
      <w:r w:rsidR="00220030">
        <w:t xml:space="preserve">This template was designed for feature based product specifications. </w:t>
      </w:r>
      <w:r w:rsidR="00481F12" w:rsidRPr="00481F12">
        <w:t xml:space="preserve">Although the conventional approach is to consider an image </w:t>
      </w:r>
      <w:r w:rsidR="00481F12">
        <w:t xml:space="preserve">or a grid </w:t>
      </w:r>
      <w:r w:rsidR="00481F12" w:rsidRPr="00481F12">
        <w:t>as a unique entity on its own, and to not consider a feature structure, it is proper to consider imagery, gridded and coverage data as feature oriented data. In the simplest form, an image or any set of gridded data can be considered as a single feature. Thus rules for application schema</w:t>
      </w:r>
      <w:r w:rsidR="00481F12">
        <w:t xml:space="preserve"> for feature data apply</w:t>
      </w:r>
      <w:r w:rsidR="00481F12" w:rsidRPr="00481F12">
        <w:t xml:space="preserve"> to imagery and gridded data</w:t>
      </w:r>
      <w:r w:rsidR="00481F12">
        <w:t xml:space="preserve">. </w:t>
      </w:r>
      <w:r w:rsidR="007227E9" w:rsidRPr="007227E9">
        <w:t xml:space="preserve">However, care must be taken to ensure that the application schema accurately defines the Imagery and Gridded </w:t>
      </w:r>
      <w:r w:rsidR="007227E9">
        <w:t>D</w:t>
      </w:r>
      <w:r w:rsidR="007227E9" w:rsidRPr="007227E9">
        <w:t>ata Spatial Schema in accordance with S-100 Part 8 Clause 8</w:t>
      </w:r>
      <w:r w:rsidR="007227E9">
        <w:t>-</w:t>
      </w:r>
      <w:r w:rsidR="007227E9" w:rsidRPr="007227E9">
        <w:t>6</w:t>
      </w:r>
      <w:r w:rsidR="007227E9">
        <w:t xml:space="preserve"> and </w:t>
      </w:r>
      <w:r w:rsidR="00E67350">
        <w:t>t</w:t>
      </w:r>
      <w:r w:rsidR="007227E9">
        <w:t>he Gridded Data Spatial Referencing as defined in Clause 8-8. If the product contains a series or set of images or gridded data sets, then the application schema defining the spatial relationships should</w:t>
      </w:r>
      <w:r w:rsidR="00220030">
        <w:t xml:space="preserve"> </w:t>
      </w:r>
      <w:r w:rsidR="007227E9">
        <w:t xml:space="preserve">be defined as specified </w:t>
      </w:r>
      <w:r w:rsidR="00220030">
        <w:t>in S-100 Part 8 Clause 8-7.</w:t>
      </w:r>
      <w:r w:rsidR="007227E9">
        <w:t xml:space="preserve"> </w:t>
      </w:r>
      <w:r w:rsidRPr="007227E9">
        <w:t>&gt;</w:t>
      </w:r>
    </w:p>
    <w:p w14:paraId="506BAB61" w14:textId="77777777" w:rsidR="007C1591" w:rsidRDefault="00D35AFC" w:rsidP="00666E30">
      <w:pPr>
        <w:pStyle w:val="Heading2"/>
      </w:pPr>
      <w:bookmarkStart w:id="80" w:name="_Toc220188233"/>
      <w:r w:rsidRPr="008233BF">
        <w:t>Application Schema</w:t>
      </w:r>
      <w:bookmarkEnd w:id="78"/>
      <w:bookmarkEnd w:id="79"/>
      <w:r w:rsidR="009E66AF">
        <w:t xml:space="preserve"> </w:t>
      </w:r>
      <w:r w:rsidR="009E66AF">
        <w:rPr>
          <w:color w:val="FF0000"/>
        </w:rPr>
        <w:t>&lt;S-100 Part 3&gt;</w:t>
      </w:r>
      <w:bookmarkEnd w:id="80"/>
    </w:p>
    <w:p w14:paraId="4D9A8B85" w14:textId="77777777" w:rsidR="00283D4B" w:rsidRPr="00D73CA5" w:rsidRDefault="00283D4B" w:rsidP="00972855">
      <w:pPr>
        <w:pStyle w:val="note0"/>
      </w:pPr>
      <w:r w:rsidRPr="00D73CA5">
        <w:t xml:space="preserve">&lt;Normally, the full application schema is described in this section.  It can be described using UML, however, for specifications that </w:t>
      </w:r>
      <w:r w:rsidR="007529C6">
        <w:t>have large application schemas</w:t>
      </w:r>
      <w:r w:rsidRPr="00D73CA5">
        <w:t xml:space="preserve"> it can also be realised in the feature catalogue and the product specification can contain specific examples.&gt;</w:t>
      </w:r>
    </w:p>
    <w:p w14:paraId="3CE73AA5" w14:textId="77777777" w:rsidR="00596942" w:rsidRPr="0039076C" w:rsidRDefault="00313AE8">
      <w:pPr>
        <w:pStyle w:val="Heading1"/>
        <w:pPrChange w:id="81" w:author="Raphael Malyankar" w:date="2026-01-21T22:09:00Z" w16du:dateUtc="2026-01-22T05:09:00Z">
          <w:pPr>
            <w:pStyle w:val="Heading2"/>
          </w:pPr>
        </w:pPrChange>
      </w:pPr>
      <w:bookmarkStart w:id="82" w:name="_Toc225648301"/>
      <w:bookmarkStart w:id="83" w:name="_Toc225065158"/>
      <w:bookmarkStart w:id="84" w:name="_Toc220188234"/>
      <w:bookmarkStart w:id="85" w:name="_Toc225648282"/>
      <w:bookmarkStart w:id="86" w:name="_Toc225065139"/>
      <w:r>
        <w:t>F</w:t>
      </w:r>
      <w:r w:rsidR="00596942" w:rsidRPr="0039076C">
        <w:t>eature Catalogue</w:t>
      </w:r>
      <w:bookmarkEnd w:id="82"/>
      <w:bookmarkEnd w:id="83"/>
      <w:r w:rsidR="00596942" w:rsidRPr="0039076C">
        <w:t xml:space="preserve"> </w:t>
      </w:r>
      <w:r w:rsidR="009E66AF">
        <w:rPr>
          <w:color w:val="FF0000"/>
        </w:rPr>
        <w:t>&lt;S-100 Part 5&gt;</w:t>
      </w:r>
      <w:bookmarkEnd w:id="84"/>
    </w:p>
    <w:p w14:paraId="0DC190CE" w14:textId="77777777" w:rsidR="00E65251" w:rsidRDefault="00E65251">
      <w:pPr>
        <w:pStyle w:val="Heading2"/>
        <w:rPr>
          <w:lang w:eastAsia="en-US"/>
        </w:rPr>
        <w:pPrChange w:id="87" w:author="Raphael Malyankar" w:date="2026-01-21T23:03:00Z" w16du:dateUtc="2026-01-22T06:03:00Z">
          <w:pPr>
            <w:pStyle w:val="Heading3"/>
          </w:pPr>
        </w:pPrChange>
      </w:pPr>
      <w:bookmarkStart w:id="88" w:name="_Toc220188235"/>
      <w:r>
        <w:rPr>
          <w:lang w:eastAsia="en-US"/>
        </w:rPr>
        <w:t>Introduction</w:t>
      </w:r>
      <w:bookmarkEnd w:id="88"/>
    </w:p>
    <w:p w14:paraId="55DCDF8A" w14:textId="63CA5AFC" w:rsidR="00596942" w:rsidRPr="00D73CA5" w:rsidRDefault="00283D4B" w:rsidP="00972855">
      <w:pPr>
        <w:pStyle w:val="note0"/>
      </w:pPr>
      <w:r w:rsidRPr="00D73CA5">
        <w:rPr>
          <w:lang w:eastAsia="en-US"/>
        </w:rPr>
        <w:t>&lt;The S-1</w:t>
      </w:r>
      <w:r w:rsidR="00A15DCA">
        <w:rPr>
          <w:lang w:eastAsia="en-US"/>
        </w:rPr>
        <w:t>XX</w:t>
      </w:r>
      <w:r w:rsidR="00047F6B" w:rsidRPr="00D73CA5">
        <w:rPr>
          <w:lang w:eastAsia="en-US"/>
        </w:rPr>
        <w:t xml:space="preserve"> Feature Catalogue describes the</w:t>
      </w:r>
      <w:r w:rsidR="00596942" w:rsidRPr="00D73CA5">
        <w:rPr>
          <w:lang w:eastAsia="en-US"/>
        </w:rPr>
        <w:t xml:space="preserve"> feature types, information types, </w:t>
      </w:r>
      <w:r w:rsidR="00D7007E" w:rsidRPr="00D73CA5">
        <w:rPr>
          <w:lang w:eastAsia="en-US"/>
        </w:rPr>
        <w:t xml:space="preserve">attributes, </w:t>
      </w:r>
      <w:r w:rsidR="00596942" w:rsidRPr="00D73CA5">
        <w:rPr>
          <w:lang w:eastAsia="en-US"/>
        </w:rPr>
        <w:t xml:space="preserve">attribute values, associations and roles </w:t>
      </w:r>
      <w:r w:rsidR="00047F6B" w:rsidRPr="00D73CA5">
        <w:rPr>
          <w:lang w:eastAsia="en-US"/>
        </w:rPr>
        <w:t>which</w:t>
      </w:r>
      <w:r w:rsidR="007529C6">
        <w:rPr>
          <w:lang w:eastAsia="en-US"/>
        </w:rPr>
        <w:t xml:space="preserve"> may be used in the product</w:t>
      </w:r>
      <w:r w:rsidR="00596942" w:rsidRPr="00D73CA5">
        <w:rPr>
          <w:lang w:eastAsia="en-US"/>
        </w:rPr>
        <w:t xml:space="preserve">. </w:t>
      </w:r>
    </w:p>
    <w:p w14:paraId="15788D86" w14:textId="6242966B" w:rsidR="00220030" w:rsidRDefault="00596942" w:rsidP="00972855">
      <w:pPr>
        <w:pStyle w:val="note0"/>
        <w:rPr>
          <w:lang w:eastAsia="en-US"/>
        </w:rPr>
      </w:pPr>
      <w:r w:rsidRPr="00D73CA5">
        <w:rPr>
          <w:lang w:eastAsia="en-US"/>
        </w:rPr>
        <w:lastRenderedPageBreak/>
        <w:t>The</w:t>
      </w:r>
      <w:r w:rsidR="00283D4B" w:rsidRPr="00D73CA5">
        <w:rPr>
          <w:lang w:eastAsia="en-US"/>
        </w:rPr>
        <w:t xml:space="preserve"> S-1</w:t>
      </w:r>
      <w:r w:rsidR="00A15DCA">
        <w:rPr>
          <w:lang w:eastAsia="en-US"/>
        </w:rPr>
        <w:t>XX</w:t>
      </w:r>
      <w:r w:rsidRPr="00D73CA5">
        <w:rPr>
          <w:lang w:eastAsia="en-US"/>
        </w:rPr>
        <w:t xml:space="preserve"> </w:t>
      </w:r>
      <w:r w:rsidR="005E0678" w:rsidRPr="00D73CA5">
        <w:rPr>
          <w:lang w:eastAsia="en-US"/>
        </w:rPr>
        <w:t xml:space="preserve">Feature Catalogue </w:t>
      </w:r>
      <w:r w:rsidR="00B4247F" w:rsidRPr="00D73CA5">
        <w:rPr>
          <w:lang w:eastAsia="en-US"/>
        </w:rPr>
        <w:t>is</w:t>
      </w:r>
      <w:r w:rsidRPr="00D73CA5">
        <w:rPr>
          <w:lang w:eastAsia="en-US"/>
        </w:rPr>
        <w:t xml:space="preserve"> available </w:t>
      </w:r>
      <w:r w:rsidR="00047F6B" w:rsidRPr="00D73CA5">
        <w:rPr>
          <w:lang w:eastAsia="en-US"/>
        </w:rPr>
        <w:t>in</w:t>
      </w:r>
      <w:r w:rsidR="00D97B37" w:rsidRPr="00D73CA5">
        <w:rPr>
          <w:lang w:eastAsia="en-US"/>
        </w:rPr>
        <w:t xml:space="preserve"> </w:t>
      </w:r>
      <w:r w:rsidR="00047F6B" w:rsidRPr="00D73CA5">
        <w:rPr>
          <w:lang w:eastAsia="en-US"/>
        </w:rPr>
        <w:t xml:space="preserve">an </w:t>
      </w:r>
      <w:r w:rsidRPr="00D73CA5">
        <w:rPr>
          <w:lang w:eastAsia="en-US"/>
        </w:rPr>
        <w:t>XML</w:t>
      </w:r>
      <w:r w:rsidR="00047F6B" w:rsidRPr="00D73CA5">
        <w:rPr>
          <w:lang w:eastAsia="en-US"/>
        </w:rPr>
        <w:t xml:space="preserve"> document</w:t>
      </w:r>
      <w:r w:rsidRPr="00D73CA5">
        <w:rPr>
          <w:lang w:eastAsia="en-US"/>
        </w:rPr>
        <w:t xml:space="preserve"> </w:t>
      </w:r>
      <w:r w:rsidR="00047F6B" w:rsidRPr="00D73CA5">
        <w:rPr>
          <w:lang w:eastAsia="en-US"/>
        </w:rPr>
        <w:t>which conforms to the S-10</w:t>
      </w:r>
      <w:r w:rsidR="00BC1244" w:rsidRPr="00D73CA5">
        <w:rPr>
          <w:lang w:eastAsia="en-US"/>
        </w:rPr>
        <w:t xml:space="preserve">0 XML Feature Catalogue Schema and can be </w:t>
      </w:r>
      <w:r w:rsidR="00283D4B" w:rsidRPr="00D73CA5">
        <w:rPr>
          <w:lang w:eastAsia="en-US"/>
        </w:rPr>
        <w:t>downloaded from the IHO website.</w:t>
      </w:r>
    </w:p>
    <w:p w14:paraId="4CD9FFBB" w14:textId="77777777" w:rsidR="00596942" w:rsidRPr="00AB1B2E" w:rsidRDefault="00220030" w:rsidP="00972855">
      <w:pPr>
        <w:pStyle w:val="note0"/>
        <w:rPr>
          <w:lang w:eastAsia="en-US"/>
        </w:rPr>
      </w:pPr>
      <w:r w:rsidRPr="00AB1B2E">
        <w:rPr>
          <w:lang w:eastAsia="en-US"/>
        </w:rPr>
        <w:t xml:space="preserve">Note, for Imagery and Gridded Data, </w:t>
      </w:r>
      <w:r w:rsidRPr="00AB1B2E">
        <w:t>a coverage is a type of feature so</w:t>
      </w:r>
      <w:r w:rsidR="00AB1B2E" w:rsidRPr="00AB1B2E">
        <w:t xml:space="preserve"> a product specification may not contain a “catalogue” with the exception of the environmental parameter the dataset models.</w:t>
      </w:r>
      <w:r w:rsidR="00AB1B2E">
        <w:t xml:space="preserve"> Therefore much of this clause may be irrelevant.</w:t>
      </w:r>
      <w:r w:rsidRPr="00AB1B2E">
        <w:t xml:space="preserve"> </w:t>
      </w:r>
      <w:r w:rsidR="00283D4B" w:rsidRPr="00AB1B2E">
        <w:rPr>
          <w:lang w:eastAsia="en-US"/>
        </w:rPr>
        <w:t>&gt;</w:t>
      </w:r>
    </w:p>
    <w:p w14:paraId="62348FA9" w14:textId="77777777" w:rsidR="000773A9" w:rsidRDefault="000773A9">
      <w:pPr>
        <w:pStyle w:val="Heading2"/>
        <w:pPrChange w:id="89" w:author="Raphael Malyankar" w:date="2026-01-21T23:03:00Z" w16du:dateUtc="2026-01-22T06:03:00Z">
          <w:pPr>
            <w:pStyle w:val="Heading3"/>
          </w:pPr>
        </w:pPrChange>
      </w:pPr>
      <w:bookmarkStart w:id="90" w:name="_Toc220188236"/>
      <w:r w:rsidRPr="00670C83">
        <w:t>Feature Types</w:t>
      </w:r>
      <w:bookmarkEnd w:id="90"/>
      <w:r w:rsidRPr="00670C83">
        <w:t xml:space="preserve"> </w:t>
      </w:r>
      <w:bookmarkEnd w:id="85"/>
      <w:bookmarkEnd w:id="86"/>
    </w:p>
    <w:p w14:paraId="1578215C" w14:textId="77777777" w:rsidR="00283D4B" w:rsidRPr="0067722B" w:rsidRDefault="00283D4B" w:rsidP="00972855">
      <w:pPr>
        <w:pStyle w:val="note0"/>
      </w:pPr>
      <w:r w:rsidRPr="0067722B">
        <w:t>&lt;The following clauses describe the different feature types that may be used in the feature catalogue.&gt;</w:t>
      </w:r>
    </w:p>
    <w:p w14:paraId="3CA48D88" w14:textId="77777777" w:rsidR="00833E38" w:rsidRPr="008233BF" w:rsidRDefault="00833E38">
      <w:pPr>
        <w:pStyle w:val="Heading3"/>
        <w:rPr>
          <w:rFonts w:eastAsia="Times New Roman" w:cs="Arial"/>
          <w:lang w:eastAsia="en-US"/>
        </w:rPr>
        <w:pPrChange w:id="91" w:author="Raphael Malyankar" w:date="2026-01-21T23:03:00Z" w16du:dateUtc="2026-01-22T06:03:00Z">
          <w:pPr>
            <w:pStyle w:val="Heading4"/>
          </w:pPr>
        </w:pPrChange>
      </w:pPr>
      <w:bookmarkStart w:id="92" w:name="_Toc220188237"/>
      <w:bookmarkStart w:id="93" w:name="_Toc225648283"/>
      <w:bookmarkStart w:id="94" w:name="_Toc225065140"/>
      <w:r>
        <w:t>Geographic</w:t>
      </w:r>
      <w:bookmarkEnd w:id="92"/>
      <w:r>
        <w:t xml:space="preserve"> </w:t>
      </w:r>
    </w:p>
    <w:p w14:paraId="0FD65C59" w14:textId="77777777" w:rsidR="00833E38" w:rsidRPr="00D73CA5" w:rsidRDefault="00283D4B" w:rsidP="00972855">
      <w:pPr>
        <w:pStyle w:val="note0"/>
      </w:pPr>
      <w:r w:rsidRPr="00D73CA5">
        <w:t>&lt;</w:t>
      </w:r>
      <w:r w:rsidR="00833E38" w:rsidRPr="00D73CA5">
        <w:t xml:space="preserve">Geographic (geo) feature types form the principle content of the </w:t>
      </w:r>
      <w:r w:rsidRPr="00D73CA5">
        <w:t>dataset</w:t>
      </w:r>
      <w:r w:rsidR="00833E38" w:rsidRPr="00D73CA5">
        <w:t xml:space="preserve"> and are fully defined by their associated attributes and information types.</w:t>
      </w:r>
      <w:r w:rsidRPr="00D73CA5">
        <w:t>&gt;</w:t>
      </w:r>
    </w:p>
    <w:p w14:paraId="2DA16FD1" w14:textId="77777777" w:rsidR="000773A9" w:rsidRPr="008233BF" w:rsidRDefault="00833E38">
      <w:pPr>
        <w:pStyle w:val="Heading3"/>
        <w:pPrChange w:id="95" w:author="Raphael Malyankar" w:date="2026-01-21T23:03:00Z" w16du:dateUtc="2026-01-22T06:03:00Z">
          <w:pPr>
            <w:pStyle w:val="Heading4"/>
          </w:pPr>
        </w:pPrChange>
      </w:pPr>
      <w:bookmarkStart w:id="96" w:name="_Toc220188238"/>
      <w:r>
        <w:t>Meta</w:t>
      </w:r>
      <w:bookmarkEnd w:id="96"/>
      <w:r>
        <w:t xml:space="preserve"> </w:t>
      </w:r>
      <w:bookmarkEnd w:id="93"/>
      <w:bookmarkEnd w:id="94"/>
      <w:r w:rsidR="0060525E">
        <w:t xml:space="preserve"> </w:t>
      </w:r>
    </w:p>
    <w:p w14:paraId="254B6238" w14:textId="77777777" w:rsidR="00D7007E" w:rsidRPr="00D73CA5" w:rsidRDefault="00283D4B" w:rsidP="00972855">
      <w:pPr>
        <w:pStyle w:val="note0"/>
        <w:rPr>
          <w:lang w:val="en-US" w:eastAsia="en-US"/>
        </w:rPr>
      </w:pPr>
      <w:bookmarkStart w:id="97" w:name="_Toc225648284"/>
      <w:bookmarkStart w:id="98" w:name="_Toc225065141"/>
      <w:r w:rsidRPr="00D73CA5">
        <w:rPr>
          <w:lang w:val="en-US" w:eastAsia="en-US"/>
        </w:rPr>
        <w:t>&lt;</w:t>
      </w:r>
      <w:r w:rsidR="000771BD" w:rsidRPr="00D73CA5">
        <w:rPr>
          <w:lang w:val="en-US" w:eastAsia="en-US"/>
        </w:rPr>
        <w:t xml:space="preserve">Meta features contain information about other features within a data set. </w:t>
      </w:r>
      <w:r w:rsidR="00D7007E" w:rsidRPr="00D73CA5">
        <w:rPr>
          <w:lang w:val="en-US" w:eastAsia="en-US"/>
        </w:rPr>
        <w:t xml:space="preserve">Information </w:t>
      </w:r>
      <w:r w:rsidR="000771BD" w:rsidRPr="00D73CA5">
        <w:rPr>
          <w:lang w:val="en-US" w:eastAsia="en-US"/>
        </w:rPr>
        <w:t>defined by meta features</w:t>
      </w:r>
      <w:r w:rsidR="00D7007E" w:rsidRPr="00D73CA5">
        <w:rPr>
          <w:lang w:val="en-US" w:eastAsia="en-US"/>
        </w:rPr>
        <w:t xml:space="preserve"> </w:t>
      </w:r>
      <w:r w:rsidR="000771BD" w:rsidRPr="00D73CA5">
        <w:rPr>
          <w:lang w:val="en-US" w:eastAsia="en-US"/>
        </w:rPr>
        <w:t>override</w:t>
      </w:r>
      <w:r w:rsidR="00D7007E" w:rsidRPr="00D73CA5">
        <w:rPr>
          <w:lang w:val="en-US" w:eastAsia="en-US"/>
        </w:rPr>
        <w:t xml:space="preserve"> the default </w:t>
      </w:r>
      <w:r w:rsidR="000771BD" w:rsidRPr="00D73CA5">
        <w:rPr>
          <w:lang w:val="en-US" w:eastAsia="en-US"/>
        </w:rPr>
        <w:t xml:space="preserve">metadata values </w:t>
      </w:r>
      <w:r w:rsidR="00D7007E" w:rsidRPr="00D73CA5">
        <w:rPr>
          <w:lang w:val="en-US" w:eastAsia="en-US"/>
        </w:rPr>
        <w:t>defined by the data set descriptive</w:t>
      </w:r>
      <w:r w:rsidR="000771BD" w:rsidRPr="00D73CA5">
        <w:rPr>
          <w:lang w:val="en-US" w:eastAsia="en-US"/>
        </w:rPr>
        <w:t xml:space="preserve"> </w:t>
      </w:r>
      <w:r w:rsidR="00D7007E" w:rsidRPr="00D73CA5">
        <w:rPr>
          <w:lang w:val="en-US" w:eastAsia="en-US"/>
        </w:rPr>
        <w:t xml:space="preserve">records. </w:t>
      </w:r>
    </w:p>
    <w:p w14:paraId="5803C826" w14:textId="77777777" w:rsidR="0060525E" w:rsidRPr="00D73CA5" w:rsidRDefault="00320009" w:rsidP="00972855">
      <w:pPr>
        <w:pStyle w:val="note0"/>
      </w:pPr>
      <w:r w:rsidRPr="00D73CA5">
        <w:t>Meta</w:t>
      </w:r>
      <w:r w:rsidR="0060525E" w:rsidRPr="00D73CA5">
        <w:t xml:space="preserve"> </w:t>
      </w:r>
      <w:r w:rsidR="00724D86" w:rsidRPr="00D73CA5">
        <w:t xml:space="preserve">features </w:t>
      </w:r>
      <w:r w:rsidRPr="00D73CA5">
        <w:t xml:space="preserve">must be used to their maximum extent </w:t>
      </w:r>
      <w:r w:rsidR="0060525E" w:rsidRPr="00D73CA5">
        <w:t xml:space="preserve">to reduce </w:t>
      </w:r>
      <w:r w:rsidR="00724D86" w:rsidRPr="00D73CA5">
        <w:t xml:space="preserve">meta </w:t>
      </w:r>
      <w:r w:rsidR="0060525E" w:rsidRPr="00D73CA5">
        <w:t xml:space="preserve">attribution on individual </w:t>
      </w:r>
      <w:r w:rsidR="004D6435" w:rsidRPr="00D73CA5">
        <w:t>features</w:t>
      </w:r>
      <w:r w:rsidR="0060525E" w:rsidRPr="00D73CA5">
        <w:t>.</w:t>
      </w:r>
      <w:r w:rsidR="00283D4B" w:rsidRPr="00D73CA5">
        <w:t>&gt;</w:t>
      </w:r>
    </w:p>
    <w:p w14:paraId="2422306C" w14:textId="77777777" w:rsidR="001056D7" w:rsidRDefault="00AC61F9">
      <w:pPr>
        <w:pStyle w:val="Heading2"/>
        <w:pPrChange w:id="99" w:author="Raphael Malyankar" w:date="2026-01-21T23:03:00Z" w16du:dateUtc="2026-01-22T06:03:00Z">
          <w:pPr>
            <w:pStyle w:val="Heading3"/>
          </w:pPr>
        </w:pPrChange>
      </w:pPr>
      <w:bookmarkStart w:id="100" w:name="_Toc220188239"/>
      <w:bookmarkStart w:id="101" w:name="_Toc225648285"/>
      <w:bookmarkStart w:id="102" w:name="_Toc225065142"/>
      <w:bookmarkEnd w:id="97"/>
      <w:bookmarkEnd w:id="98"/>
      <w:r>
        <w:t>Feature Relationship</w:t>
      </w:r>
      <w:bookmarkEnd w:id="100"/>
    </w:p>
    <w:p w14:paraId="4EA8782C" w14:textId="77777777" w:rsidR="00CC1A07" w:rsidRPr="00D73CA5" w:rsidRDefault="00283D4B" w:rsidP="00972855">
      <w:pPr>
        <w:pStyle w:val="note0"/>
        <w:rPr>
          <w:rFonts w:eastAsia="Times New Roman"/>
          <w:lang w:eastAsia="en-GB"/>
        </w:rPr>
      </w:pPr>
      <w:r w:rsidRPr="00D73CA5">
        <w:t>&lt;</w:t>
      </w:r>
      <w:r w:rsidR="00AC61F9" w:rsidRPr="00D73CA5">
        <w:t>A feature relationship</w:t>
      </w:r>
      <w:r w:rsidR="004B63A3" w:rsidRPr="00D73CA5">
        <w:t xml:space="preserve"> links instances of one feature type with instances of the same or a different feature type.</w:t>
      </w:r>
      <w:r w:rsidR="001056D7" w:rsidRPr="00D73CA5">
        <w:t xml:space="preserve"> </w:t>
      </w:r>
      <w:r w:rsidRPr="00D73CA5">
        <w:t>There are three common types of feature relationship: Association, Aggregation and Composition</w:t>
      </w:r>
      <w:r w:rsidR="001056D7" w:rsidRPr="00D73CA5">
        <w:t xml:space="preserve"> </w:t>
      </w:r>
      <w:bookmarkStart w:id="103" w:name="_Ref307922365"/>
      <w:r w:rsidRPr="00D73CA5">
        <w:t>&gt;</w:t>
      </w:r>
      <w:bookmarkEnd w:id="101"/>
      <w:bookmarkEnd w:id="102"/>
      <w:bookmarkEnd w:id="103"/>
      <w:r w:rsidRPr="00D73CA5">
        <w:rPr>
          <w:rFonts w:eastAsia="Times New Roman"/>
          <w:lang w:eastAsia="en-GB"/>
        </w:rPr>
        <w:t xml:space="preserve"> </w:t>
      </w:r>
    </w:p>
    <w:p w14:paraId="30172121" w14:textId="77777777" w:rsidR="00BD0CC1" w:rsidRPr="008233BF" w:rsidRDefault="00BD0CC1" w:rsidP="00C53B69">
      <w:pPr>
        <w:autoSpaceDE w:val="0"/>
        <w:autoSpaceDN w:val="0"/>
        <w:adjustRightInd w:val="0"/>
        <w:spacing w:after="0" w:line="240" w:lineRule="auto"/>
        <w:rPr>
          <w:rFonts w:eastAsia="Times New Roman" w:cs="Arial"/>
          <w:lang w:eastAsia="en-US"/>
        </w:rPr>
      </w:pPr>
    </w:p>
    <w:p w14:paraId="025EAD1C" w14:textId="77777777" w:rsidR="00536BE2" w:rsidRPr="00FA703D" w:rsidRDefault="00536BE2">
      <w:pPr>
        <w:pStyle w:val="Heading2"/>
        <w:rPr>
          <w:lang w:eastAsia="en-US"/>
        </w:rPr>
        <w:pPrChange w:id="104" w:author="Raphael Malyankar" w:date="2026-01-21T23:03:00Z" w16du:dateUtc="2026-01-22T06:03:00Z">
          <w:pPr>
            <w:pStyle w:val="Heading3"/>
          </w:pPr>
        </w:pPrChange>
      </w:pPr>
      <w:bookmarkStart w:id="105" w:name="_Toc220188240"/>
      <w:bookmarkStart w:id="106" w:name="_Toc225648292"/>
      <w:bookmarkStart w:id="107" w:name="_Toc225065149"/>
      <w:r w:rsidRPr="00FA703D">
        <w:rPr>
          <w:lang w:eastAsia="en-US"/>
        </w:rPr>
        <w:t>Information Types</w:t>
      </w:r>
      <w:bookmarkEnd w:id="105"/>
    </w:p>
    <w:p w14:paraId="0523AE8B" w14:textId="77777777" w:rsidR="00C3427E" w:rsidRPr="00D73CA5" w:rsidRDefault="00283D4B" w:rsidP="00972855">
      <w:pPr>
        <w:pStyle w:val="note0"/>
        <w:rPr>
          <w:lang w:eastAsia="en-GB"/>
        </w:rPr>
      </w:pPr>
      <w:r w:rsidRPr="00D73CA5">
        <w:rPr>
          <w:lang w:eastAsia="en-GB"/>
        </w:rPr>
        <w:t>&lt;</w:t>
      </w:r>
      <w:r w:rsidR="00325F61" w:rsidRPr="00D73CA5">
        <w:rPr>
          <w:lang w:eastAsia="en-GB"/>
        </w:rPr>
        <w:t>Information types are identifiable pieces of information in a dataset that can be shared between other features. They have attributes but have no relationship to any geometry; information types may reference other information types.</w:t>
      </w:r>
      <w:r w:rsidRPr="00D73CA5">
        <w:rPr>
          <w:lang w:eastAsia="en-GB"/>
        </w:rPr>
        <w:t>&gt;</w:t>
      </w:r>
    </w:p>
    <w:p w14:paraId="44EBB3C9" w14:textId="77777777" w:rsidR="000773A9" w:rsidRDefault="000773A9">
      <w:pPr>
        <w:pStyle w:val="Heading2"/>
        <w:rPr>
          <w:lang w:eastAsia="en-US"/>
        </w:rPr>
        <w:pPrChange w:id="108" w:author="Raphael Malyankar" w:date="2026-01-21T23:03:00Z" w16du:dateUtc="2026-01-22T06:03:00Z">
          <w:pPr>
            <w:pStyle w:val="Heading3"/>
          </w:pPr>
        </w:pPrChange>
      </w:pPr>
      <w:bookmarkStart w:id="109" w:name="_Toc220188241"/>
      <w:r w:rsidRPr="00670C83">
        <w:rPr>
          <w:lang w:eastAsia="en-US"/>
        </w:rPr>
        <w:t>Attributes</w:t>
      </w:r>
      <w:bookmarkEnd w:id="106"/>
      <w:bookmarkEnd w:id="107"/>
      <w:bookmarkEnd w:id="109"/>
    </w:p>
    <w:p w14:paraId="215CF3B7" w14:textId="77777777" w:rsidR="009C3EF1" w:rsidRPr="00D73CA5" w:rsidRDefault="009C3EF1" w:rsidP="00972855">
      <w:pPr>
        <w:pStyle w:val="note0"/>
        <w:rPr>
          <w:lang w:eastAsia="en-US"/>
        </w:rPr>
      </w:pPr>
      <w:r w:rsidRPr="00D73CA5">
        <w:rPr>
          <w:lang w:eastAsia="en-US"/>
        </w:rPr>
        <w:t>&lt;The following clauses specify the different types of attributes that may be used in a product specification.  They may be either simple or complex.&gt;</w:t>
      </w:r>
    </w:p>
    <w:p w14:paraId="05FE6589" w14:textId="77777777" w:rsidR="00735E3F" w:rsidRDefault="000854BF">
      <w:pPr>
        <w:pStyle w:val="Heading3"/>
        <w:pPrChange w:id="110" w:author="Raphael Malyankar" w:date="2026-01-21T23:03:00Z" w16du:dateUtc="2026-01-22T06:03:00Z">
          <w:pPr>
            <w:pStyle w:val="Heading4"/>
          </w:pPr>
        </w:pPrChange>
      </w:pPr>
      <w:bookmarkStart w:id="111" w:name="_Toc220188242"/>
      <w:r>
        <w:t>Simple Attributes</w:t>
      </w:r>
      <w:bookmarkEnd w:id="111"/>
    </w:p>
    <w:p w14:paraId="0B89F923" w14:textId="73A60B09" w:rsidR="000854BF" w:rsidRPr="00D73CA5" w:rsidRDefault="009C3EF1" w:rsidP="00972855">
      <w:pPr>
        <w:pStyle w:val="note0"/>
        <w:rPr>
          <w:lang w:val="en-AU"/>
        </w:rPr>
      </w:pPr>
      <w:r w:rsidRPr="00D73CA5">
        <w:rPr>
          <w:lang w:val="en-AU"/>
        </w:rPr>
        <w:t>&lt; The following table is an example of the different types of simple attributes.</w:t>
      </w:r>
      <w:r w:rsidR="00A647D4">
        <w:rPr>
          <w:lang w:val="en-AU"/>
        </w:rPr>
        <w:t xml:space="preserve"> The content should be drawn from Tables 1-2 (Data types) and 1-4 (Predefined derived types) in S-100 Part 1. The Definition, especially any examples, should correspond to the data format – products using the XML format must use the XML representations described in S-100 Table 1-2.</w:t>
      </w:r>
      <w:r w:rsidR="006D7050">
        <w:rPr>
          <w:lang w:val="en-AU"/>
        </w:rPr>
        <w:t xml:space="preserve"> Product Specification authors should note that the example below does not list all the types defined in S-100.</w:t>
      </w:r>
      <w:r w:rsidR="00EB7AC1">
        <w:rPr>
          <w:lang w:val="en-AU"/>
        </w:rPr>
        <w:t xml:space="preserve"> Types not used in the Product Specification need not be listed.</w:t>
      </w:r>
      <w:r w:rsidRPr="00D73CA5">
        <w:rPr>
          <w:lang w:val="en-AU"/>
        </w:rPr>
        <w:t xml:space="preserve">&gt;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951"/>
      </w:tblGrid>
      <w:tr w:rsidR="003B54BD" w:rsidRPr="007C6250" w14:paraId="33A2F3B5" w14:textId="77777777" w:rsidTr="00BF308D">
        <w:tc>
          <w:tcPr>
            <w:tcW w:w="2088" w:type="dxa"/>
            <w:shd w:val="clear" w:color="auto" w:fill="D9D9D9" w:themeFill="background1" w:themeFillShade="D9"/>
          </w:tcPr>
          <w:p w14:paraId="47276850" w14:textId="77777777" w:rsidR="003B54BD" w:rsidRPr="007C6250" w:rsidRDefault="003B54BD" w:rsidP="00DB035D">
            <w:pPr>
              <w:pStyle w:val="BodyText"/>
              <w:jc w:val="left"/>
              <w:rPr>
                <w:b/>
                <w:lang w:val="en-AU"/>
              </w:rPr>
            </w:pPr>
            <w:r w:rsidRPr="007C6250">
              <w:rPr>
                <w:b/>
                <w:lang w:val="en-AU"/>
              </w:rPr>
              <w:t>Type</w:t>
            </w:r>
          </w:p>
        </w:tc>
        <w:tc>
          <w:tcPr>
            <w:tcW w:w="7216" w:type="dxa"/>
            <w:shd w:val="clear" w:color="auto" w:fill="D9D9D9" w:themeFill="background1" w:themeFillShade="D9"/>
          </w:tcPr>
          <w:p w14:paraId="4DD9B288" w14:textId="77777777" w:rsidR="003B54BD" w:rsidRPr="007C6250" w:rsidRDefault="003B54BD" w:rsidP="00DB035D">
            <w:pPr>
              <w:pStyle w:val="BodyText"/>
              <w:jc w:val="left"/>
              <w:rPr>
                <w:b/>
                <w:lang w:val="en-AU"/>
              </w:rPr>
            </w:pPr>
            <w:r w:rsidRPr="007C6250">
              <w:rPr>
                <w:b/>
                <w:lang w:val="en-AU"/>
              </w:rPr>
              <w:t>Definition</w:t>
            </w:r>
          </w:p>
        </w:tc>
      </w:tr>
      <w:tr w:rsidR="003B54BD" w:rsidRPr="007C6250" w14:paraId="7EEA64F6" w14:textId="77777777" w:rsidTr="00DB035D">
        <w:tc>
          <w:tcPr>
            <w:tcW w:w="2088" w:type="dxa"/>
          </w:tcPr>
          <w:p w14:paraId="0D6C3A9A" w14:textId="77777777" w:rsidR="003B54BD" w:rsidRPr="007C6250" w:rsidRDefault="003B54BD" w:rsidP="00DB035D">
            <w:pPr>
              <w:pStyle w:val="Labeldata"/>
              <w:spacing w:before="60" w:after="60" w:line="276" w:lineRule="auto"/>
              <w:jc w:val="left"/>
              <w:rPr>
                <w:lang w:val="en-AU"/>
              </w:rPr>
            </w:pPr>
            <w:r w:rsidRPr="007C6250">
              <w:t>Enumeration</w:t>
            </w:r>
          </w:p>
        </w:tc>
        <w:tc>
          <w:tcPr>
            <w:tcW w:w="7216" w:type="dxa"/>
          </w:tcPr>
          <w:p w14:paraId="0C10E33D" w14:textId="77777777" w:rsidR="003B54BD" w:rsidRPr="007C6250" w:rsidRDefault="003B54BD" w:rsidP="00DB035D">
            <w:pPr>
              <w:pStyle w:val="Labeldata"/>
              <w:spacing w:before="60" w:after="60" w:line="276" w:lineRule="auto"/>
              <w:jc w:val="left"/>
              <w:rPr>
                <w:lang w:val="en-AU"/>
              </w:rPr>
            </w:pPr>
            <w:r w:rsidRPr="007C6250">
              <w:t>A fixed list of valid identifiers of named literal values</w:t>
            </w:r>
          </w:p>
        </w:tc>
      </w:tr>
      <w:tr w:rsidR="003B54BD" w:rsidRPr="007C6250" w14:paraId="295E7936" w14:textId="77777777" w:rsidTr="00DB035D">
        <w:tc>
          <w:tcPr>
            <w:tcW w:w="2088" w:type="dxa"/>
          </w:tcPr>
          <w:p w14:paraId="01302E5A" w14:textId="77777777" w:rsidR="003B54BD" w:rsidRPr="007C6250" w:rsidRDefault="003B54BD" w:rsidP="00DB035D">
            <w:pPr>
              <w:pStyle w:val="Labeldata"/>
              <w:spacing w:before="60" w:after="60" w:line="276" w:lineRule="auto"/>
              <w:jc w:val="left"/>
              <w:rPr>
                <w:lang w:val="en-AU"/>
              </w:rPr>
            </w:pPr>
            <w:r w:rsidRPr="007C6250">
              <w:rPr>
                <w:lang w:val="en-AU"/>
              </w:rPr>
              <w:t>Boolean</w:t>
            </w:r>
          </w:p>
        </w:tc>
        <w:tc>
          <w:tcPr>
            <w:tcW w:w="7216" w:type="dxa"/>
          </w:tcPr>
          <w:p w14:paraId="306EE546" w14:textId="77777777" w:rsidR="003B54BD" w:rsidRPr="009063C9" w:rsidRDefault="003B54BD" w:rsidP="00DB035D">
            <w:pPr>
              <w:pStyle w:val="Labeldata"/>
              <w:spacing w:before="60" w:after="60" w:line="276" w:lineRule="auto"/>
              <w:jc w:val="left"/>
              <w:rPr>
                <w:lang w:val="en-AU"/>
              </w:rPr>
            </w:pPr>
            <w:r w:rsidRPr="009063C9">
              <w:t xml:space="preserve">A value representing binary logic.  The value can be either </w:t>
            </w:r>
            <w:r w:rsidRPr="009063C9">
              <w:rPr>
                <w:i/>
              </w:rPr>
              <w:t>True</w:t>
            </w:r>
            <w:r w:rsidRPr="009063C9">
              <w:t xml:space="preserve"> or </w:t>
            </w:r>
            <w:r w:rsidRPr="009063C9">
              <w:rPr>
                <w:i/>
              </w:rPr>
              <w:t>False</w:t>
            </w:r>
            <w:r w:rsidRPr="009063C9">
              <w:t>.  The default state for Boolean type attributes (</w:t>
            </w:r>
            <w:r w:rsidR="006435C5" w:rsidRPr="009063C9">
              <w:t>that is,</w:t>
            </w:r>
            <w:r w:rsidRPr="009063C9">
              <w:t xml:space="preserve"> where the attribute is not populated for the feature) is </w:t>
            </w:r>
            <w:r w:rsidRPr="009063C9">
              <w:rPr>
                <w:i/>
              </w:rPr>
              <w:t>False</w:t>
            </w:r>
            <w:r w:rsidRPr="009063C9">
              <w:t>.</w:t>
            </w:r>
          </w:p>
        </w:tc>
      </w:tr>
      <w:tr w:rsidR="003B54BD" w:rsidRPr="007C6250" w14:paraId="14A85269" w14:textId="77777777" w:rsidTr="00DB035D">
        <w:tc>
          <w:tcPr>
            <w:tcW w:w="2088" w:type="dxa"/>
          </w:tcPr>
          <w:p w14:paraId="285CD63C" w14:textId="77777777" w:rsidR="003B54BD" w:rsidRPr="007C6250" w:rsidRDefault="003B54BD" w:rsidP="00DB035D">
            <w:pPr>
              <w:pStyle w:val="Labeldata"/>
              <w:spacing w:before="60" w:after="60" w:line="276" w:lineRule="auto"/>
              <w:jc w:val="left"/>
              <w:rPr>
                <w:lang w:val="en-AU"/>
              </w:rPr>
            </w:pPr>
            <w:r w:rsidRPr="007C6250">
              <w:rPr>
                <w:lang w:val="en-AU"/>
              </w:rPr>
              <w:lastRenderedPageBreak/>
              <w:t>Real</w:t>
            </w:r>
          </w:p>
        </w:tc>
        <w:tc>
          <w:tcPr>
            <w:tcW w:w="7216" w:type="dxa"/>
          </w:tcPr>
          <w:p w14:paraId="0C93942E" w14:textId="77777777" w:rsidR="003B54BD" w:rsidRPr="007C6250" w:rsidRDefault="003B54BD" w:rsidP="00DB035D">
            <w:pPr>
              <w:pStyle w:val="Labeldata"/>
              <w:spacing w:before="60" w:after="60" w:line="276" w:lineRule="auto"/>
              <w:jc w:val="left"/>
              <w:rPr>
                <w:lang w:val="en-AU"/>
              </w:rPr>
            </w:pPr>
            <w:r w:rsidRPr="007C6250">
              <w:t>A signed Real (floating point) number consisting of a mantissa and an exponent</w:t>
            </w:r>
          </w:p>
        </w:tc>
      </w:tr>
      <w:tr w:rsidR="003B54BD" w:rsidRPr="007C6250" w14:paraId="12A5A614" w14:textId="77777777" w:rsidTr="00DB035D">
        <w:tc>
          <w:tcPr>
            <w:tcW w:w="2088" w:type="dxa"/>
          </w:tcPr>
          <w:p w14:paraId="186E4FFD" w14:textId="77777777" w:rsidR="003B54BD" w:rsidRPr="007C6250" w:rsidRDefault="003B54BD" w:rsidP="00DB035D">
            <w:pPr>
              <w:pStyle w:val="Labeldata"/>
              <w:spacing w:before="60" w:after="60" w:line="276" w:lineRule="auto"/>
              <w:jc w:val="left"/>
              <w:rPr>
                <w:lang w:val="en-AU"/>
              </w:rPr>
            </w:pPr>
            <w:r w:rsidRPr="007C6250">
              <w:rPr>
                <w:lang w:val="en-AU"/>
              </w:rPr>
              <w:t>Integer</w:t>
            </w:r>
          </w:p>
        </w:tc>
        <w:tc>
          <w:tcPr>
            <w:tcW w:w="7216" w:type="dxa"/>
          </w:tcPr>
          <w:p w14:paraId="5AFF63D4" w14:textId="77777777" w:rsidR="003B54BD" w:rsidRPr="007C6250" w:rsidRDefault="003B54BD" w:rsidP="00DB035D">
            <w:pPr>
              <w:pStyle w:val="Labeldata"/>
              <w:spacing w:before="60" w:after="60" w:line="276" w:lineRule="auto"/>
              <w:jc w:val="left"/>
              <w:rPr>
                <w:lang w:val="en-AU"/>
              </w:rPr>
            </w:pPr>
            <w:r w:rsidRPr="007C6250">
              <w:t>A signed integer number.  The representation of an integer is encapsulation and usage dependent.</w:t>
            </w:r>
          </w:p>
        </w:tc>
      </w:tr>
      <w:tr w:rsidR="003B54BD" w:rsidRPr="007C6250" w14:paraId="2AE3DFE8" w14:textId="77777777" w:rsidTr="00DB035D">
        <w:tc>
          <w:tcPr>
            <w:tcW w:w="2088" w:type="dxa"/>
          </w:tcPr>
          <w:p w14:paraId="77E11831" w14:textId="2E8DF14F" w:rsidR="003B54BD" w:rsidRPr="007C6250" w:rsidRDefault="003B54BD" w:rsidP="00DB035D">
            <w:pPr>
              <w:pStyle w:val="Labeldata"/>
              <w:spacing w:before="60" w:after="60" w:line="276" w:lineRule="auto"/>
              <w:jc w:val="left"/>
              <w:rPr>
                <w:lang w:val="en-AU"/>
              </w:rPr>
            </w:pPr>
            <w:r w:rsidRPr="007C6250">
              <w:rPr>
                <w:lang w:val="en-AU"/>
              </w:rPr>
              <w:t>CharacterString</w:t>
            </w:r>
          </w:p>
        </w:tc>
        <w:tc>
          <w:tcPr>
            <w:tcW w:w="7216" w:type="dxa"/>
          </w:tcPr>
          <w:p w14:paraId="116A0238" w14:textId="77777777" w:rsidR="003B54BD" w:rsidRPr="007C6250" w:rsidRDefault="003B54BD" w:rsidP="00DB035D">
            <w:pPr>
              <w:pStyle w:val="Labeldata"/>
              <w:spacing w:before="60" w:after="60" w:line="276" w:lineRule="auto"/>
              <w:jc w:val="left"/>
              <w:rPr>
                <w:lang w:val="en-AU"/>
              </w:rPr>
            </w:pPr>
            <w:r w:rsidRPr="007C6250">
              <w:t>An arbitrary-length sequence of characters including accents and special characters from a repertoire of one of the adopted character sets</w:t>
            </w:r>
          </w:p>
        </w:tc>
      </w:tr>
      <w:tr w:rsidR="003B54BD" w:rsidRPr="007C6250" w14:paraId="7F1C5984" w14:textId="77777777" w:rsidTr="00DB035D">
        <w:tc>
          <w:tcPr>
            <w:tcW w:w="2088" w:type="dxa"/>
          </w:tcPr>
          <w:p w14:paraId="03119EA7" w14:textId="77777777" w:rsidR="003B54BD" w:rsidRPr="007C6250" w:rsidRDefault="003B54BD" w:rsidP="00DB035D">
            <w:pPr>
              <w:pStyle w:val="Labeldata"/>
              <w:spacing w:before="60" w:after="60" w:line="276" w:lineRule="auto"/>
              <w:jc w:val="left"/>
              <w:rPr>
                <w:lang w:val="en-AU"/>
              </w:rPr>
            </w:pPr>
            <w:r w:rsidRPr="007C6250">
              <w:rPr>
                <w:lang w:val="en-AU"/>
              </w:rPr>
              <w:t>Date</w:t>
            </w:r>
          </w:p>
        </w:tc>
        <w:tc>
          <w:tcPr>
            <w:tcW w:w="7216" w:type="dxa"/>
          </w:tcPr>
          <w:p w14:paraId="3E0EA0AF" w14:textId="77777777" w:rsidR="006D7050" w:rsidRDefault="003B54BD" w:rsidP="00DB035D">
            <w:pPr>
              <w:pStyle w:val="Labeldata"/>
              <w:spacing w:before="60" w:after="60" w:line="276" w:lineRule="auto"/>
              <w:jc w:val="left"/>
            </w:pPr>
            <w:r w:rsidRPr="007C6250">
              <w:t>A date provides values for year, month and day according to the Gregorian Calendar.</w:t>
            </w:r>
          </w:p>
          <w:p w14:paraId="2F52C611" w14:textId="4C2AE2EC" w:rsidR="006D7050" w:rsidRPr="006D7050" w:rsidRDefault="006D7050" w:rsidP="00DB035D">
            <w:pPr>
              <w:pStyle w:val="Labeldata"/>
              <w:spacing w:before="60" w:after="60" w:line="276" w:lineRule="auto"/>
              <w:jc w:val="left"/>
              <w:rPr>
                <w:i/>
                <w:iCs/>
                <w:color w:val="EE0000"/>
              </w:rPr>
            </w:pPr>
            <w:r w:rsidRPr="006D7050">
              <w:rPr>
                <w:i/>
                <w:iCs/>
                <w:color w:val="EE0000"/>
              </w:rPr>
              <w:t>&lt;For ISO 8211 products:&gt;</w:t>
            </w:r>
          </w:p>
          <w:p w14:paraId="56001833" w14:textId="55AB30B5" w:rsidR="003B54BD" w:rsidRPr="007C6250" w:rsidRDefault="003B54BD" w:rsidP="00DB035D">
            <w:pPr>
              <w:pStyle w:val="Labeldata"/>
              <w:spacing w:before="60" w:after="60" w:line="276" w:lineRule="auto"/>
              <w:jc w:val="left"/>
              <w:rPr>
                <w:lang w:val="en-AU"/>
              </w:rPr>
            </w:pPr>
            <w:r w:rsidRPr="007C6250">
              <w:t>Character encoding of a date is a string which must follow the calendar date format (complete representation, basic format) for date specified by ISO 8601</w:t>
            </w:r>
            <w:r w:rsidRPr="007C6250">
              <w:rPr>
                <w:lang w:val="en-AU"/>
              </w:rPr>
              <w:t xml:space="preserve">:1988.  </w:t>
            </w:r>
          </w:p>
          <w:p w14:paraId="51D6E661" w14:textId="77777777" w:rsidR="003B54BD" w:rsidRPr="00550C52" w:rsidRDefault="003B54BD" w:rsidP="00DB035D">
            <w:pPr>
              <w:pStyle w:val="Labeldata"/>
              <w:spacing w:before="60" w:after="60" w:line="276" w:lineRule="auto"/>
              <w:jc w:val="left"/>
            </w:pPr>
            <w:r w:rsidRPr="00550C52">
              <w:t>EXAMPLE      19980918 (YYYYMMDD)</w:t>
            </w:r>
          </w:p>
          <w:p w14:paraId="76AA16E0" w14:textId="63F39ADE" w:rsidR="006D7050" w:rsidRPr="00550C52" w:rsidRDefault="006D7050" w:rsidP="00DB035D">
            <w:pPr>
              <w:pStyle w:val="Labeldata"/>
              <w:spacing w:before="60" w:after="60" w:line="276" w:lineRule="auto"/>
              <w:jc w:val="left"/>
              <w:rPr>
                <w:i/>
                <w:iCs/>
                <w:color w:val="EE0000"/>
              </w:rPr>
            </w:pPr>
            <w:r w:rsidRPr="00550C52">
              <w:rPr>
                <w:i/>
                <w:iCs/>
                <w:color w:val="EE0000"/>
              </w:rPr>
              <w:t xml:space="preserve">&lt;For </w:t>
            </w:r>
            <w:r>
              <w:rPr>
                <w:i/>
                <w:iCs/>
                <w:color w:val="EE0000"/>
              </w:rPr>
              <w:t>XML/</w:t>
            </w:r>
            <w:r w:rsidRPr="00550C52">
              <w:rPr>
                <w:i/>
                <w:iCs/>
                <w:color w:val="EE0000"/>
              </w:rPr>
              <w:t>GML products&gt;</w:t>
            </w:r>
          </w:p>
          <w:p w14:paraId="2DB97043" w14:textId="68042D2D" w:rsidR="006D7050" w:rsidRPr="006D7050" w:rsidRDefault="00EB7AC1" w:rsidP="006D7050">
            <w:pPr>
              <w:pStyle w:val="Labeldata"/>
              <w:spacing w:before="60" w:after="60" w:line="276" w:lineRule="auto"/>
              <w:jc w:val="left"/>
              <w:rPr>
                <w:lang w:val="en-AU"/>
              </w:rPr>
            </w:pPr>
            <w:r>
              <w:rPr>
                <w:lang w:val="en-AU"/>
              </w:rPr>
              <w:t>C</w:t>
            </w:r>
            <w:r w:rsidR="006D7050" w:rsidRPr="006D7050">
              <w:rPr>
                <w:lang w:val="en-AU"/>
              </w:rPr>
              <w:t xml:space="preserve">haracter encoding of </w:t>
            </w:r>
            <w:r>
              <w:rPr>
                <w:lang w:val="en-AU"/>
              </w:rPr>
              <w:t xml:space="preserve">a date in S-1XX </w:t>
            </w:r>
            <w:r w:rsidR="006D7050" w:rsidRPr="006D7050">
              <w:rPr>
                <w:lang w:val="en-AU"/>
              </w:rPr>
              <w:t>is a string which must conform to the XML Schema standard type instead of the ISO 8601 basic representation (which is not a standard type in XML).</w:t>
            </w:r>
          </w:p>
          <w:p w14:paraId="5CAD4AD3" w14:textId="3E148A83" w:rsidR="006D7050" w:rsidRPr="007C6250" w:rsidRDefault="006D7050" w:rsidP="006D7050">
            <w:pPr>
              <w:pStyle w:val="Labeldata"/>
              <w:spacing w:before="60" w:after="60" w:line="276" w:lineRule="auto"/>
              <w:jc w:val="left"/>
              <w:rPr>
                <w:sz w:val="18"/>
                <w:szCs w:val="18"/>
                <w:lang w:val="en-AU"/>
              </w:rPr>
            </w:pPr>
            <w:r w:rsidRPr="006D7050">
              <w:rPr>
                <w:lang w:val="en-AU"/>
              </w:rPr>
              <w:t>EXAMPLE 18:30:59Z; 18:30:59+01:00; 18:30:59</w:t>
            </w:r>
          </w:p>
        </w:tc>
      </w:tr>
      <w:tr w:rsidR="003B54BD" w:rsidRPr="007C6250" w14:paraId="45C13B9B" w14:textId="77777777" w:rsidTr="00DB035D">
        <w:tc>
          <w:tcPr>
            <w:tcW w:w="2088" w:type="dxa"/>
          </w:tcPr>
          <w:p w14:paraId="7DA30720" w14:textId="77777777" w:rsidR="003B54BD" w:rsidRPr="007C6250" w:rsidRDefault="003B54BD" w:rsidP="00DB035D">
            <w:pPr>
              <w:pStyle w:val="Labeldata"/>
              <w:spacing w:before="60" w:after="60" w:line="276" w:lineRule="auto"/>
              <w:jc w:val="left"/>
              <w:rPr>
                <w:lang w:val="en-AU"/>
              </w:rPr>
            </w:pPr>
            <w:r w:rsidRPr="007C6250">
              <w:rPr>
                <w:lang w:val="en-AU"/>
              </w:rPr>
              <w:t>Time</w:t>
            </w:r>
          </w:p>
        </w:tc>
        <w:tc>
          <w:tcPr>
            <w:tcW w:w="7216" w:type="dxa"/>
          </w:tcPr>
          <w:p w14:paraId="72553F4C" w14:textId="77777777" w:rsidR="003B54BD" w:rsidRPr="007C6250" w:rsidRDefault="003B54BD" w:rsidP="00DB035D">
            <w:pPr>
              <w:pStyle w:val="Labeldata"/>
              <w:spacing w:before="60" w:after="60" w:line="276" w:lineRule="auto"/>
              <w:jc w:val="left"/>
            </w:pPr>
            <w:r w:rsidRPr="007C6250">
              <w:t>A time is given by an hour, minute and second. Character encoding of a time is a string that follows the local time (complete representation, basic format) format defined in ISO 8601</w:t>
            </w:r>
            <w:r w:rsidRPr="007C6250">
              <w:rPr>
                <w:lang w:val="en-AU"/>
              </w:rPr>
              <w:t>:1988</w:t>
            </w:r>
            <w:r w:rsidRPr="007C6250">
              <w:t xml:space="preserve">. </w:t>
            </w:r>
          </w:p>
          <w:p w14:paraId="54B92E85" w14:textId="77777777" w:rsidR="003B54BD" w:rsidRDefault="003B54BD" w:rsidP="00DB035D">
            <w:pPr>
              <w:pStyle w:val="Labeldata"/>
              <w:spacing w:before="60" w:after="60" w:line="276" w:lineRule="auto"/>
              <w:jc w:val="left"/>
            </w:pPr>
            <w:r w:rsidRPr="00550C52">
              <w:t>EXAMPLE       183059 or 183059+0100 or 183059Z</w:t>
            </w:r>
          </w:p>
          <w:p w14:paraId="4B6A3D5F" w14:textId="6D788828" w:rsidR="006D7050" w:rsidRPr="006D7050" w:rsidRDefault="006D7050" w:rsidP="00DB035D">
            <w:pPr>
              <w:pStyle w:val="Labeldata"/>
              <w:spacing w:before="60" w:after="60" w:line="276" w:lineRule="auto"/>
              <w:jc w:val="left"/>
              <w:rPr>
                <w:i/>
                <w:iCs/>
                <w:sz w:val="18"/>
                <w:szCs w:val="18"/>
              </w:rPr>
            </w:pPr>
            <w:r w:rsidRPr="006D7050">
              <w:rPr>
                <w:i/>
                <w:iCs/>
                <w:color w:val="EE0000"/>
              </w:rPr>
              <w:t>&lt;Adapt for XML/GML products as for Date above.&gt;</w:t>
            </w:r>
          </w:p>
        </w:tc>
      </w:tr>
      <w:tr w:rsidR="003B54BD" w:rsidRPr="007C6250" w14:paraId="106C2CBA" w14:textId="77777777" w:rsidTr="00DB035D">
        <w:tc>
          <w:tcPr>
            <w:tcW w:w="2088" w:type="dxa"/>
          </w:tcPr>
          <w:p w14:paraId="211877D6" w14:textId="19D983D7" w:rsidR="003B54BD" w:rsidRPr="007C6250" w:rsidRDefault="003B54BD" w:rsidP="00DB035D">
            <w:pPr>
              <w:pStyle w:val="Labeldata"/>
              <w:spacing w:before="60" w:after="60" w:line="276" w:lineRule="auto"/>
              <w:jc w:val="left"/>
              <w:rPr>
                <w:lang w:val="en-AU"/>
              </w:rPr>
            </w:pPr>
            <w:r w:rsidRPr="007C6250">
              <w:rPr>
                <w:lang w:val="en-AU"/>
              </w:rPr>
              <w:t>DateTime</w:t>
            </w:r>
          </w:p>
        </w:tc>
        <w:tc>
          <w:tcPr>
            <w:tcW w:w="7216" w:type="dxa"/>
          </w:tcPr>
          <w:p w14:paraId="42BA0E01" w14:textId="77777777" w:rsidR="003B54BD" w:rsidRPr="007C6250" w:rsidRDefault="003B54BD" w:rsidP="00DB035D">
            <w:pPr>
              <w:pStyle w:val="Labeldata"/>
              <w:spacing w:before="60" w:after="60" w:line="276" w:lineRule="auto"/>
              <w:jc w:val="left"/>
              <w:rPr>
                <w:lang w:val="en-AU"/>
              </w:rPr>
            </w:pPr>
            <w:r w:rsidRPr="007C6250">
              <w:t>A DateTime is a combination of a date and a time type. Chara</w:t>
            </w:r>
            <w:r w:rsidR="00954D96">
              <w:t xml:space="preserve">cter encoding of a DateTime must </w:t>
            </w:r>
            <w:r w:rsidRPr="007C6250">
              <w:t xml:space="preserve"> follow ISO 8601</w:t>
            </w:r>
            <w:r w:rsidRPr="007C6250">
              <w:rPr>
                <w:lang w:val="en-AU"/>
              </w:rPr>
              <w:t>:1988</w:t>
            </w:r>
          </w:p>
          <w:p w14:paraId="4B4A42B0" w14:textId="77777777" w:rsidR="003B54BD" w:rsidRDefault="003B54BD" w:rsidP="00DB035D">
            <w:pPr>
              <w:pStyle w:val="Labeldata"/>
              <w:spacing w:before="60" w:after="60" w:line="276" w:lineRule="auto"/>
              <w:jc w:val="left"/>
            </w:pPr>
            <w:r w:rsidRPr="00550C52">
              <w:t>EXAMPLE  19850412T101530</w:t>
            </w:r>
          </w:p>
          <w:p w14:paraId="76B81E37" w14:textId="3E59B872" w:rsidR="006D7050" w:rsidRPr="006D7050" w:rsidRDefault="006D7050" w:rsidP="00DB035D">
            <w:pPr>
              <w:pStyle w:val="Labeldata"/>
              <w:spacing w:before="60" w:after="60" w:line="276" w:lineRule="auto"/>
              <w:jc w:val="left"/>
              <w:rPr>
                <w:i/>
                <w:iCs/>
                <w:sz w:val="18"/>
                <w:szCs w:val="18"/>
                <w:lang w:val="en-AU"/>
              </w:rPr>
            </w:pPr>
            <w:r w:rsidRPr="006D7050">
              <w:rPr>
                <w:i/>
                <w:iCs/>
                <w:color w:val="EE0000"/>
              </w:rPr>
              <w:t>&lt;Adapt for XML/GML products as for Date above.&gt;</w:t>
            </w:r>
          </w:p>
        </w:tc>
      </w:tr>
    </w:tbl>
    <w:p w14:paraId="20FCA214" w14:textId="77777777" w:rsidR="005D4FB7" w:rsidRDefault="005D4FB7" w:rsidP="00C53B69">
      <w:pPr>
        <w:autoSpaceDE w:val="0"/>
        <w:autoSpaceDN w:val="0"/>
        <w:adjustRightInd w:val="0"/>
        <w:spacing w:after="0" w:line="240" w:lineRule="auto"/>
        <w:rPr>
          <w:ins w:id="112" w:author="Raphael Malyankar" w:date="2026-01-21T22:07:00Z" w16du:dateUtc="2026-01-22T05:07:00Z"/>
        </w:rPr>
      </w:pPr>
    </w:p>
    <w:p w14:paraId="1BDC68AD" w14:textId="4820AC55" w:rsidR="00BF308D" w:rsidRDefault="00BF308D">
      <w:pPr>
        <w:pStyle w:val="Heading1"/>
        <w:rPr>
          <w:ins w:id="113" w:author="Raphael Malyankar" w:date="2026-01-21T22:07:00Z" w16du:dateUtc="2026-01-22T05:07:00Z"/>
        </w:rPr>
        <w:pPrChange w:id="114" w:author="Raphael Malyankar" w:date="2026-01-21T22:07:00Z" w16du:dateUtc="2026-01-22T05:07:00Z">
          <w:pPr>
            <w:autoSpaceDE w:val="0"/>
            <w:autoSpaceDN w:val="0"/>
            <w:adjustRightInd w:val="0"/>
            <w:spacing w:after="0" w:line="240" w:lineRule="auto"/>
          </w:pPr>
        </w:pPrChange>
      </w:pPr>
      <w:bookmarkStart w:id="115" w:name="_Toc220188243"/>
      <w:ins w:id="116" w:author="Raphael Malyankar" w:date="2026-01-21T22:07:00Z" w16du:dateUtc="2026-01-22T05:07:00Z">
        <w:r>
          <w:t>Datasets</w:t>
        </w:r>
        <w:bookmarkEnd w:id="115"/>
      </w:ins>
    </w:p>
    <w:p w14:paraId="23ECA2FA" w14:textId="77777777" w:rsidR="00BF308D" w:rsidRPr="008233BF" w:rsidRDefault="00BF308D" w:rsidP="00C53B69">
      <w:pPr>
        <w:autoSpaceDE w:val="0"/>
        <w:autoSpaceDN w:val="0"/>
        <w:adjustRightInd w:val="0"/>
        <w:spacing w:after="0" w:line="240" w:lineRule="auto"/>
      </w:pPr>
    </w:p>
    <w:p w14:paraId="16E2B02F" w14:textId="77777777" w:rsidR="000B40A1" w:rsidRDefault="000B40A1" w:rsidP="00666E30">
      <w:pPr>
        <w:pStyle w:val="Heading2"/>
      </w:pPr>
      <w:bookmarkStart w:id="117" w:name="_Toc220188244"/>
      <w:bookmarkStart w:id="118" w:name="_Toc225648315"/>
      <w:bookmarkStart w:id="119" w:name="_Toc225065172"/>
      <w:r>
        <w:t xml:space="preserve">Dataset </w:t>
      </w:r>
      <w:r w:rsidR="00C342BE">
        <w:t>Types</w:t>
      </w:r>
      <w:bookmarkEnd w:id="117"/>
    </w:p>
    <w:p w14:paraId="118DC987" w14:textId="77777777" w:rsidR="000B40A1" w:rsidRDefault="000B40A1" w:rsidP="009512F4">
      <w:pPr>
        <w:pStyle w:val="Heading3"/>
      </w:pPr>
      <w:bookmarkStart w:id="120" w:name="_Toc220188245"/>
      <w:r>
        <w:t>Introduction</w:t>
      </w:r>
      <w:bookmarkEnd w:id="120"/>
    </w:p>
    <w:p w14:paraId="0778FA57" w14:textId="77777777" w:rsidR="00AF1419" w:rsidRPr="00D73CA5" w:rsidRDefault="009C3EF1" w:rsidP="00972855">
      <w:pPr>
        <w:pStyle w:val="note0"/>
        <w:rPr>
          <w:rFonts w:eastAsia="Times New Roman" w:cs="Arial"/>
          <w:lang w:eastAsia="en-GB"/>
        </w:rPr>
      </w:pPr>
      <w:r w:rsidRPr="00D73CA5">
        <w:t>&lt;There is the capability to have different types of datasets, typically they are classified as complete, scale dependent and scale independent. Most products that are designed to be used with an ENC will be of a complete nature – where it contains the information needed to form a complete picture.&gt;</w:t>
      </w:r>
      <w:r w:rsidR="00AF1419" w:rsidRPr="00D73CA5">
        <w:rPr>
          <w:rFonts w:eastAsia="Times New Roman" w:cs="Arial"/>
          <w:lang w:eastAsia="en-GB"/>
        </w:rPr>
        <w:t xml:space="preserve"> </w:t>
      </w:r>
    </w:p>
    <w:p w14:paraId="47289B38" w14:textId="77777777" w:rsidR="00941F24" w:rsidRPr="00941F24" w:rsidRDefault="00941F24" w:rsidP="00941F24">
      <w:pPr>
        <w:autoSpaceDE w:val="0"/>
        <w:autoSpaceDN w:val="0"/>
        <w:adjustRightInd w:val="0"/>
        <w:spacing w:after="0" w:line="240" w:lineRule="auto"/>
        <w:rPr>
          <w:rFonts w:eastAsia="Times New Roman" w:cs="Arial"/>
          <w:lang w:eastAsia="en-GB"/>
        </w:rPr>
      </w:pPr>
    </w:p>
    <w:p w14:paraId="7BD79559" w14:textId="77777777" w:rsidR="003B26B2" w:rsidRDefault="003B26B2" w:rsidP="00666E30">
      <w:pPr>
        <w:pStyle w:val="Heading2"/>
      </w:pPr>
      <w:bookmarkStart w:id="121" w:name="_Toc220188246"/>
      <w:r>
        <w:t>Dataset Loading</w:t>
      </w:r>
      <w:r w:rsidR="00352BAA">
        <w:t xml:space="preserve"> and Unloading</w:t>
      </w:r>
      <w:bookmarkEnd w:id="121"/>
    </w:p>
    <w:p w14:paraId="188967A7" w14:textId="43D3D091" w:rsidR="00A76FDC" w:rsidRDefault="000B7BFA" w:rsidP="00972855">
      <w:pPr>
        <w:pStyle w:val="note0"/>
        <w:rPr>
          <w:lang w:val="en-AU"/>
        </w:rPr>
      </w:pPr>
      <w:r>
        <w:rPr>
          <w:lang w:val="en-AU"/>
        </w:rPr>
        <w:t>&lt;</w:t>
      </w:r>
      <w:r w:rsidR="00E868E7">
        <w:rPr>
          <w:lang w:val="en-AU"/>
        </w:rPr>
        <w:t xml:space="preserve">This section is needed only if the data product has datasets that have </w:t>
      </w:r>
      <w:r w:rsidR="000A7BC5">
        <w:rPr>
          <w:lang w:val="en-AU"/>
        </w:rPr>
        <w:t xml:space="preserve">coverages at </w:t>
      </w:r>
      <w:r w:rsidR="00E868E7">
        <w:rPr>
          <w:lang w:val="en-AU"/>
        </w:rPr>
        <w:t xml:space="preserve">multiple scales </w:t>
      </w:r>
      <w:r w:rsidR="000A7BC5">
        <w:rPr>
          <w:lang w:val="en-AU"/>
        </w:rPr>
        <w:t xml:space="preserve">for a geographic area </w:t>
      </w:r>
      <w:r w:rsidR="00E868E7">
        <w:rPr>
          <w:lang w:val="en-AU"/>
        </w:rPr>
        <w:t xml:space="preserve">or </w:t>
      </w:r>
      <w:r w:rsidR="000A7BC5">
        <w:rPr>
          <w:lang w:val="en-AU"/>
        </w:rPr>
        <w:t xml:space="preserve">provide </w:t>
      </w:r>
      <w:r w:rsidR="00E868E7">
        <w:rPr>
          <w:lang w:val="en-AU"/>
        </w:rPr>
        <w:t>datasets of different scales</w:t>
      </w:r>
      <w:r w:rsidR="000A7BC5">
        <w:rPr>
          <w:lang w:val="en-AU"/>
        </w:rPr>
        <w:t xml:space="preserve"> for the same geographic area</w:t>
      </w:r>
      <w:r w:rsidR="00E868E7">
        <w:rPr>
          <w:lang w:val="en-AU"/>
        </w:rPr>
        <w:t>.</w:t>
      </w:r>
      <w:r w:rsidR="000A7BC5" w:rsidDel="00A90A96">
        <w:rPr>
          <w:lang w:val="en-AU"/>
        </w:rPr>
        <w:t xml:space="preserve"> </w:t>
      </w:r>
      <w:r w:rsidR="007529C6">
        <w:rPr>
          <w:lang w:val="en-AU"/>
        </w:rPr>
        <w:t>&gt;</w:t>
      </w:r>
    </w:p>
    <w:p w14:paraId="6B7B8593" w14:textId="3E2BDD46" w:rsidR="00291779" w:rsidRPr="00D73CA5" w:rsidRDefault="00291779" w:rsidP="00972855">
      <w:pPr>
        <w:pStyle w:val="note0"/>
      </w:pPr>
      <w:r>
        <w:rPr>
          <w:lang w:val="en-AU"/>
        </w:rPr>
        <w:lastRenderedPageBreak/>
        <w:t>&lt;This section should consist of a statement about using the S-98 loading strategy (required for data products intended for ECDIS) or define a product-specific loading and unloading strategy.</w:t>
      </w:r>
      <w:r w:rsidR="000140ED">
        <w:rPr>
          <w:lang w:val="en-AU"/>
        </w:rPr>
        <w:t xml:space="preserve"> S-98 Appendix E (</w:t>
      </w:r>
      <w:r w:rsidR="000140ED" w:rsidRPr="000140ED">
        <w:rPr>
          <w:lang w:val="en-AU"/>
        </w:rPr>
        <w:t>Dataset Loading and Display (Rendering) Algorithms</w:t>
      </w:r>
      <w:r w:rsidR="000140ED">
        <w:rPr>
          <w:lang w:val="en-AU"/>
        </w:rPr>
        <w:t>) may be used as a guide if a product-specific loading strategy is defined.</w:t>
      </w:r>
      <w:r>
        <w:rPr>
          <w:lang w:val="en-AU"/>
        </w:rPr>
        <w:t>&gt;</w:t>
      </w:r>
    </w:p>
    <w:p w14:paraId="6A5A2FEE" w14:textId="77777777" w:rsidR="00C3427E" w:rsidRDefault="0053708D" w:rsidP="00666E30">
      <w:pPr>
        <w:pStyle w:val="Heading2"/>
      </w:pPr>
      <w:bookmarkStart w:id="122" w:name="_Toc220188247"/>
      <w:r w:rsidRPr="00F73215">
        <w:t>Geometry</w:t>
      </w:r>
      <w:bookmarkEnd w:id="118"/>
      <w:bookmarkEnd w:id="119"/>
      <w:r w:rsidR="00F73215">
        <w:t xml:space="preserve"> </w:t>
      </w:r>
      <w:r w:rsidR="009E66AF" w:rsidRPr="00741699">
        <w:rPr>
          <w:color w:val="FF0000"/>
        </w:rPr>
        <w:t>&lt;S-100 Part 7&gt;</w:t>
      </w:r>
      <w:bookmarkEnd w:id="122"/>
    </w:p>
    <w:p w14:paraId="231EA0FB" w14:textId="1028B031" w:rsidR="004D53BF" w:rsidRDefault="007F3C62" w:rsidP="00FF504D">
      <w:pPr>
        <w:pStyle w:val="note0"/>
        <w:rPr>
          <w:ins w:id="123" w:author="Raphael Malyankar" w:date="2026-01-21T23:20:00Z" w16du:dateUtc="2026-01-22T06:20:00Z"/>
        </w:rPr>
      </w:pPr>
      <w:bookmarkStart w:id="124" w:name="_Toc288810288"/>
      <w:bookmarkStart w:id="125" w:name="_Toc288812335"/>
      <w:r w:rsidRPr="00D73CA5">
        <w:t>&lt;Geometric representation is the digital description of the spatial component of an object as described in S-100 and ISO 19107. Specify which S-100 Level of Geometry is to be used in the product specification.&gt;</w:t>
      </w:r>
      <w:bookmarkStart w:id="126" w:name="_Toc225648316"/>
      <w:bookmarkStart w:id="127" w:name="_Toc225065173"/>
      <w:bookmarkEnd w:id="124"/>
      <w:bookmarkEnd w:id="125"/>
    </w:p>
    <w:p w14:paraId="3F3CB4E7" w14:textId="49E038C4" w:rsidR="00102E73" w:rsidRPr="009E66AF" w:rsidRDefault="00102E73" w:rsidP="00FF504D">
      <w:pPr>
        <w:pStyle w:val="note0"/>
      </w:pPr>
      <w:ins w:id="128" w:author="Raphael Malyankar" w:date="2026-01-21T23:20:00Z" w16du:dateUtc="2026-01-22T06:20:00Z">
        <w:r>
          <w:t xml:space="preserve">&lt;Additional clauses 6.X </w:t>
        </w:r>
      </w:ins>
      <w:ins w:id="129" w:author="Raphael Malyankar" w:date="2026-01-21T23:21:00Z" w16du:dateUtc="2026-01-22T06:21:00Z">
        <w:r>
          <w:t xml:space="preserve">describing </w:t>
        </w:r>
      </w:ins>
      <w:ins w:id="130" w:author="Raphael Malyankar" w:date="2026-01-24T22:59:00Z" w16du:dateUtc="2026-01-25T05:59:00Z">
        <w:r w:rsidR="00B272E9">
          <w:t>other aspects</w:t>
        </w:r>
      </w:ins>
      <w:ins w:id="131" w:author="Raphael Malyankar" w:date="2026-01-24T23:00:00Z" w16du:dateUtc="2026-01-25T06:00:00Z">
        <w:r w:rsidR="00B272E9">
          <w:t xml:space="preserve"> of datasets</w:t>
        </w:r>
      </w:ins>
      <w:ins w:id="132" w:author="Raphael Malyankar" w:date="2026-01-24T22:59:00Z" w16du:dateUtc="2026-01-25T05:59:00Z">
        <w:r w:rsidR="00B272E9">
          <w:t xml:space="preserve">, such as </w:t>
        </w:r>
      </w:ins>
      <w:ins w:id="133" w:author="Raphael Malyankar" w:date="2026-01-21T23:21:00Z" w16du:dateUtc="2026-01-22T06:21:00Z">
        <w:r>
          <w:t xml:space="preserve">rules for overlaps, </w:t>
        </w:r>
      </w:ins>
      <w:ins w:id="134" w:author="Raphael Malyankar" w:date="2026-01-21T23:24:00Z" w16du:dateUtc="2026-01-22T06:24:00Z">
        <w:r w:rsidR="00FE3638">
          <w:t xml:space="preserve">scale ranges, </w:t>
        </w:r>
      </w:ins>
      <w:ins w:id="135" w:author="Raphael Malyankar" w:date="2026-01-21T23:22:00Z" w16du:dateUtc="2026-01-22T06:22:00Z">
        <w:r>
          <w:t xml:space="preserve">coverages and extents of meta-features, </w:t>
        </w:r>
      </w:ins>
      <w:ins w:id="136" w:author="Raphael Malyankar" w:date="2026-01-21T23:24:00Z" w16du:dateUtc="2026-01-22T06:24:00Z">
        <w:r w:rsidR="00FE3638">
          <w:t>size li</w:t>
        </w:r>
      </w:ins>
      <w:ins w:id="137" w:author="Raphael Malyankar" w:date="2026-01-21T23:25:00Z" w16du:dateUtc="2026-01-22T06:25:00Z">
        <w:r w:rsidR="00FE3638">
          <w:t>mits, etc.&gt;</w:t>
        </w:r>
      </w:ins>
    </w:p>
    <w:p w14:paraId="0B60FA86" w14:textId="77777777" w:rsidR="00A0577E" w:rsidRDefault="00BB0421" w:rsidP="00972855">
      <w:pPr>
        <w:pStyle w:val="Heading1"/>
        <w:rPr>
          <w:color w:val="FF0000"/>
        </w:rPr>
      </w:pPr>
      <w:bookmarkStart w:id="138" w:name="_Toc220188248"/>
      <w:r w:rsidRPr="008233BF">
        <w:t>Coordinate Reference Systems</w:t>
      </w:r>
      <w:r w:rsidR="004504B9" w:rsidRPr="008233BF">
        <w:t xml:space="preserve"> (CRS)</w:t>
      </w:r>
      <w:bookmarkEnd w:id="126"/>
      <w:bookmarkEnd w:id="127"/>
      <w:r w:rsidR="009E66AF">
        <w:rPr>
          <w:color w:val="FF0000"/>
        </w:rPr>
        <w:t xml:space="preserve"> &lt;S-100 Part 6&gt;</w:t>
      </w:r>
      <w:bookmarkEnd w:id="138"/>
    </w:p>
    <w:p w14:paraId="1E46B353" w14:textId="77777777" w:rsidR="00FF51A0" w:rsidRPr="00D73CA5" w:rsidRDefault="00FF51A0" w:rsidP="00FF51A0">
      <w:pPr>
        <w:pStyle w:val="note0"/>
      </w:pPr>
      <w:r w:rsidRPr="00D73CA5">
        <w:t>&lt;This clause specifies the type of Coordinate Reference System used in the product.&gt;</w:t>
      </w:r>
    </w:p>
    <w:p w14:paraId="2277AA0B" w14:textId="6EEF0C20" w:rsidR="00BB0421" w:rsidRDefault="00BB0421" w:rsidP="00666E30">
      <w:pPr>
        <w:pStyle w:val="Heading2"/>
      </w:pPr>
      <w:bookmarkStart w:id="139" w:name="_Toc205844558"/>
      <w:bookmarkStart w:id="140" w:name="_Toc205844894"/>
      <w:bookmarkStart w:id="141" w:name="_Toc205846161"/>
      <w:bookmarkStart w:id="142" w:name="_Toc205846328"/>
      <w:bookmarkStart w:id="143" w:name="_Toc205848200"/>
      <w:bookmarkStart w:id="144" w:name="_Toc205849817"/>
      <w:bookmarkStart w:id="145" w:name="_Toc225648317"/>
      <w:bookmarkStart w:id="146" w:name="_Toc225065174"/>
      <w:bookmarkStart w:id="147" w:name="_Toc220188249"/>
      <w:bookmarkEnd w:id="139"/>
      <w:bookmarkEnd w:id="140"/>
      <w:bookmarkEnd w:id="141"/>
      <w:bookmarkEnd w:id="142"/>
      <w:bookmarkEnd w:id="143"/>
      <w:bookmarkEnd w:id="144"/>
      <w:r w:rsidRPr="008233BF">
        <w:t>Introduction</w:t>
      </w:r>
      <w:bookmarkEnd w:id="145"/>
      <w:bookmarkEnd w:id="146"/>
      <w:bookmarkEnd w:id="147"/>
    </w:p>
    <w:p w14:paraId="07F3B1F4" w14:textId="1BEAC796" w:rsidR="00FF51A0" w:rsidRPr="00FB56F8" w:rsidRDefault="00FF51A0" w:rsidP="001F2290">
      <w:pPr>
        <w:rPr>
          <w:i/>
          <w:iCs/>
          <w:color w:val="EE0000"/>
        </w:rPr>
      </w:pPr>
      <w:r w:rsidRPr="00FB56F8">
        <w:rPr>
          <w:i/>
          <w:iCs/>
          <w:color w:val="EE0000"/>
          <w:lang w:val="en-AU"/>
        </w:rPr>
        <w:t>&lt;</w:t>
      </w:r>
      <w:r w:rsidR="004647CA" w:rsidRPr="00FB56F8">
        <w:rPr>
          <w:i/>
          <w:iCs/>
          <w:color w:val="EE0000"/>
          <w:lang w:val="en-AU"/>
        </w:rPr>
        <w:t>Optional b</w:t>
      </w:r>
      <w:r w:rsidRPr="00FB56F8">
        <w:rPr>
          <w:i/>
          <w:iCs/>
          <w:color w:val="EE0000"/>
          <w:lang w:val="en-AU"/>
        </w:rPr>
        <w:t xml:space="preserve">rief overview of the use of coordinate reference systems in the data product. </w:t>
      </w:r>
      <w:r w:rsidR="004647CA" w:rsidRPr="00FB56F8">
        <w:rPr>
          <w:i/>
          <w:iCs/>
          <w:color w:val="EE0000"/>
          <w:lang w:val="en-AU"/>
        </w:rPr>
        <w:t>D</w:t>
      </w:r>
      <w:r w:rsidRPr="00FB56F8">
        <w:rPr>
          <w:i/>
          <w:iCs/>
          <w:color w:val="EE0000"/>
          <w:lang w:val="en-AU"/>
        </w:rPr>
        <w:t xml:space="preserve">escribe </w:t>
      </w:r>
      <w:r w:rsidR="004647CA" w:rsidRPr="00FB56F8">
        <w:rPr>
          <w:i/>
          <w:iCs/>
          <w:color w:val="EE0000"/>
          <w:lang w:val="en-AU"/>
        </w:rPr>
        <w:t xml:space="preserve">also </w:t>
      </w:r>
      <w:r w:rsidRPr="00FB56F8">
        <w:rPr>
          <w:i/>
          <w:iCs/>
          <w:color w:val="EE0000"/>
          <w:lang w:val="en-AU"/>
        </w:rPr>
        <w:t>any special circumstances which apply</w:t>
      </w:r>
      <w:r w:rsidR="004647CA" w:rsidRPr="00FB56F8">
        <w:rPr>
          <w:i/>
          <w:iCs/>
          <w:color w:val="EE0000"/>
          <w:lang w:val="en-AU"/>
        </w:rPr>
        <w:t>. F</w:t>
      </w:r>
      <w:r w:rsidRPr="00FB56F8">
        <w:rPr>
          <w:i/>
          <w:iCs/>
          <w:color w:val="EE0000"/>
          <w:lang w:val="en-AU"/>
        </w:rPr>
        <w:t>or example, S-101 Edition 2.0.0 contains a requirement for an ENC dataset to define at least one compound CRS</w:t>
      </w:r>
      <w:r w:rsidR="004647CA" w:rsidRPr="00FB56F8">
        <w:rPr>
          <w:i/>
          <w:iCs/>
          <w:color w:val="EE0000"/>
          <w:lang w:val="en-AU"/>
        </w:rPr>
        <w:t xml:space="preserve"> and defines certain exclusions from the scope of the vertical CRS specified in this clause.&gt;</w:t>
      </w:r>
    </w:p>
    <w:p w14:paraId="50B3CF1A" w14:textId="07218718" w:rsidR="002F035B" w:rsidRDefault="00FF51A0" w:rsidP="00FF51A0">
      <w:pPr>
        <w:pStyle w:val="Heading2"/>
      </w:pPr>
      <w:bookmarkStart w:id="148" w:name="_Toc220188250"/>
      <w:r>
        <w:t>Horizontal coordinate</w:t>
      </w:r>
      <w:r w:rsidRPr="00E558AF">
        <w:t xml:space="preserve"> </w:t>
      </w:r>
      <w:r w:rsidR="002F035B" w:rsidRPr="00E558AF">
        <w:t>reference system</w:t>
      </w:r>
      <w:bookmarkStart w:id="149" w:name="_Toc288810277"/>
      <w:bookmarkStart w:id="150" w:name="_Toc288812324"/>
      <w:bookmarkEnd w:id="148"/>
    </w:p>
    <w:p w14:paraId="5A3973AE" w14:textId="130B587E" w:rsidR="00BC4C7B" w:rsidRDefault="001F2290" w:rsidP="001F2290">
      <w:pPr>
        <w:rPr>
          <w:i/>
          <w:iCs/>
          <w:color w:val="EE0000"/>
          <w:lang w:val="en-AU"/>
        </w:rPr>
      </w:pPr>
      <w:r w:rsidRPr="001F2290">
        <w:rPr>
          <w:i/>
          <w:iCs/>
          <w:color w:val="EE0000"/>
          <w:lang w:val="en-AU"/>
        </w:rPr>
        <w:t>&lt;</w:t>
      </w:r>
      <w:r w:rsidR="00BC4C7B">
        <w:rPr>
          <w:i/>
          <w:iCs/>
          <w:color w:val="EE0000"/>
          <w:lang w:val="en-AU"/>
        </w:rPr>
        <w:t>An o</w:t>
      </w:r>
      <w:r w:rsidRPr="001F2290">
        <w:rPr>
          <w:i/>
          <w:iCs/>
          <w:color w:val="EE0000"/>
          <w:lang w:val="en-AU"/>
        </w:rPr>
        <w:t>ptional list or description of permitted coordinate reference system</w:t>
      </w:r>
      <w:r w:rsidR="00BC4C7B">
        <w:rPr>
          <w:i/>
          <w:iCs/>
          <w:color w:val="EE0000"/>
          <w:lang w:val="en-AU"/>
        </w:rPr>
        <w:t xml:space="preserve"> codes may be included here (for example, EPSG 4326, </w:t>
      </w:r>
      <w:r w:rsidR="00BC4C7B" w:rsidRPr="00BC4C7B">
        <w:rPr>
          <w:i/>
          <w:iCs/>
          <w:color w:val="EE0000"/>
          <w:lang w:val="en-AU"/>
        </w:rPr>
        <w:t>EPSG:32601 – EPSG:32660</w:t>
      </w:r>
      <w:r w:rsidR="00BC4C7B">
        <w:rPr>
          <w:i/>
          <w:iCs/>
          <w:color w:val="EE0000"/>
          <w:lang w:val="en-AU"/>
        </w:rPr>
        <w:t xml:space="preserve">, </w:t>
      </w:r>
      <w:r w:rsidR="00BC4C7B" w:rsidRPr="00BC4C7B">
        <w:rPr>
          <w:i/>
          <w:iCs/>
          <w:color w:val="EE0000"/>
          <w:lang w:val="en-AU"/>
        </w:rPr>
        <w:t>EPSG:32701 – EPSG:32760</w:t>
      </w:r>
      <w:r w:rsidRPr="001F2290">
        <w:rPr>
          <w:i/>
          <w:iCs/>
          <w:color w:val="EE0000"/>
          <w:lang w:val="en-AU"/>
        </w:rPr>
        <w:t>.</w:t>
      </w:r>
      <w:r w:rsidR="00BC4C7B">
        <w:rPr>
          <w:i/>
          <w:iCs/>
          <w:color w:val="EE0000"/>
          <w:lang w:val="en-AU"/>
        </w:rPr>
        <w:t>&gt;</w:t>
      </w:r>
    </w:p>
    <w:p w14:paraId="1D93B290" w14:textId="04042745" w:rsidR="001F2290" w:rsidRPr="001F2290" w:rsidRDefault="00BC4C7B" w:rsidP="001F2290">
      <w:pPr>
        <w:rPr>
          <w:i/>
          <w:iCs/>
          <w:color w:val="EE0000"/>
          <w:lang w:val="en-AU"/>
        </w:rPr>
      </w:pPr>
      <w:r>
        <w:rPr>
          <w:i/>
          <w:iCs/>
          <w:color w:val="EE0000"/>
          <w:lang w:val="en-AU"/>
        </w:rPr>
        <w:t>&lt;A partially filled template for specifying the horizontal CRS follows.</w:t>
      </w:r>
      <w:r w:rsidR="001F2290" w:rsidRPr="001F2290">
        <w:rPr>
          <w:i/>
          <w:iCs/>
          <w:color w:val="EE0000"/>
          <w:lang w:val="en-AU"/>
        </w:rPr>
        <w:t>&gt;</w:t>
      </w:r>
    </w:p>
    <w:p w14:paraId="69321C1C" w14:textId="6CE80EFB" w:rsidR="004647CA" w:rsidRPr="004647CA" w:rsidRDefault="004647CA" w:rsidP="00BC4C7B">
      <w:pPr>
        <w:tabs>
          <w:tab w:val="left" w:pos="3874"/>
        </w:tabs>
        <w:spacing w:after="120" w:line="240" w:lineRule="auto"/>
        <w:ind w:left="3874" w:hanging="3874"/>
        <w:rPr>
          <w:lang w:val="en-AU"/>
        </w:rPr>
      </w:pPr>
      <w:r w:rsidRPr="001F2290">
        <w:rPr>
          <w:b/>
          <w:bCs/>
          <w:lang w:val="en-AU"/>
        </w:rPr>
        <w:t>Coordinate Reference System</w:t>
      </w:r>
      <w:r w:rsidRPr="004647CA">
        <w:rPr>
          <w:lang w:val="en-AU"/>
        </w:rPr>
        <w:t>:</w:t>
      </w:r>
    </w:p>
    <w:p w14:paraId="426D4D37" w14:textId="00BE1EA7" w:rsidR="004647CA" w:rsidRPr="004647CA" w:rsidRDefault="004647CA" w:rsidP="00BC4C7B">
      <w:pPr>
        <w:tabs>
          <w:tab w:val="left" w:pos="3874"/>
        </w:tabs>
        <w:spacing w:after="120" w:line="240" w:lineRule="auto"/>
        <w:ind w:left="3874" w:hanging="3874"/>
        <w:rPr>
          <w:lang w:val="en-AU"/>
        </w:rPr>
      </w:pPr>
      <w:r w:rsidRPr="001F2290">
        <w:rPr>
          <w:b/>
          <w:bCs/>
          <w:lang w:val="en-AU"/>
        </w:rPr>
        <w:t>Datum</w:t>
      </w:r>
      <w:r w:rsidRPr="004647CA">
        <w:rPr>
          <w:lang w:val="en-AU"/>
        </w:rPr>
        <w:t>:</w:t>
      </w:r>
    </w:p>
    <w:p w14:paraId="76381829" w14:textId="7EE04158" w:rsidR="004647CA" w:rsidRPr="004647CA" w:rsidRDefault="004647CA" w:rsidP="00BC4C7B">
      <w:pPr>
        <w:tabs>
          <w:tab w:val="left" w:pos="3874"/>
        </w:tabs>
        <w:spacing w:after="120" w:line="240" w:lineRule="auto"/>
        <w:ind w:left="3874" w:hanging="3874"/>
        <w:rPr>
          <w:lang w:val="en-AU"/>
        </w:rPr>
      </w:pPr>
      <w:r w:rsidRPr="001F2290">
        <w:rPr>
          <w:b/>
          <w:bCs/>
          <w:lang w:val="en-AU"/>
        </w:rPr>
        <w:t>Projection</w:t>
      </w:r>
      <w:r w:rsidRPr="004647CA">
        <w:rPr>
          <w:lang w:val="en-AU"/>
        </w:rPr>
        <w:t xml:space="preserve">: </w:t>
      </w:r>
      <w:r w:rsidRPr="004647CA">
        <w:rPr>
          <w:lang w:val="en-AU"/>
        </w:rPr>
        <w:tab/>
        <w:t>None / UTM / UPS</w:t>
      </w:r>
      <w:r w:rsidR="00BC4C7B">
        <w:rPr>
          <w:lang w:val="en-AU"/>
        </w:rPr>
        <w:t xml:space="preserve"> </w:t>
      </w:r>
      <w:r w:rsidR="00BC4C7B" w:rsidRPr="00BC4C7B">
        <w:rPr>
          <w:i/>
          <w:iCs/>
          <w:color w:val="EE0000"/>
          <w:lang w:val="en-AU"/>
        </w:rPr>
        <w:t>&lt;remove inapplicable projections&gt;</w:t>
      </w:r>
    </w:p>
    <w:p w14:paraId="6103CD49" w14:textId="760FFC70" w:rsidR="004647CA" w:rsidRPr="004647CA" w:rsidRDefault="004647CA" w:rsidP="00BC4C7B">
      <w:pPr>
        <w:tabs>
          <w:tab w:val="left" w:pos="3874"/>
        </w:tabs>
        <w:spacing w:after="120" w:line="240" w:lineRule="auto"/>
        <w:ind w:left="3874" w:hanging="3874"/>
        <w:rPr>
          <w:lang w:val="en-AU"/>
        </w:rPr>
      </w:pPr>
      <w:r w:rsidRPr="001F2290">
        <w:rPr>
          <w:b/>
          <w:bCs/>
          <w:lang w:val="en-AU"/>
        </w:rPr>
        <w:t>Horizontal Units</w:t>
      </w:r>
      <w:r>
        <w:rPr>
          <w:lang w:val="en-AU"/>
        </w:rPr>
        <w:t>:</w:t>
      </w:r>
    </w:p>
    <w:p w14:paraId="69E7550A" w14:textId="77777777" w:rsidR="004647CA" w:rsidRPr="004647CA" w:rsidRDefault="004647CA" w:rsidP="00BC4C7B">
      <w:pPr>
        <w:tabs>
          <w:tab w:val="left" w:pos="3874"/>
        </w:tabs>
        <w:spacing w:after="120" w:line="240" w:lineRule="auto"/>
        <w:ind w:left="3874" w:hanging="3874"/>
        <w:rPr>
          <w:lang w:val="en-AU"/>
        </w:rPr>
      </w:pPr>
      <w:r w:rsidRPr="001F2290">
        <w:rPr>
          <w:b/>
          <w:bCs/>
          <w:lang w:val="en-AU"/>
        </w:rPr>
        <w:t>Coordinate Reference System Registry</w:t>
      </w:r>
      <w:r w:rsidRPr="004647CA">
        <w:rPr>
          <w:lang w:val="en-AU"/>
        </w:rPr>
        <w:t xml:space="preserve">: </w:t>
      </w:r>
      <w:r w:rsidRPr="004647CA">
        <w:rPr>
          <w:lang w:val="en-AU"/>
        </w:rPr>
        <w:tab/>
        <w:t xml:space="preserve">EPSG Geodetic Parameter Registry </w:t>
      </w:r>
    </w:p>
    <w:p w14:paraId="6AB65392" w14:textId="3EB11213" w:rsidR="004647CA" w:rsidRPr="004647CA" w:rsidRDefault="004647CA" w:rsidP="00BC4C7B">
      <w:pPr>
        <w:tabs>
          <w:tab w:val="left" w:pos="3874"/>
        </w:tabs>
        <w:spacing w:after="120" w:line="240" w:lineRule="auto"/>
        <w:ind w:left="3874" w:hanging="3874"/>
        <w:rPr>
          <w:lang w:val="en-AU"/>
        </w:rPr>
      </w:pPr>
      <w:r w:rsidRPr="001F2290">
        <w:rPr>
          <w:b/>
          <w:bCs/>
          <w:lang w:val="en-AU"/>
        </w:rPr>
        <w:t>Date type (according to ISO 19115-1)</w:t>
      </w:r>
      <w:r w:rsidRPr="004647CA">
        <w:rPr>
          <w:lang w:val="en-AU"/>
        </w:rPr>
        <w:t xml:space="preserve">:  </w:t>
      </w:r>
      <w:r w:rsidRPr="004647CA">
        <w:rPr>
          <w:lang w:val="en-AU"/>
        </w:rPr>
        <w:tab/>
        <w:t>002 - publication</w:t>
      </w:r>
    </w:p>
    <w:p w14:paraId="12EE3445" w14:textId="6FB0FA4D" w:rsidR="004647CA" w:rsidRDefault="004647CA" w:rsidP="00BC4C7B">
      <w:pPr>
        <w:tabs>
          <w:tab w:val="left" w:pos="3874"/>
        </w:tabs>
        <w:spacing w:after="120" w:line="240" w:lineRule="auto"/>
        <w:ind w:left="3874" w:hanging="3874"/>
        <w:rPr>
          <w:lang w:val="en-AU"/>
        </w:rPr>
      </w:pPr>
      <w:r w:rsidRPr="001F2290">
        <w:rPr>
          <w:b/>
          <w:bCs/>
          <w:lang w:val="en-AU"/>
        </w:rPr>
        <w:t>Responsible party</w:t>
      </w:r>
      <w:r w:rsidRPr="004647CA">
        <w:rPr>
          <w:lang w:val="en-AU"/>
        </w:rPr>
        <w:t xml:space="preserve">:  </w:t>
      </w:r>
      <w:r w:rsidRPr="004647CA">
        <w:rPr>
          <w:lang w:val="en-AU"/>
        </w:rPr>
        <w:tab/>
        <w:t>International Association of Oil and Gas Producers (IOGP)</w:t>
      </w:r>
    </w:p>
    <w:p w14:paraId="12C5A73F" w14:textId="2EAE6A0A" w:rsidR="00BC4C7B" w:rsidRDefault="00BC4C7B" w:rsidP="00BC4C7B">
      <w:pPr>
        <w:tabs>
          <w:tab w:val="left" w:pos="3874"/>
        </w:tabs>
        <w:spacing w:after="120" w:line="240" w:lineRule="auto"/>
        <w:ind w:left="3874" w:hanging="3874"/>
        <w:rPr>
          <w:lang w:val="en-AU"/>
        </w:rPr>
      </w:pPr>
      <w:r>
        <w:rPr>
          <w:b/>
          <w:bCs/>
          <w:lang w:val="en-AU"/>
        </w:rPr>
        <w:t>URL</w:t>
      </w:r>
      <w:r w:rsidRPr="00A7510E">
        <w:rPr>
          <w:lang w:val="en-AU"/>
        </w:rPr>
        <w:t>:</w:t>
      </w:r>
      <w:r>
        <w:rPr>
          <w:lang w:val="en-AU"/>
        </w:rPr>
        <w:tab/>
        <w:t>https://epsg.org</w:t>
      </w:r>
    </w:p>
    <w:p w14:paraId="135A1D63" w14:textId="77777777" w:rsidR="001F2290" w:rsidRPr="001F2290" w:rsidRDefault="001F2290" w:rsidP="001F2290">
      <w:pPr>
        <w:spacing w:after="0" w:line="240" w:lineRule="auto"/>
      </w:pPr>
    </w:p>
    <w:p w14:paraId="1D1CE95F" w14:textId="5CE6681B" w:rsidR="002F035B" w:rsidRDefault="002F035B" w:rsidP="001F2290">
      <w:pPr>
        <w:pStyle w:val="Heading2"/>
      </w:pPr>
      <w:bookmarkStart w:id="151" w:name="_Toc220188251"/>
      <w:r w:rsidRPr="00E558AF">
        <w:t>Projection</w:t>
      </w:r>
      <w:bookmarkStart w:id="152" w:name="_Toc288810278"/>
      <w:bookmarkStart w:id="153" w:name="_Toc288812325"/>
      <w:bookmarkEnd w:id="149"/>
      <w:bookmarkEnd w:id="150"/>
      <w:bookmarkEnd w:id="151"/>
    </w:p>
    <w:p w14:paraId="28565637" w14:textId="1BB62CE4" w:rsidR="00213E82" w:rsidRPr="00F544A0" w:rsidRDefault="00213E82" w:rsidP="00F544A0">
      <w:pPr>
        <w:rPr>
          <w:i/>
          <w:iCs/>
          <w:color w:val="EE0000"/>
        </w:rPr>
      </w:pPr>
      <w:r w:rsidRPr="00F544A0">
        <w:rPr>
          <w:i/>
          <w:iCs/>
          <w:color w:val="EE0000"/>
        </w:rPr>
        <w:t>&lt;Statement about whether the data are projected or unprojected.&gt;</w:t>
      </w:r>
    </w:p>
    <w:p w14:paraId="79319B94" w14:textId="5ACAAE58" w:rsidR="002F035B" w:rsidRDefault="002F035B" w:rsidP="001F2290">
      <w:pPr>
        <w:pStyle w:val="Heading2"/>
      </w:pPr>
      <w:bookmarkStart w:id="154" w:name="_Toc220188252"/>
      <w:r w:rsidRPr="00E558AF">
        <w:t>Vertical coordinate reference system</w:t>
      </w:r>
      <w:bookmarkStart w:id="155" w:name="_Toc288810279"/>
      <w:bookmarkStart w:id="156" w:name="_Toc288812326"/>
      <w:bookmarkEnd w:id="152"/>
      <w:bookmarkEnd w:id="153"/>
      <w:bookmarkEnd w:id="154"/>
    </w:p>
    <w:p w14:paraId="5FF3D586" w14:textId="4D7DC3C2" w:rsidR="00213E82" w:rsidRPr="00F544A0" w:rsidRDefault="00213E82" w:rsidP="00A7510E">
      <w:pPr>
        <w:rPr>
          <w:i/>
          <w:iCs/>
          <w:color w:val="EE0000"/>
        </w:rPr>
      </w:pPr>
      <w:r w:rsidRPr="00F544A0">
        <w:rPr>
          <w:i/>
          <w:iCs/>
          <w:color w:val="EE0000"/>
          <w:lang w:val="en-AU"/>
        </w:rPr>
        <w:t>&lt;Describe the vertical CRS and permitted vertical datum(s).&gt;</w:t>
      </w:r>
    </w:p>
    <w:p w14:paraId="7F2A7433" w14:textId="66C20241" w:rsidR="002F035B" w:rsidRDefault="002F035B" w:rsidP="001F2290">
      <w:pPr>
        <w:pStyle w:val="Heading2"/>
      </w:pPr>
      <w:bookmarkStart w:id="157" w:name="_Toc220188253"/>
      <w:r w:rsidRPr="00E558AF">
        <w:lastRenderedPageBreak/>
        <w:t>Temporal reference system</w:t>
      </w:r>
      <w:bookmarkEnd w:id="155"/>
      <w:bookmarkEnd w:id="156"/>
      <w:bookmarkEnd w:id="157"/>
    </w:p>
    <w:p w14:paraId="07E9C5E5" w14:textId="4B9D4CE6" w:rsidR="00213E82" w:rsidRPr="00F544A0" w:rsidRDefault="00E30C64" w:rsidP="00A7510E">
      <w:pPr>
        <w:rPr>
          <w:i/>
          <w:iCs/>
          <w:color w:val="EE0000"/>
        </w:rPr>
      </w:pPr>
      <w:r w:rsidRPr="00F544A0">
        <w:rPr>
          <w:i/>
          <w:iCs/>
          <w:color w:val="EE0000"/>
          <w:lang w:val="en-AU"/>
        </w:rPr>
        <w:t>&lt;The temporal reference system will generally be the Gregorian calendar for dates. If the Product Specification mandates the use of UTC for all time values, that may also be stated here.&gt;</w:t>
      </w:r>
    </w:p>
    <w:p w14:paraId="77A91AD9" w14:textId="77777777" w:rsidR="00BB0421" w:rsidRDefault="00DE2145" w:rsidP="001C2735">
      <w:pPr>
        <w:pStyle w:val="Heading1"/>
      </w:pPr>
      <w:bookmarkStart w:id="158" w:name="_Toc205844565"/>
      <w:bookmarkStart w:id="159" w:name="_Toc205844901"/>
      <w:bookmarkStart w:id="160" w:name="_Toc205846168"/>
      <w:bookmarkStart w:id="161" w:name="_Toc205846335"/>
      <w:bookmarkStart w:id="162" w:name="_Toc205848207"/>
      <w:bookmarkStart w:id="163" w:name="_Toc205849824"/>
      <w:bookmarkStart w:id="164" w:name="_Toc205844566"/>
      <w:bookmarkStart w:id="165" w:name="_Toc205844902"/>
      <w:bookmarkStart w:id="166" w:name="_Toc205846169"/>
      <w:bookmarkStart w:id="167" w:name="_Toc205846336"/>
      <w:bookmarkStart w:id="168" w:name="_Toc205848208"/>
      <w:bookmarkStart w:id="169" w:name="_Toc205849825"/>
      <w:bookmarkStart w:id="170" w:name="_Toc205844567"/>
      <w:bookmarkStart w:id="171" w:name="_Toc205844903"/>
      <w:bookmarkStart w:id="172" w:name="_Toc205846170"/>
      <w:bookmarkStart w:id="173" w:name="_Toc205846337"/>
      <w:bookmarkStart w:id="174" w:name="_Toc205848209"/>
      <w:bookmarkStart w:id="175" w:name="_Toc205849826"/>
      <w:bookmarkStart w:id="176" w:name="_Toc205844568"/>
      <w:bookmarkStart w:id="177" w:name="_Toc205844904"/>
      <w:bookmarkStart w:id="178" w:name="_Toc205846171"/>
      <w:bookmarkStart w:id="179" w:name="_Toc205846338"/>
      <w:bookmarkStart w:id="180" w:name="_Toc205848210"/>
      <w:bookmarkStart w:id="181" w:name="_Toc205849827"/>
      <w:bookmarkStart w:id="182" w:name="_Toc205844569"/>
      <w:bookmarkStart w:id="183" w:name="_Toc205844905"/>
      <w:bookmarkStart w:id="184" w:name="_Toc205846172"/>
      <w:bookmarkStart w:id="185" w:name="_Toc205846339"/>
      <w:bookmarkStart w:id="186" w:name="_Toc205848211"/>
      <w:bookmarkStart w:id="187" w:name="_Toc205849828"/>
      <w:bookmarkStart w:id="188" w:name="_Geometric_representation_M"/>
      <w:bookmarkStart w:id="189" w:name="_Toc205844570"/>
      <w:bookmarkStart w:id="190" w:name="_Toc205844906"/>
      <w:bookmarkStart w:id="191" w:name="_Toc205846173"/>
      <w:bookmarkStart w:id="192" w:name="_Toc205846340"/>
      <w:bookmarkStart w:id="193" w:name="_Toc205848212"/>
      <w:bookmarkStart w:id="194" w:name="_Toc205849829"/>
      <w:bookmarkStart w:id="195" w:name="_Toc225648327"/>
      <w:bookmarkStart w:id="196" w:name="_Toc225065184"/>
      <w:bookmarkStart w:id="197" w:name="_Toc220188254"/>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sidRPr="00832ABB">
        <w:t>Data Quality</w:t>
      </w:r>
      <w:bookmarkEnd w:id="195"/>
      <w:bookmarkEnd w:id="196"/>
      <w:bookmarkEnd w:id="197"/>
      <w:r w:rsidR="00832ABB" w:rsidRPr="00832ABB">
        <w:t xml:space="preserve"> </w:t>
      </w:r>
    </w:p>
    <w:p w14:paraId="126F7CE7" w14:textId="6BC720A6" w:rsidR="00517826" w:rsidRDefault="004B3BA0" w:rsidP="009969DA">
      <w:pPr>
        <w:spacing w:after="120"/>
        <w:rPr>
          <w:i/>
          <w:iCs/>
          <w:color w:val="EE0000"/>
        </w:rPr>
      </w:pPr>
      <w:r w:rsidRPr="00F130F1">
        <w:rPr>
          <w:i/>
          <w:iCs/>
          <w:color w:val="EE0000"/>
        </w:rPr>
        <w:t>&lt;The data quality overview element should include at least the intended purpose and statement of quality or lineage. Other data quality elements cover: completeness, logical consistency, positional accuracy, temporal accuracy, thematic accuracy, and anything specifically required for the product being specified.</w:t>
      </w:r>
      <w:r w:rsidR="009969DA">
        <w:rPr>
          <w:i/>
          <w:iCs/>
          <w:color w:val="EE0000"/>
        </w:rPr>
        <w:t xml:space="preserve"> </w:t>
      </w:r>
      <w:r w:rsidR="00F130F1" w:rsidRPr="00F130F1">
        <w:rPr>
          <w:i/>
          <w:iCs/>
          <w:color w:val="EE0000"/>
        </w:rPr>
        <w:t xml:space="preserve">The </w:t>
      </w:r>
      <w:r w:rsidR="009969DA">
        <w:rPr>
          <w:i/>
          <w:iCs/>
          <w:color w:val="EE0000"/>
        </w:rPr>
        <w:t>text</w:t>
      </w:r>
      <w:r w:rsidR="00F130F1" w:rsidRPr="00F130F1">
        <w:rPr>
          <w:i/>
          <w:iCs/>
          <w:color w:val="EE0000"/>
        </w:rPr>
        <w:t xml:space="preserve"> recommended by the DQWG is </w:t>
      </w:r>
      <w:r w:rsidR="009969DA">
        <w:rPr>
          <w:i/>
          <w:iCs/>
          <w:color w:val="EE0000"/>
        </w:rPr>
        <w:t>in S-97 Part C</w:t>
      </w:r>
      <w:r w:rsidR="00E439BE">
        <w:rPr>
          <w:i/>
          <w:iCs/>
          <w:color w:val="EE0000"/>
        </w:rPr>
        <w:t>, which also contains a hypothetical example.</w:t>
      </w:r>
      <w:r w:rsidR="009969DA">
        <w:rPr>
          <w:i/>
          <w:iCs/>
          <w:color w:val="EE0000"/>
        </w:rPr>
        <w:t>&gt;</w:t>
      </w:r>
    </w:p>
    <w:p w14:paraId="7452E2D5" w14:textId="62A2B557" w:rsidR="00F130F1" w:rsidRDefault="00F130F1" w:rsidP="00FF008B">
      <w:pPr>
        <w:pStyle w:val="Heading2"/>
      </w:pPr>
      <w:bookmarkStart w:id="198" w:name="_Toc220188255"/>
      <w:r>
        <w:t>Introduction to data quality</w:t>
      </w:r>
      <w:bookmarkEnd w:id="198"/>
    </w:p>
    <w:p w14:paraId="10F65A07" w14:textId="6A1990A1" w:rsidR="00F130F1" w:rsidRPr="00A81FCB" w:rsidRDefault="00E439BE" w:rsidP="00F130F1">
      <w:pPr>
        <w:rPr>
          <w:i/>
          <w:iCs/>
          <w:color w:val="EE0000"/>
        </w:rPr>
      </w:pPr>
      <w:bookmarkStart w:id="199" w:name="_Hlk205407429"/>
      <w:r w:rsidRPr="00A81FCB">
        <w:rPr>
          <w:i/>
          <w:iCs/>
          <w:color w:val="EE0000"/>
        </w:rPr>
        <w:t>&lt;text from S-97 Part C</w:t>
      </w:r>
      <w:r w:rsidR="00060D78">
        <w:rPr>
          <w:i/>
          <w:iCs/>
          <w:color w:val="EE0000"/>
        </w:rPr>
        <w:t xml:space="preserve"> template</w:t>
      </w:r>
      <w:r w:rsidRPr="00A81FCB">
        <w:rPr>
          <w:i/>
          <w:iCs/>
          <w:color w:val="EE0000"/>
        </w:rPr>
        <w:t>, customized as necessary&gt;</w:t>
      </w:r>
    </w:p>
    <w:p w14:paraId="55E88619" w14:textId="79ABFE6E" w:rsidR="00F130F1" w:rsidRDefault="00F130F1" w:rsidP="00FF008B">
      <w:pPr>
        <w:pStyle w:val="Heading2"/>
      </w:pPr>
      <w:bookmarkStart w:id="200" w:name="_Toc220188256"/>
      <w:bookmarkEnd w:id="199"/>
      <w:r>
        <w:t>Completeness</w:t>
      </w:r>
      <w:bookmarkEnd w:id="200"/>
    </w:p>
    <w:p w14:paraId="36F6C9B9" w14:textId="26C13AFC" w:rsidR="00E439BE" w:rsidRPr="00A81FCB" w:rsidRDefault="00E439BE" w:rsidP="00E439BE">
      <w:pPr>
        <w:rPr>
          <w:i/>
          <w:iCs/>
          <w:color w:val="EE0000"/>
        </w:rPr>
      </w:pPr>
      <w:r w:rsidRPr="00A81FCB">
        <w:rPr>
          <w:i/>
          <w:iCs/>
          <w:color w:val="EE0000"/>
        </w:rPr>
        <w:t>&lt;text from S-97 Part C</w:t>
      </w:r>
      <w:r w:rsidR="00060D78">
        <w:rPr>
          <w:i/>
          <w:iCs/>
          <w:color w:val="EE0000"/>
        </w:rPr>
        <w:t xml:space="preserve"> template</w:t>
      </w:r>
      <w:r w:rsidRPr="00A81FCB">
        <w:rPr>
          <w:i/>
          <w:iCs/>
          <w:color w:val="EE0000"/>
        </w:rPr>
        <w:t>, customized as necessary&gt;</w:t>
      </w:r>
    </w:p>
    <w:p w14:paraId="01F59E80" w14:textId="56B5A8B8" w:rsidR="00F130F1" w:rsidRDefault="00F130F1" w:rsidP="00FF008B">
      <w:pPr>
        <w:pStyle w:val="Heading3"/>
      </w:pPr>
      <w:bookmarkStart w:id="201" w:name="_Toc220188257"/>
      <w:r>
        <w:t>Commission</w:t>
      </w:r>
      <w:bookmarkEnd w:id="201"/>
    </w:p>
    <w:p w14:paraId="5467452E" w14:textId="46800C0B" w:rsidR="00E439BE" w:rsidRPr="00A81FCB" w:rsidRDefault="00E439BE" w:rsidP="00030E8D">
      <w:pPr>
        <w:rPr>
          <w:i/>
          <w:iCs/>
          <w:color w:val="EE0000"/>
        </w:rPr>
      </w:pPr>
      <w:r w:rsidRPr="00A81FCB">
        <w:rPr>
          <w:i/>
          <w:iCs/>
          <w:color w:val="EE0000"/>
        </w:rPr>
        <w:t>&lt;text from S-97 Part C</w:t>
      </w:r>
      <w:r w:rsidR="00060D78">
        <w:rPr>
          <w:i/>
          <w:iCs/>
          <w:color w:val="EE0000"/>
        </w:rPr>
        <w:t xml:space="preserve"> template</w:t>
      </w:r>
      <w:r w:rsidRPr="00A81FCB">
        <w:rPr>
          <w:i/>
          <w:iCs/>
          <w:color w:val="EE0000"/>
        </w:rPr>
        <w:t>, customized as necessary&gt;</w:t>
      </w:r>
    </w:p>
    <w:p w14:paraId="438DF683" w14:textId="27B011C8" w:rsidR="00F130F1" w:rsidRDefault="00F130F1" w:rsidP="00FF008B">
      <w:pPr>
        <w:pStyle w:val="Heading3"/>
      </w:pPr>
      <w:bookmarkStart w:id="202" w:name="_Toc220188258"/>
      <w:r>
        <w:t>Omission</w:t>
      </w:r>
      <w:bookmarkEnd w:id="202"/>
    </w:p>
    <w:p w14:paraId="4EA4B9E8" w14:textId="6C85FBE0" w:rsidR="00E439BE" w:rsidRPr="00A81FCB" w:rsidRDefault="00E439BE" w:rsidP="00E439BE">
      <w:pPr>
        <w:rPr>
          <w:i/>
          <w:iCs/>
          <w:color w:val="EE0000"/>
        </w:rPr>
      </w:pPr>
      <w:r w:rsidRPr="00A81FCB">
        <w:rPr>
          <w:i/>
          <w:iCs/>
          <w:color w:val="EE0000"/>
        </w:rPr>
        <w:t>&lt;text from S-97 Part C</w:t>
      </w:r>
      <w:r w:rsidR="00060D78">
        <w:rPr>
          <w:i/>
          <w:iCs/>
          <w:color w:val="EE0000"/>
        </w:rPr>
        <w:t xml:space="preserve"> template</w:t>
      </w:r>
      <w:r w:rsidRPr="00A81FCB">
        <w:rPr>
          <w:i/>
          <w:iCs/>
          <w:color w:val="EE0000"/>
        </w:rPr>
        <w:t>, customized as necessary&gt;</w:t>
      </w:r>
    </w:p>
    <w:p w14:paraId="1C94C14A" w14:textId="6165EF33" w:rsidR="00863C88" w:rsidRPr="00A81FCB" w:rsidRDefault="00863C88" w:rsidP="000B090A">
      <w:pPr>
        <w:outlineLvl w:val="1"/>
        <w:rPr>
          <w:b/>
          <w:bCs/>
          <w:i/>
          <w:iCs/>
          <w:color w:val="EE0000"/>
          <w:sz w:val="22"/>
          <w:szCs w:val="22"/>
        </w:rPr>
      </w:pPr>
      <w:r w:rsidRPr="00A81FCB">
        <w:rPr>
          <w:b/>
          <w:bCs/>
          <w:i/>
          <w:iCs/>
          <w:color w:val="EE0000"/>
          <w:sz w:val="22"/>
          <w:szCs w:val="22"/>
        </w:rPr>
        <w:t>&lt;Clauses 6.X,</w:t>
      </w:r>
      <w:r w:rsidR="000B090A" w:rsidRPr="00A81FCB">
        <w:rPr>
          <w:b/>
          <w:bCs/>
          <w:i/>
          <w:iCs/>
          <w:color w:val="EE0000"/>
          <w:sz w:val="22"/>
          <w:szCs w:val="22"/>
        </w:rPr>
        <w:t xml:space="preserve"> 6.Y,</w:t>
      </w:r>
      <w:r w:rsidRPr="00A81FCB">
        <w:rPr>
          <w:b/>
          <w:bCs/>
          <w:i/>
          <w:iCs/>
          <w:color w:val="EE0000"/>
          <w:sz w:val="22"/>
          <w:szCs w:val="22"/>
        </w:rPr>
        <w:t xml:space="preserve"> etc.&gt;</w:t>
      </w:r>
    </w:p>
    <w:p w14:paraId="615C9AB7" w14:textId="54747CA2" w:rsidR="00E439BE" w:rsidRPr="00A81FCB" w:rsidRDefault="00863C88" w:rsidP="00E439BE">
      <w:pPr>
        <w:rPr>
          <w:i/>
          <w:iCs/>
          <w:color w:val="EE0000"/>
        </w:rPr>
      </w:pPr>
      <w:r w:rsidRPr="00A81FCB">
        <w:rPr>
          <w:i/>
          <w:iCs/>
          <w:color w:val="EE0000"/>
        </w:rPr>
        <w:t>&lt;</w:t>
      </w:r>
      <w:r w:rsidR="00E439BE" w:rsidRPr="00A81FCB">
        <w:rPr>
          <w:i/>
          <w:iCs/>
          <w:color w:val="EE0000"/>
        </w:rPr>
        <w:t xml:space="preserve">Include clauses for other quality elements as specified in </w:t>
      </w:r>
      <w:r w:rsidR="00060D78">
        <w:rPr>
          <w:i/>
          <w:iCs/>
          <w:color w:val="EE0000"/>
        </w:rPr>
        <w:t xml:space="preserve">the </w:t>
      </w:r>
      <w:r w:rsidR="00E439BE" w:rsidRPr="00A81FCB">
        <w:rPr>
          <w:i/>
          <w:iCs/>
          <w:color w:val="EE0000"/>
        </w:rPr>
        <w:t>S-97 Part C</w:t>
      </w:r>
      <w:r w:rsidR="00060D78">
        <w:rPr>
          <w:i/>
          <w:iCs/>
          <w:color w:val="EE0000"/>
        </w:rPr>
        <w:t xml:space="preserve"> template</w:t>
      </w:r>
      <w:r w:rsidR="00E439BE" w:rsidRPr="00A81FCB">
        <w:rPr>
          <w:i/>
          <w:iCs/>
          <w:color w:val="EE0000"/>
        </w:rPr>
        <w:t>.</w:t>
      </w:r>
      <w:r w:rsidRPr="00A81FCB">
        <w:rPr>
          <w:i/>
          <w:iCs/>
          <w:color w:val="EE0000"/>
        </w:rPr>
        <w:t>&gt;</w:t>
      </w:r>
    </w:p>
    <w:p w14:paraId="04A4D302" w14:textId="4A56B034" w:rsidR="00863C88" w:rsidRPr="00A81FCB" w:rsidRDefault="00863C88" w:rsidP="00E439BE">
      <w:pPr>
        <w:rPr>
          <w:i/>
          <w:iCs/>
          <w:color w:val="EE0000"/>
        </w:rPr>
      </w:pPr>
      <w:r w:rsidRPr="00A81FCB">
        <w:rPr>
          <w:i/>
          <w:iCs/>
          <w:color w:val="EE0000"/>
        </w:rPr>
        <w:t xml:space="preserve">&lt;The heading styles for this and the </w:t>
      </w:r>
      <w:r w:rsidR="000B090A" w:rsidRPr="00A81FCB">
        <w:rPr>
          <w:i/>
          <w:iCs/>
          <w:color w:val="EE0000"/>
        </w:rPr>
        <w:t>quality mesures</w:t>
      </w:r>
      <w:r w:rsidRPr="00A81FCB">
        <w:rPr>
          <w:i/>
          <w:iCs/>
          <w:color w:val="EE0000"/>
        </w:rPr>
        <w:t xml:space="preserve"> clause should be changed to the appropriate styles for the Product Specification&gt;</w:t>
      </w:r>
    </w:p>
    <w:p w14:paraId="47342C6B" w14:textId="143AF55F" w:rsidR="00863C88" w:rsidRPr="00A81FCB" w:rsidRDefault="00863C88" w:rsidP="000B090A">
      <w:pPr>
        <w:outlineLvl w:val="1"/>
        <w:rPr>
          <w:b/>
          <w:bCs/>
          <w:i/>
          <w:iCs/>
          <w:color w:val="EE0000"/>
          <w:sz w:val="22"/>
          <w:szCs w:val="22"/>
        </w:rPr>
      </w:pPr>
      <w:r w:rsidRPr="00A81FCB">
        <w:rPr>
          <w:b/>
          <w:bCs/>
          <w:i/>
          <w:iCs/>
          <w:color w:val="EE0000"/>
          <w:sz w:val="22"/>
          <w:szCs w:val="22"/>
        </w:rPr>
        <w:t>&lt;Clause 6.X – Quality measure element&gt;</w:t>
      </w:r>
    </w:p>
    <w:p w14:paraId="59F4B838" w14:textId="7BE6791D" w:rsidR="00FE4D0C" w:rsidRDefault="00FE4D0C" w:rsidP="00F130F1">
      <w:r w:rsidRPr="00FE4D0C">
        <w:t xml:space="preserve">The data quality measures recommended in S-97 (Part C) and their applicability in </w:t>
      </w:r>
      <w:r w:rsidR="00080599" w:rsidRPr="00FF008B">
        <w:rPr>
          <w:color w:val="EE0000"/>
        </w:rPr>
        <w:t>S-1XX</w:t>
      </w:r>
      <w:r w:rsidRPr="00FE4D0C">
        <w:t xml:space="preserve"> are indicated in</w:t>
      </w:r>
      <w:r>
        <w:t xml:space="preserve"> </w:t>
      </w:r>
      <w:r w:rsidRPr="00FE4D0C">
        <w:t xml:space="preserve">Table </w:t>
      </w:r>
      <w:r w:rsidR="00B85E63">
        <w:t>6</w:t>
      </w:r>
      <w:r w:rsidRPr="00FE4D0C">
        <w:t>-1 below. NA indicates the measure is not applicable.</w:t>
      </w:r>
    </w:p>
    <w:p w14:paraId="1C7F9D47" w14:textId="15A74B26" w:rsidR="00B85E63" w:rsidRPr="00FF008B" w:rsidRDefault="00FE4D0C" w:rsidP="00F130F1">
      <w:pPr>
        <w:rPr>
          <w:i/>
          <w:iCs/>
          <w:color w:val="EE0000"/>
        </w:rPr>
      </w:pPr>
      <w:r w:rsidRPr="00FF008B">
        <w:rPr>
          <w:i/>
          <w:iCs/>
          <w:color w:val="EE0000"/>
        </w:rPr>
        <w:t>&lt;</w:t>
      </w:r>
      <w:r w:rsidR="00B85E63">
        <w:rPr>
          <w:i/>
          <w:iCs/>
          <w:color w:val="EE0000"/>
        </w:rPr>
        <w:t xml:space="preserve">The </w:t>
      </w:r>
      <w:r w:rsidR="00D06FC9">
        <w:rPr>
          <w:i/>
          <w:iCs/>
          <w:color w:val="EE0000"/>
        </w:rPr>
        <w:t>“</w:t>
      </w:r>
      <w:r w:rsidR="00B85E63">
        <w:rPr>
          <w:i/>
          <w:iCs/>
          <w:color w:val="EE0000"/>
        </w:rPr>
        <w:t>Scope</w:t>
      </w:r>
      <w:r w:rsidR="00D06FC9">
        <w:rPr>
          <w:i/>
          <w:iCs/>
          <w:color w:val="EE0000"/>
        </w:rPr>
        <w:t xml:space="preserve"> in </w:t>
      </w:r>
      <w:r w:rsidR="00080599">
        <w:rPr>
          <w:i/>
          <w:iCs/>
          <w:color w:val="EE0000"/>
        </w:rPr>
        <w:t>S-1XX</w:t>
      </w:r>
      <w:r w:rsidR="00D06FC9">
        <w:rPr>
          <w:i/>
          <w:iCs/>
          <w:color w:val="EE0000"/>
        </w:rPr>
        <w:t>”</w:t>
      </w:r>
      <w:r w:rsidR="00B85E63">
        <w:rPr>
          <w:i/>
          <w:iCs/>
          <w:color w:val="EE0000"/>
        </w:rPr>
        <w:t xml:space="preserve"> column should describe the scepe of the quality </w:t>
      </w:r>
      <w:r w:rsidR="00FD2C82">
        <w:rPr>
          <w:i/>
          <w:iCs/>
          <w:color w:val="EE0000"/>
        </w:rPr>
        <w:t>measure</w:t>
      </w:r>
      <w:r w:rsidR="00B85E63">
        <w:rPr>
          <w:i/>
          <w:iCs/>
          <w:color w:val="EE0000"/>
        </w:rPr>
        <w:t xml:space="preserve">, </w:t>
      </w:r>
      <w:r w:rsidR="00C32D0D">
        <w:rPr>
          <w:i/>
          <w:iCs/>
          <w:color w:val="EE0000"/>
        </w:rPr>
        <w:t>either a named scope identified in S-1xx, or</w:t>
      </w:r>
      <w:r w:rsidR="00E3009D">
        <w:rPr>
          <w:i/>
          <w:iCs/>
          <w:color w:val="EE0000"/>
        </w:rPr>
        <w:t xml:space="preserve"> a descriptive scope such as</w:t>
      </w:r>
      <w:r w:rsidR="00B85E63">
        <w:rPr>
          <w:i/>
          <w:iCs/>
          <w:color w:val="EE0000"/>
        </w:rPr>
        <w:t xml:space="preserve"> “whole dataset”, “features with surface geometry”, “Feature types X, Y, and Z</w:t>
      </w:r>
      <w:r w:rsidR="00FD2C82">
        <w:rPr>
          <w:i/>
          <w:iCs/>
          <w:color w:val="EE0000"/>
        </w:rPr>
        <w:t>”</w:t>
      </w:r>
      <w:r w:rsidR="00D06FC9">
        <w:rPr>
          <w:i/>
          <w:iCs/>
          <w:color w:val="EE0000"/>
        </w:rPr>
        <w:t>, etc</w:t>
      </w:r>
      <w:r w:rsidR="00B85E63">
        <w:rPr>
          <w:i/>
          <w:iCs/>
          <w:color w:val="EE0000"/>
        </w:rPr>
        <w:t>.&gt;</w:t>
      </w:r>
    </w:p>
    <w:p w14:paraId="7168D95F" w14:textId="3830B2A8" w:rsidR="003F10C7" w:rsidRDefault="003F10C7" w:rsidP="00FF008B">
      <w:pPr>
        <w:pStyle w:val="Caption"/>
        <w:keepNext/>
      </w:pPr>
      <w:r>
        <w:t xml:space="preserve">Table </w:t>
      </w:r>
      <w:r>
        <w:fldChar w:fldCharType="begin"/>
      </w:r>
      <w:r>
        <w:instrText xml:space="preserve"> STYLEREF 1 \s </w:instrText>
      </w:r>
      <w:r>
        <w:fldChar w:fldCharType="separate"/>
      </w:r>
      <w:r>
        <w:rPr>
          <w:noProof/>
        </w:rPr>
        <w:t>6</w:t>
      </w:r>
      <w:r>
        <w:fldChar w:fldCharType="end"/>
      </w:r>
      <w:r w:rsidR="00B85E63">
        <w:t>-</w:t>
      </w:r>
      <w:r>
        <w:fldChar w:fldCharType="begin"/>
      </w:r>
      <w:r>
        <w:instrText xml:space="preserve"> SEQ Table \* ARABIC \s 1 </w:instrText>
      </w:r>
      <w:r>
        <w:fldChar w:fldCharType="separate"/>
      </w:r>
      <w:r>
        <w:rPr>
          <w:noProof/>
        </w:rPr>
        <w:t>1</w:t>
      </w:r>
      <w:r>
        <w:fldChar w:fldCharType="end"/>
      </w:r>
      <w:r>
        <w:t xml:space="preserve"> </w:t>
      </w:r>
      <w:r w:rsidRPr="00D23F5C">
        <w:rPr>
          <w:rFonts w:hint="eastAsia"/>
        </w:rPr>
        <w:t>–</w:t>
      </w:r>
      <w:r w:rsidRPr="00D23F5C">
        <w:t xml:space="preserve"> IHO recommended quality elements and their relevance to </w:t>
      </w:r>
      <w:r w:rsidR="00080599" w:rsidRPr="00FF008B">
        <w:rPr>
          <w:color w:val="EE0000"/>
        </w:rPr>
        <w:t>S-1XX</w:t>
      </w:r>
    </w:p>
    <w:tbl>
      <w:tblPr>
        <w:tblW w:w="9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34"/>
        <w:gridCol w:w="1417"/>
        <w:gridCol w:w="1701"/>
        <w:gridCol w:w="3179"/>
        <w:gridCol w:w="1276"/>
        <w:gridCol w:w="1306"/>
      </w:tblGrid>
      <w:tr w:rsidR="00FE4D0C" w:rsidRPr="00FE4D0C" w14:paraId="58C5FD92" w14:textId="77777777" w:rsidTr="00FF008B">
        <w:trPr>
          <w:cantSplit/>
          <w:tblHeader/>
          <w:jc w:val="center"/>
        </w:trPr>
        <w:tc>
          <w:tcPr>
            <w:tcW w:w="534" w:type="dxa"/>
            <w:tcBorders>
              <w:top w:val="single" w:sz="4" w:space="0" w:color="auto"/>
              <w:left w:val="single" w:sz="4" w:space="0" w:color="auto"/>
              <w:bottom w:val="single" w:sz="4" w:space="0" w:color="auto"/>
              <w:right w:val="single" w:sz="4" w:space="0" w:color="auto"/>
            </w:tcBorders>
            <w:shd w:val="clear" w:color="auto" w:fill="D9D9D9"/>
            <w:hideMark/>
          </w:tcPr>
          <w:p w14:paraId="5F471003"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b/>
                <w:bCs/>
                <w:sz w:val="18"/>
                <w:szCs w:val="18"/>
                <w:lang w:eastAsia="zh-CN"/>
              </w:rPr>
              <w:t xml:space="preserve">No. </w:t>
            </w:r>
          </w:p>
        </w:tc>
        <w:tc>
          <w:tcPr>
            <w:tcW w:w="1417" w:type="dxa"/>
            <w:tcBorders>
              <w:top w:val="single" w:sz="4" w:space="0" w:color="auto"/>
              <w:left w:val="single" w:sz="4" w:space="0" w:color="auto"/>
              <w:bottom w:val="single" w:sz="4" w:space="0" w:color="auto"/>
              <w:right w:val="single" w:sz="4" w:space="0" w:color="auto"/>
            </w:tcBorders>
            <w:shd w:val="clear" w:color="auto" w:fill="D9D9D9"/>
            <w:hideMark/>
          </w:tcPr>
          <w:p w14:paraId="443E2F10"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b/>
                <w:bCs/>
                <w:sz w:val="18"/>
                <w:szCs w:val="18"/>
                <w:lang w:eastAsia="zh-CN"/>
              </w:rPr>
              <w:t xml:space="preserve">Data quality element and sub element </w:t>
            </w:r>
          </w:p>
        </w:tc>
        <w:tc>
          <w:tcPr>
            <w:tcW w:w="1701" w:type="dxa"/>
            <w:tcBorders>
              <w:top w:val="single" w:sz="4" w:space="0" w:color="auto"/>
              <w:left w:val="single" w:sz="4" w:space="0" w:color="auto"/>
              <w:bottom w:val="single" w:sz="4" w:space="0" w:color="auto"/>
              <w:right w:val="single" w:sz="4" w:space="0" w:color="auto"/>
            </w:tcBorders>
            <w:shd w:val="clear" w:color="auto" w:fill="D9D9D9"/>
            <w:hideMark/>
          </w:tcPr>
          <w:p w14:paraId="20A048D7"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b/>
                <w:bCs/>
                <w:sz w:val="18"/>
                <w:szCs w:val="18"/>
                <w:lang w:eastAsia="zh-CN"/>
              </w:rPr>
              <w:t xml:space="preserve">Definition </w:t>
            </w:r>
          </w:p>
        </w:tc>
        <w:tc>
          <w:tcPr>
            <w:tcW w:w="3179" w:type="dxa"/>
            <w:tcBorders>
              <w:top w:val="single" w:sz="4" w:space="0" w:color="auto"/>
              <w:left w:val="single" w:sz="4" w:space="0" w:color="auto"/>
              <w:bottom w:val="single" w:sz="4" w:space="0" w:color="auto"/>
              <w:right w:val="single" w:sz="4" w:space="0" w:color="auto"/>
            </w:tcBorders>
            <w:shd w:val="clear" w:color="auto" w:fill="D9D9D9"/>
            <w:hideMark/>
          </w:tcPr>
          <w:p w14:paraId="40171348"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b/>
                <w:bCs/>
                <w:sz w:val="18"/>
                <w:szCs w:val="18"/>
                <w:lang w:eastAsia="zh-CN"/>
              </w:rPr>
              <w:t xml:space="preserve">DQ measure / description </w:t>
            </w:r>
          </w:p>
        </w:tc>
        <w:tc>
          <w:tcPr>
            <w:tcW w:w="1276" w:type="dxa"/>
            <w:tcBorders>
              <w:top w:val="single" w:sz="4" w:space="0" w:color="auto"/>
              <w:left w:val="single" w:sz="4" w:space="0" w:color="auto"/>
              <w:bottom w:val="single" w:sz="4" w:space="0" w:color="auto"/>
              <w:right w:val="single" w:sz="4" w:space="0" w:color="auto"/>
            </w:tcBorders>
            <w:shd w:val="clear" w:color="auto" w:fill="D9D9D9"/>
            <w:hideMark/>
          </w:tcPr>
          <w:p w14:paraId="504B8D51"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b/>
                <w:bCs/>
                <w:sz w:val="18"/>
                <w:szCs w:val="18"/>
                <w:lang w:eastAsia="zh-CN"/>
              </w:rPr>
              <w:t xml:space="preserve">Evaluation scope </w:t>
            </w:r>
          </w:p>
        </w:tc>
        <w:tc>
          <w:tcPr>
            <w:tcW w:w="1306" w:type="dxa"/>
            <w:tcBorders>
              <w:top w:val="single" w:sz="4" w:space="0" w:color="auto"/>
              <w:left w:val="single" w:sz="4" w:space="0" w:color="auto"/>
              <w:bottom w:val="single" w:sz="4" w:space="0" w:color="auto"/>
              <w:right w:val="single" w:sz="4" w:space="0" w:color="auto"/>
            </w:tcBorders>
            <w:shd w:val="clear" w:color="auto" w:fill="D9D9D9"/>
            <w:hideMark/>
          </w:tcPr>
          <w:p w14:paraId="7D79464C" w14:textId="2BD9E0AA"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b/>
                <w:bCs/>
                <w:sz w:val="18"/>
                <w:szCs w:val="18"/>
                <w:lang w:eastAsia="zh-CN"/>
              </w:rPr>
              <w:t xml:space="preserve">Scope in </w:t>
            </w:r>
            <w:r w:rsidR="00080599" w:rsidRPr="00FF008B">
              <w:rPr>
                <w:rFonts w:eastAsia="SimSun" w:cs="Arial"/>
                <w:b/>
                <w:bCs/>
                <w:color w:val="EE0000"/>
                <w:sz w:val="18"/>
                <w:szCs w:val="18"/>
                <w:lang w:eastAsia="zh-CN"/>
              </w:rPr>
              <w:t>S-1XX</w:t>
            </w:r>
          </w:p>
        </w:tc>
      </w:tr>
      <w:tr w:rsidR="00FE4D0C" w:rsidRPr="00FE4D0C" w14:paraId="145B5DEE" w14:textId="77777777" w:rsidTr="00FF008B">
        <w:trPr>
          <w:cantSplit/>
          <w:jc w:val="center"/>
        </w:trPr>
        <w:tc>
          <w:tcPr>
            <w:tcW w:w="534" w:type="dxa"/>
            <w:tcBorders>
              <w:top w:val="single" w:sz="4" w:space="0" w:color="auto"/>
              <w:left w:val="single" w:sz="4" w:space="0" w:color="auto"/>
              <w:bottom w:val="single" w:sz="4" w:space="0" w:color="auto"/>
              <w:right w:val="single" w:sz="4" w:space="0" w:color="auto"/>
            </w:tcBorders>
            <w:hideMark/>
          </w:tcPr>
          <w:p w14:paraId="56A8E0DE" w14:textId="459E1F77" w:rsidR="00FE4D0C" w:rsidRPr="00FE4D0C" w:rsidRDefault="00FE4D0C" w:rsidP="000B090A">
            <w:pPr>
              <w:widowControl w:val="0"/>
              <w:autoSpaceDE w:val="0"/>
              <w:autoSpaceDN w:val="0"/>
              <w:adjustRightInd w:val="0"/>
              <w:spacing w:before="60" w:after="60" w:line="240" w:lineRule="auto"/>
              <w:jc w:val="center"/>
              <w:rPr>
                <w:rFonts w:eastAsia="SimSun" w:cs="Arial"/>
                <w:sz w:val="18"/>
                <w:szCs w:val="18"/>
                <w:lang w:eastAsia="zh-CN"/>
              </w:rPr>
            </w:pPr>
            <w:r w:rsidRPr="00FE4D0C">
              <w:rPr>
                <w:rFonts w:eastAsia="SimSun" w:cs="Arial"/>
                <w:sz w:val="18"/>
                <w:szCs w:val="18"/>
                <w:lang w:eastAsia="zh-CN"/>
              </w:rPr>
              <w:t>1</w:t>
            </w:r>
          </w:p>
        </w:tc>
        <w:tc>
          <w:tcPr>
            <w:tcW w:w="1417" w:type="dxa"/>
            <w:tcBorders>
              <w:top w:val="single" w:sz="4" w:space="0" w:color="auto"/>
              <w:left w:val="single" w:sz="4" w:space="0" w:color="auto"/>
              <w:bottom w:val="single" w:sz="4" w:space="0" w:color="auto"/>
              <w:right w:val="single" w:sz="4" w:space="0" w:color="auto"/>
            </w:tcBorders>
            <w:hideMark/>
          </w:tcPr>
          <w:p w14:paraId="27C77652"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sz w:val="18"/>
                <w:szCs w:val="18"/>
                <w:lang w:eastAsia="zh-CN"/>
              </w:rPr>
              <w:t xml:space="preserve">Completeness / Commission </w:t>
            </w:r>
          </w:p>
        </w:tc>
        <w:tc>
          <w:tcPr>
            <w:tcW w:w="1701" w:type="dxa"/>
            <w:tcBorders>
              <w:top w:val="single" w:sz="4" w:space="0" w:color="auto"/>
              <w:left w:val="single" w:sz="4" w:space="0" w:color="auto"/>
              <w:bottom w:val="single" w:sz="4" w:space="0" w:color="auto"/>
              <w:right w:val="single" w:sz="4" w:space="0" w:color="auto"/>
            </w:tcBorders>
            <w:hideMark/>
          </w:tcPr>
          <w:p w14:paraId="2A13012E"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sz w:val="18"/>
                <w:szCs w:val="18"/>
                <w:lang w:eastAsia="zh-CN"/>
              </w:rPr>
              <w:t xml:space="preserve">Excess data present in a dataset, as described by the scope. </w:t>
            </w:r>
          </w:p>
        </w:tc>
        <w:tc>
          <w:tcPr>
            <w:tcW w:w="3179" w:type="dxa"/>
            <w:tcBorders>
              <w:top w:val="single" w:sz="4" w:space="0" w:color="auto"/>
              <w:left w:val="single" w:sz="4" w:space="0" w:color="auto"/>
              <w:bottom w:val="single" w:sz="4" w:space="0" w:color="auto"/>
              <w:right w:val="single" w:sz="4" w:space="0" w:color="auto"/>
            </w:tcBorders>
            <w:hideMark/>
          </w:tcPr>
          <w:p w14:paraId="36210FF0"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sz w:val="18"/>
                <w:szCs w:val="18"/>
                <w:lang w:eastAsia="zh-CN"/>
              </w:rPr>
              <w:t xml:space="preserve">numberOfExcessItems / This data quality measure indicates the number of items in the dataset, that should not have been present in the dataset. </w:t>
            </w:r>
          </w:p>
        </w:tc>
        <w:tc>
          <w:tcPr>
            <w:tcW w:w="1276" w:type="dxa"/>
            <w:tcBorders>
              <w:top w:val="single" w:sz="4" w:space="0" w:color="auto"/>
              <w:left w:val="single" w:sz="4" w:space="0" w:color="auto"/>
              <w:bottom w:val="single" w:sz="4" w:space="0" w:color="auto"/>
              <w:right w:val="single" w:sz="4" w:space="0" w:color="auto"/>
            </w:tcBorders>
            <w:hideMark/>
          </w:tcPr>
          <w:p w14:paraId="2D6D35F1"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r w:rsidRPr="00FE4D0C">
              <w:rPr>
                <w:rFonts w:eastAsia="SimSun" w:cs="Arial"/>
                <w:sz w:val="18"/>
                <w:szCs w:val="18"/>
                <w:lang w:eastAsia="zh-CN"/>
              </w:rPr>
              <w:t xml:space="preserve">dataset / dataset series </w:t>
            </w:r>
          </w:p>
        </w:tc>
        <w:tc>
          <w:tcPr>
            <w:tcW w:w="1306" w:type="dxa"/>
            <w:tcBorders>
              <w:top w:val="single" w:sz="4" w:space="0" w:color="auto"/>
              <w:left w:val="single" w:sz="4" w:space="0" w:color="auto"/>
              <w:bottom w:val="single" w:sz="4" w:space="0" w:color="auto"/>
              <w:right w:val="single" w:sz="4" w:space="0" w:color="auto"/>
            </w:tcBorders>
          </w:tcPr>
          <w:p w14:paraId="51BB2A87" w14:textId="2561215F" w:rsidR="00FE4D0C" w:rsidRPr="000B090A" w:rsidRDefault="006D4C88" w:rsidP="00FE4D0C">
            <w:pPr>
              <w:widowControl w:val="0"/>
              <w:autoSpaceDE w:val="0"/>
              <w:autoSpaceDN w:val="0"/>
              <w:adjustRightInd w:val="0"/>
              <w:spacing w:before="60" w:after="60" w:line="240" w:lineRule="auto"/>
              <w:jc w:val="left"/>
              <w:rPr>
                <w:rFonts w:eastAsia="SimSun" w:cs="Arial"/>
                <w:i/>
                <w:iCs/>
                <w:sz w:val="18"/>
                <w:szCs w:val="18"/>
                <w:lang w:eastAsia="zh-CN"/>
              </w:rPr>
            </w:pPr>
            <w:r>
              <w:rPr>
                <w:rFonts w:eastAsia="SimSun" w:cs="Arial"/>
                <w:i/>
                <w:iCs/>
                <w:color w:val="EE0000"/>
                <w:sz w:val="18"/>
                <w:szCs w:val="18"/>
                <w:lang w:eastAsia="zh-CN"/>
              </w:rPr>
              <w:t>&lt;</w:t>
            </w:r>
            <w:r w:rsidRPr="000B090A">
              <w:rPr>
                <w:rFonts w:eastAsia="SimSun" w:cs="Arial"/>
                <w:i/>
                <w:iCs/>
                <w:color w:val="EE0000"/>
                <w:sz w:val="18"/>
                <w:szCs w:val="18"/>
                <w:lang w:eastAsia="zh-CN"/>
              </w:rPr>
              <w:t>scope of quality</w:t>
            </w:r>
            <w:r w:rsidR="00743232">
              <w:rPr>
                <w:rFonts w:eastAsia="SimSun" w:cs="Arial"/>
                <w:i/>
                <w:iCs/>
                <w:color w:val="EE0000"/>
                <w:sz w:val="18"/>
                <w:szCs w:val="18"/>
                <w:lang w:eastAsia="zh-CN"/>
              </w:rPr>
              <w:t xml:space="preserve"> </w:t>
            </w:r>
            <w:r w:rsidR="00FD2C82">
              <w:rPr>
                <w:rFonts w:eastAsia="SimSun" w:cs="Arial"/>
                <w:i/>
                <w:iCs/>
                <w:color w:val="EE0000"/>
                <w:sz w:val="18"/>
                <w:szCs w:val="18"/>
                <w:lang w:eastAsia="zh-CN"/>
              </w:rPr>
              <w:t>measure</w:t>
            </w:r>
            <w:r>
              <w:rPr>
                <w:rFonts w:eastAsia="SimSun" w:cs="Arial"/>
                <w:i/>
                <w:iCs/>
                <w:color w:val="EE0000"/>
                <w:sz w:val="18"/>
                <w:szCs w:val="18"/>
                <w:lang w:eastAsia="zh-CN"/>
              </w:rPr>
              <w:t>&gt;</w:t>
            </w:r>
          </w:p>
        </w:tc>
      </w:tr>
      <w:tr w:rsidR="00FE4D0C" w:rsidRPr="00FE4D0C" w14:paraId="720D8349" w14:textId="77777777" w:rsidTr="006D4C88">
        <w:trPr>
          <w:cantSplit/>
          <w:jc w:val="center"/>
        </w:trPr>
        <w:tc>
          <w:tcPr>
            <w:tcW w:w="534" w:type="dxa"/>
            <w:tcBorders>
              <w:top w:val="single" w:sz="4" w:space="0" w:color="auto"/>
              <w:left w:val="single" w:sz="4" w:space="0" w:color="auto"/>
              <w:bottom w:val="single" w:sz="4" w:space="0" w:color="auto"/>
              <w:right w:val="single" w:sz="4" w:space="0" w:color="auto"/>
            </w:tcBorders>
          </w:tcPr>
          <w:p w14:paraId="102F219F" w14:textId="0A993CAA" w:rsidR="00FE4D0C" w:rsidRPr="00FE4D0C" w:rsidRDefault="00FE4D0C" w:rsidP="000B090A">
            <w:pPr>
              <w:widowControl w:val="0"/>
              <w:autoSpaceDE w:val="0"/>
              <w:autoSpaceDN w:val="0"/>
              <w:adjustRightInd w:val="0"/>
              <w:spacing w:before="60" w:after="60" w:line="240" w:lineRule="auto"/>
              <w:jc w:val="center"/>
              <w:rPr>
                <w:rFonts w:eastAsia="SimSun" w:cs="Arial"/>
                <w:sz w:val="18"/>
                <w:szCs w:val="18"/>
                <w:lang w:eastAsia="zh-CN"/>
              </w:rPr>
            </w:pPr>
          </w:p>
        </w:tc>
        <w:tc>
          <w:tcPr>
            <w:tcW w:w="1417" w:type="dxa"/>
            <w:tcBorders>
              <w:top w:val="single" w:sz="4" w:space="0" w:color="auto"/>
              <w:left w:val="single" w:sz="4" w:space="0" w:color="auto"/>
              <w:bottom w:val="single" w:sz="4" w:space="0" w:color="auto"/>
              <w:right w:val="single" w:sz="4" w:space="0" w:color="auto"/>
            </w:tcBorders>
          </w:tcPr>
          <w:p w14:paraId="7B29800A" w14:textId="7AEA53AE"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tcPr>
          <w:p w14:paraId="0221F114" w14:textId="27C2E57A"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p>
        </w:tc>
        <w:tc>
          <w:tcPr>
            <w:tcW w:w="3179" w:type="dxa"/>
            <w:tcBorders>
              <w:top w:val="single" w:sz="4" w:space="0" w:color="auto"/>
              <w:left w:val="single" w:sz="4" w:space="0" w:color="auto"/>
              <w:bottom w:val="single" w:sz="4" w:space="0" w:color="auto"/>
              <w:right w:val="single" w:sz="4" w:space="0" w:color="auto"/>
            </w:tcBorders>
          </w:tcPr>
          <w:p w14:paraId="6B2A400A" w14:textId="54890648"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p>
        </w:tc>
        <w:tc>
          <w:tcPr>
            <w:tcW w:w="1276" w:type="dxa"/>
            <w:tcBorders>
              <w:top w:val="single" w:sz="4" w:space="0" w:color="auto"/>
              <w:left w:val="single" w:sz="4" w:space="0" w:color="auto"/>
              <w:bottom w:val="single" w:sz="4" w:space="0" w:color="auto"/>
              <w:right w:val="single" w:sz="4" w:space="0" w:color="auto"/>
            </w:tcBorders>
          </w:tcPr>
          <w:p w14:paraId="4EE7AD2E" w14:textId="74CF6CAC"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p>
        </w:tc>
        <w:tc>
          <w:tcPr>
            <w:tcW w:w="1306" w:type="dxa"/>
            <w:tcBorders>
              <w:top w:val="single" w:sz="4" w:space="0" w:color="auto"/>
              <w:left w:val="single" w:sz="4" w:space="0" w:color="auto"/>
              <w:bottom w:val="single" w:sz="4" w:space="0" w:color="auto"/>
              <w:right w:val="single" w:sz="4" w:space="0" w:color="auto"/>
            </w:tcBorders>
          </w:tcPr>
          <w:p w14:paraId="28EB9DB2" w14:textId="77777777" w:rsidR="00FE4D0C" w:rsidRPr="00FE4D0C" w:rsidRDefault="00FE4D0C" w:rsidP="00FE4D0C">
            <w:pPr>
              <w:widowControl w:val="0"/>
              <w:autoSpaceDE w:val="0"/>
              <w:autoSpaceDN w:val="0"/>
              <w:adjustRightInd w:val="0"/>
              <w:spacing w:before="60" w:after="60" w:line="240" w:lineRule="auto"/>
              <w:jc w:val="left"/>
              <w:rPr>
                <w:rFonts w:eastAsia="SimSun" w:cs="Arial"/>
                <w:sz w:val="18"/>
                <w:szCs w:val="18"/>
                <w:lang w:eastAsia="zh-CN"/>
              </w:rPr>
            </w:pPr>
          </w:p>
        </w:tc>
      </w:tr>
      <w:tr w:rsidR="006D4C88" w:rsidRPr="00FE4D0C" w14:paraId="79BD6626" w14:textId="77777777" w:rsidTr="00A471C6">
        <w:trPr>
          <w:cantSplit/>
          <w:jc w:val="center"/>
        </w:trPr>
        <w:tc>
          <w:tcPr>
            <w:tcW w:w="9413" w:type="dxa"/>
            <w:gridSpan w:val="6"/>
            <w:tcBorders>
              <w:top w:val="single" w:sz="4" w:space="0" w:color="auto"/>
              <w:left w:val="single" w:sz="4" w:space="0" w:color="auto"/>
              <w:bottom w:val="single" w:sz="4" w:space="0" w:color="auto"/>
              <w:right w:val="single" w:sz="4" w:space="0" w:color="auto"/>
            </w:tcBorders>
          </w:tcPr>
          <w:p w14:paraId="3117D118" w14:textId="0B345D21" w:rsidR="006D4C88" w:rsidRPr="000B090A" w:rsidRDefault="006D4C88" w:rsidP="00937159">
            <w:pPr>
              <w:widowControl w:val="0"/>
              <w:autoSpaceDE w:val="0"/>
              <w:autoSpaceDN w:val="0"/>
              <w:adjustRightInd w:val="0"/>
              <w:spacing w:before="60" w:after="60" w:line="240" w:lineRule="auto"/>
              <w:jc w:val="left"/>
              <w:rPr>
                <w:rFonts w:eastAsia="SimSun" w:cs="Arial"/>
                <w:i/>
                <w:iCs/>
                <w:sz w:val="18"/>
                <w:szCs w:val="18"/>
                <w:lang w:eastAsia="zh-CN"/>
              </w:rPr>
            </w:pPr>
            <w:r w:rsidRPr="000B090A">
              <w:rPr>
                <w:rFonts w:eastAsia="SimSun" w:cs="Arial"/>
                <w:i/>
                <w:iCs/>
                <w:color w:val="EE0000"/>
                <w:sz w:val="18"/>
                <w:szCs w:val="18"/>
                <w:lang w:eastAsia="zh-CN"/>
              </w:rPr>
              <w:lastRenderedPageBreak/>
              <w:t xml:space="preserve">&lt;Etc., etc. Data quality </w:t>
            </w:r>
            <w:r w:rsidR="00743232">
              <w:rPr>
                <w:rFonts w:eastAsia="SimSun" w:cs="Arial"/>
                <w:i/>
                <w:iCs/>
                <w:color w:val="EE0000"/>
                <w:sz w:val="18"/>
                <w:szCs w:val="18"/>
                <w:lang w:eastAsia="zh-CN"/>
              </w:rPr>
              <w:t>elements listed in S-97 Part C</w:t>
            </w:r>
            <w:r w:rsidRPr="000B090A">
              <w:rPr>
                <w:rFonts w:eastAsia="SimSun" w:cs="Arial"/>
                <w:i/>
                <w:iCs/>
                <w:color w:val="EE0000"/>
                <w:sz w:val="18"/>
                <w:szCs w:val="18"/>
                <w:lang w:eastAsia="zh-CN"/>
              </w:rPr>
              <w:t xml:space="preserve"> that are inapplicable for the Product Specification may </w:t>
            </w:r>
            <w:r w:rsidR="00743232">
              <w:rPr>
                <w:rFonts w:eastAsia="SimSun" w:cs="Arial"/>
                <w:i/>
                <w:iCs/>
                <w:color w:val="EE0000"/>
                <w:sz w:val="18"/>
                <w:szCs w:val="18"/>
                <w:lang w:eastAsia="zh-CN"/>
              </w:rPr>
              <w:t xml:space="preserve">either </w:t>
            </w:r>
            <w:r w:rsidRPr="000B090A">
              <w:rPr>
                <w:rFonts w:eastAsia="SimSun" w:cs="Arial"/>
                <w:i/>
                <w:iCs/>
                <w:color w:val="EE0000"/>
                <w:sz w:val="18"/>
                <w:szCs w:val="18"/>
                <w:lang w:eastAsia="zh-CN"/>
              </w:rPr>
              <w:t xml:space="preserve">be omitted from the table or included with “NA” in the Scope column. If omitted, a note </w:t>
            </w:r>
            <w:r w:rsidR="00743232" w:rsidRPr="000B090A">
              <w:rPr>
                <w:rFonts w:eastAsia="SimSun" w:cs="Arial"/>
                <w:i/>
                <w:iCs/>
                <w:color w:val="EE0000"/>
                <w:sz w:val="18"/>
                <w:szCs w:val="18"/>
                <w:lang w:eastAsia="zh-CN"/>
              </w:rPr>
              <w:t xml:space="preserve">listing the omitted </w:t>
            </w:r>
            <w:r w:rsidR="00743232">
              <w:rPr>
                <w:rFonts w:eastAsia="SimSun" w:cs="Arial"/>
                <w:i/>
                <w:iCs/>
                <w:color w:val="EE0000"/>
                <w:sz w:val="18"/>
                <w:szCs w:val="18"/>
                <w:lang w:eastAsia="zh-CN"/>
              </w:rPr>
              <w:t>elements</w:t>
            </w:r>
            <w:r w:rsidR="00743232" w:rsidRPr="000B090A">
              <w:rPr>
                <w:rFonts w:eastAsia="SimSun" w:cs="Arial"/>
                <w:i/>
                <w:iCs/>
                <w:color w:val="EE0000"/>
                <w:sz w:val="18"/>
                <w:szCs w:val="18"/>
                <w:lang w:eastAsia="zh-CN"/>
              </w:rPr>
              <w:t xml:space="preserve"> and stating they were intentionally omitted is recommended.&gt;</w:t>
            </w:r>
          </w:p>
        </w:tc>
      </w:tr>
    </w:tbl>
    <w:p w14:paraId="01BEF84F" w14:textId="77777777" w:rsidR="00FE4D0C" w:rsidRPr="00D73CA5" w:rsidRDefault="00FE4D0C" w:rsidP="00F130F1"/>
    <w:p w14:paraId="6FAE846B" w14:textId="77777777" w:rsidR="00056ECE" w:rsidRDefault="00056ECE" w:rsidP="00972855">
      <w:pPr>
        <w:pStyle w:val="Heading1"/>
      </w:pPr>
      <w:bookmarkStart w:id="203" w:name="_Toc225648349"/>
      <w:bookmarkStart w:id="204" w:name="_Toc225065206"/>
      <w:bookmarkStart w:id="205" w:name="_Toc220188259"/>
      <w:r w:rsidRPr="008233BF">
        <w:t>Data Capture and Classification</w:t>
      </w:r>
      <w:bookmarkEnd w:id="203"/>
      <w:bookmarkEnd w:id="204"/>
      <w:bookmarkEnd w:id="205"/>
    </w:p>
    <w:p w14:paraId="264E7D55" w14:textId="3CA993EA" w:rsidR="003F485C" w:rsidRDefault="004B3BA0" w:rsidP="00972855">
      <w:pPr>
        <w:pStyle w:val="note0"/>
        <w:rPr>
          <w:ins w:id="206" w:author="Raphael Malyankar" w:date="2026-01-21T22:56:00Z" w16du:dateUtc="2026-01-22T05:56:00Z"/>
        </w:rPr>
      </w:pPr>
      <w:r w:rsidRPr="00D73CA5">
        <w:t>&lt;The</w:t>
      </w:r>
      <w:r w:rsidR="00954D96">
        <w:t xml:space="preserve"> data product specification must</w:t>
      </w:r>
      <w:r w:rsidRPr="00D73CA5">
        <w:t xml:space="preserve"> provide information on how the data is to be captured. This should be as detailed and specific as necessary.</w:t>
      </w:r>
      <w:ins w:id="207" w:author="Raphael Malyankar" w:date="2026-01-21T22:59:00Z" w16du:dateUtc="2026-01-22T05:59:00Z">
        <w:r w:rsidR="003F485C">
          <w:t xml:space="preserve"> </w:t>
        </w:r>
      </w:ins>
      <w:ins w:id="208" w:author="Raphael Malyankar" w:date="2026-01-21T22:54:00Z" w16du:dateUtc="2026-01-22T05:54:00Z">
        <w:r w:rsidR="00FB56F8">
          <w:t xml:space="preserve">If the DCEG is provided as a Annex this </w:t>
        </w:r>
      </w:ins>
      <w:ins w:id="209" w:author="Raphael Malyankar" w:date="2026-01-21T23:04:00Z" w16du:dateUtc="2026-01-22T06:04:00Z">
        <w:r w:rsidR="009512E4">
          <w:t>clause</w:t>
        </w:r>
      </w:ins>
      <w:ins w:id="210" w:author="Raphael Malyankar" w:date="2026-01-21T22:54:00Z" w16du:dateUtc="2026-01-22T05:54:00Z">
        <w:r w:rsidR="00FB56F8">
          <w:t xml:space="preserve"> </w:t>
        </w:r>
      </w:ins>
      <w:ins w:id="211" w:author="Raphael Malyankar" w:date="2026-01-21T22:55:00Z" w16du:dateUtc="2026-01-22T05:55:00Z">
        <w:r w:rsidR="00FB56F8">
          <w:t>may</w:t>
        </w:r>
      </w:ins>
      <w:ins w:id="212" w:author="Raphael Malyankar" w:date="2026-01-21T22:56:00Z" w16du:dateUtc="2026-01-22T05:56:00Z">
        <w:r w:rsidR="003F485C">
          <w:t xml:space="preserve"> </w:t>
        </w:r>
      </w:ins>
      <w:ins w:id="213" w:author="Raphael Malyankar" w:date="2026-01-21T22:54:00Z" w16du:dateUtc="2026-01-22T05:54:00Z">
        <w:r w:rsidR="00FB56F8">
          <w:t xml:space="preserve"> consist </w:t>
        </w:r>
      </w:ins>
      <w:ins w:id="214" w:author="Raphael Malyankar" w:date="2026-01-21T22:56:00Z" w16du:dateUtc="2026-01-22T05:56:00Z">
        <w:r w:rsidR="003F485C">
          <w:t xml:space="preserve">only </w:t>
        </w:r>
      </w:ins>
      <w:ins w:id="215" w:author="Raphael Malyankar" w:date="2026-01-21T22:54:00Z" w16du:dateUtc="2026-01-22T05:54:00Z">
        <w:r w:rsidR="00FB56F8">
          <w:t xml:space="preserve">of a statement to this </w:t>
        </w:r>
      </w:ins>
      <w:ins w:id="216" w:author="Raphael Malyankar" w:date="2026-01-21T22:55:00Z" w16du:dateUtc="2026-01-22T05:55:00Z">
        <w:r w:rsidR="00FB56F8">
          <w:t>effect</w:t>
        </w:r>
      </w:ins>
      <w:ins w:id="217" w:author="Raphael Malyankar" w:date="2026-01-21T22:58:00Z" w16du:dateUtc="2026-01-22T05:58:00Z">
        <w:r w:rsidR="003F485C">
          <w:t>, for example:</w:t>
        </w:r>
      </w:ins>
    </w:p>
    <w:p w14:paraId="6E2F5557" w14:textId="77777777" w:rsidR="003F485C" w:rsidRDefault="003F485C" w:rsidP="003F485C">
      <w:pPr>
        <w:pStyle w:val="note0"/>
        <w:ind w:left="346"/>
        <w:rPr>
          <w:ins w:id="218" w:author="Raphael Malyankar" w:date="2026-01-21T23:00:00Z" w16du:dateUtc="2026-01-22T06:00:00Z"/>
        </w:rPr>
      </w:pPr>
      <w:ins w:id="219" w:author="Raphael Malyankar" w:date="2026-01-21T22:57:00Z" w16du:dateUtc="2026-01-22T05:57:00Z">
        <w:r>
          <w:t>The S-1</w:t>
        </w:r>
      </w:ins>
      <w:ins w:id="220" w:author="Raphael Malyankar" w:date="2026-01-21T22:58:00Z" w16du:dateUtc="2026-01-22T05:58:00Z">
        <w:r>
          <w:t>XX</w:t>
        </w:r>
      </w:ins>
      <w:ins w:id="221" w:author="Raphael Malyankar" w:date="2026-01-21T22:57:00Z" w16du:dateUtc="2026-01-22T05:57:00Z">
        <w:r>
          <w:t xml:space="preserve"> Data Classification and Encoding Guide (DCEG) describes how data describing the  real world should be captured using the types defined in the S-1</w:t>
        </w:r>
      </w:ins>
      <w:ins w:id="222" w:author="Raphael Malyankar" w:date="2026-01-21T22:58:00Z" w16du:dateUtc="2026-01-22T05:58:00Z">
        <w:r>
          <w:t>XX</w:t>
        </w:r>
      </w:ins>
      <w:ins w:id="223" w:author="Raphael Malyankar" w:date="2026-01-21T22:57:00Z" w16du:dateUtc="2026-01-22T05:57:00Z">
        <w:r>
          <w:t xml:space="preserve"> Feature Catalogue. This Guide is provided as Annex </w:t>
        </w:r>
      </w:ins>
      <w:ins w:id="224" w:author="Raphael Malyankar" w:date="2026-01-21T22:58:00Z" w16du:dateUtc="2026-01-22T05:58:00Z">
        <w:r>
          <w:t>&lt;annex number&gt;</w:t>
        </w:r>
      </w:ins>
      <w:ins w:id="225" w:author="Raphael Malyankar" w:date="2026-01-21T22:57:00Z" w16du:dateUtc="2026-01-22T05:57:00Z">
        <w:r>
          <w:t>.</w:t>
        </w:r>
      </w:ins>
    </w:p>
    <w:p w14:paraId="4C5DD6AF" w14:textId="21BA60D2" w:rsidR="003F485C" w:rsidRPr="00D73CA5" w:rsidRDefault="004B3BA0" w:rsidP="003F485C">
      <w:pPr>
        <w:pStyle w:val="note0"/>
      </w:pPr>
      <w:r w:rsidRPr="00D73CA5">
        <w:t>&gt;</w:t>
      </w:r>
    </w:p>
    <w:p w14:paraId="45690AB9" w14:textId="77777777" w:rsidR="00056ECE" w:rsidRDefault="00056ECE" w:rsidP="00972855">
      <w:pPr>
        <w:pStyle w:val="Heading1"/>
      </w:pPr>
      <w:bookmarkStart w:id="226" w:name="_Toc8629863"/>
      <w:bookmarkStart w:id="227" w:name="_Toc8629995"/>
      <w:bookmarkStart w:id="228" w:name="_Toc19077382"/>
      <w:bookmarkStart w:id="229" w:name="_Toc191284919"/>
      <w:bookmarkStart w:id="230" w:name="_Toc225648351"/>
      <w:bookmarkStart w:id="231" w:name="_Toc225065208"/>
      <w:bookmarkStart w:id="232" w:name="_Toc220188260"/>
      <w:bookmarkEnd w:id="226"/>
      <w:bookmarkEnd w:id="227"/>
      <w:bookmarkEnd w:id="228"/>
      <w:bookmarkEnd w:id="229"/>
      <w:r w:rsidRPr="008233BF">
        <w:t>Maintenance</w:t>
      </w:r>
      <w:bookmarkEnd w:id="230"/>
      <w:bookmarkEnd w:id="231"/>
      <w:bookmarkEnd w:id="232"/>
    </w:p>
    <w:p w14:paraId="745FCFAE" w14:textId="156ED0C0" w:rsidR="00005F31" w:rsidRPr="00005F31" w:rsidRDefault="00F544A0" w:rsidP="00005F31">
      <w:pPr>
        <w:rPr>
          <w:i/>
          <w:iCs/>
          <w:color w:val="EE0000"/>
        </w:rPr>
      </w:pPr>
      <w:r>
        <w:rPr>
          <w:i/>
          <w:iCs/>
          <w:color w:val="EE0000"/>
        </w:rPr>
        <w:t>&lt;</w:t>
      </w:r>
      <w:r w:rsidR="00005F31" w:rsidRPr="00005F31">
        <w:rPr>
          <w:i/>
          <w:iCs/>
          <w:color w:val="EE0000"/>
        </w:rPr>
        <w:t>This clause describes the requirement to adequately maintain datasets; use of newly acquired source data; maintenance requirements within the overall production process; how Feature and Portrayal Catalogues are to be managed</w:t>
      </w:r>
      <w:r w:rsidR="00005F31">
        <w:rPr>
          <w:i/>
          <w:iCs/>
          <w:color w:val="EE0000"/>
        </w:rPr>
        <w:t xml:space="preserve">; and </w:t>
      </w:r>
      <w:r w:rsidR="00175F72">
        <w:rPr>
          <w:i/>
          <w:iCs/>
          <w:color w:val="EE0000"/>
        </w:rPr>
        <w:t xml:space="preserve">provision of maintenance-related </w:t>
      </w:r>
      <w:r w:rsidR="00005F31">
        <w:rPr>
          <w:i/>
          <w:iCs/>
          <w:color w:val="EE0000"/>
        </w:rPr>
        <w:t>metadata</w:t>
      </w:r>
      <w:r w:rsidR="00175F72">
        <w:rPr>
          <w:i/>
          <w:iCs/>
          <w:color w:val="EE0000"/>
        </w:rPr>
        <w:t xml:space="preserve"> with exchange sets.</w:t>
      </w:r>
      <w:r w:rsidR="00005F31" w:rsidRPr="00005F31">
        <w:rPr>
          <w:i/>
          <w:iCs/>
          <w:color w:val="EE0000"/>
        </w:rPr>
        <w:t>&gt;</w:t>
      </w:r>
    </w:p>
    <w:p w14:paraId="046209C4" w14:textId="577B9CF1" w:rsidR="00D22963" w:rsidRDefault="00D22963" w:rsidP="004E62B0">
      <w:pPr>
        <w:pStyle w:val="Heading2"/>
      </w:pPr>
      <w:bookmarkStart w:id="233" w:name="_Toc205844578"/>
      <w:bookmarkStart w:id="234" w:name="_Toc205844914"/>
      <w:bookmarkStart w:id="235" w:name="_Toc205846181"/>
      <w:bookmarkStart w:id="236" w:name="_Toc205846348"/>
      <w:bookmarkStart w:id="237" w:name="_Toc205848220"/>
      <w:bookmarkStart w:id="238" w:name="_Toc205849837"/>
      <w:bookmarkStart w:id="239" w:name="_Toc220188261"/>
      <w:bookmarkEnd w:id="233"/>
      <w:bookmarkEnd w:id="234"/>
      <w:bookmarkEnd w:id="235"/>
      <w:bookmarkEnd w:id="236"/>
      <w:bookmarkEnd w:id="237"/>
      <w:bookmarkEnd w:id="238"/>
      <w:r>
        <w:t>Introduction</w:t>
      </w:r>
      <w:bookmarkEnd w:id="239"/>
    </w:p>
    <w:p w14:paraId="253E160C" w14:textId="642F98B8" w:rsidR="00EC2692" w:rsidRPr="000B212C" w:rsidRDefault="00EC2692" w:rsidP="000B212C">
      <w:pPr>
        <w:rPr>
          <w:i/>
          <w:iCs/>
          <w:color w:val="EE0000"/>
        </w:rPr>
      </w:pPr>
      <w:r w:rsidRPr="000B212C">
        <w:rPr>
          <w:i/>
          <w:iCs/>
          <w:color w:val="EE0000"/>
        </w:rPr>
        <w:t>&lt;</w:t>
      </w:r>
      <w:r w:rsidR="000B212C" w:rsidRPr="000B212C">
        <w:rPr>
          <w:i/>
          <w:iCs/>
          <w:color w:val="EE0000"/>
        </w:rPr>
        <w:t>Provide</w:t>
      </w:r>
      <w:r w:rsidRPr="000B212C">
        <w:rPr>
          <w:i/>
          <w:iCs/>
          <w:color w:val="EE0000"/>
        </w:rPr>
        <w:t xml:space="preserve"> an overview of maintenance requirements, considerations, and practices&gt;</w:t>
      </w:r>
    </w:p>
    <w:p w14:paraId="4893F524" w14:textId="54CF06A0" w:rsidR="00175F72" w:rsidRDefault="00175F72" w:rsidP="00175F72">
      <w:pPr>
        <w:pStyle w:val="Heading2"/>
      </w:pPr>
      <w:bookmarkStart w:id="240" w:name="_Toc220188262"/>
      <w:r>
        <w:t>Maintenance and update frequency</w:t>
      </w:r>
      <w:bookmarkEnd w:id="240"/>
    </w:p>
    <w:p w14:paraId="47443C75" w14:textId="2E0F8C0D" w:rsidR="00EC2692" w:rsidRPr="000B212C" w:rsidRDefault="00EC2692" w:rsidP="00EC2692">
      <w:pPr>
        <w:rPr>
          <w:i/>
          <w:iCs/>
          <w:color w:val="EE0000"/>
        </w:rPr>
      </w:pPr>
      <w:r w:rsidRPr="000B212C">
        <w:rPr>
          <w:i/>
          <w:iCs/>
          <w:color w:val="EE0000"/>
        </w:rPr>
        <w:t>&lt;</w:t>
      </w:r>
      <w:r w:rsidR="000B212C" w:rsidRPr="000B212C">
        <w:rPr>
          <w:i/>
          <w:iCs/>
          <w:color w:val="EE0000"/>
        </w:rPr>
        <w:t>Specify</w:t>
      </w:r>
      <w:r w:rsidRPr="000B212C">
        <w:rPr>
          <w:i/>
          <w:iCs/>
          <w:color w:val="EE0000"/>
        </w:rPr>
        <w:t xml:space="preserve"> the maintenance and update frequency (which may be “as needed”)&gt;</w:t>
      </w:r>
    </w:p>
    <w:p w14:paraId="7687DE9C" w14:textId="59C5423B" w:rsidR="00175F72" w:rsidRDefault="00175F72" w:rsidP="00175F72">
      <w:pPr>
        <w:pStyle w:val="Heading2"/>
      </w:pPr>
      <w:bookmarkStart w:id="241" w:name="_Toc220188263"/>
      <w:r>
        <w:t>Data source</w:t>
      </w:r>
      <w:bookmarkEnd w:id="241"/>
    </w:p>
    <w:p w14:paraId="4564B558" w14:textId="089B6DD8" w:rsidR="00EC2692" w:rsidRPr="000B212C" w:rsidRDefault="00EC2692" w:rsidP="00EC2692">
      <w:pPr>
        <w:rPr>
          <w:i/>
          <w:iCs/>
          <w:color w:val="EE0000"/>
        </w:rPr>
      </w:pPr>
      <w:r w:rsidRPr="000B212C">
        <w:rPr>
          <w:i/>
          <w:iCs/>
          <w:color w:val="EE0000"/>
        </w:rPr>
        <w:t>&lt;</w:t>
      </w:r>
      <w:r w:rsidR="000B212C" w:rsidRPr="000B212C">
        <w:rPr>
          <w:i/>
          <w:iCs/>
          <w:color w:val="EE0000"/>
        </w:rPr>
        <w:t>Provide</w:t>
      </w:r>
      <w:r w:rsidRPr="000B212C">
        <w:rPr>
          <w:i/>
          <w:iCs/>
          <w:color w:val="EE0000"/>
        </w:rPr>
        <w:t xml:space="preserve"> a brief overview of sources for updating datasets&gt;</w:t>
      </w:r>
    </w:p>
    <w:p w14:paraId="2B67EA36" w14:textId="594B9C30" w:rsidR="00175F72" w:rsidRDefault="00175F72" w:rsidP="00175F72">
      <w:pPr>
        <w:pStyle w:val="Heading2"/>
      </w:pPr>
      <w:bookmarkStart w:id="242" w:name="_Toc220188264"/>
      <w:r>
        <w:t>Production process</w:t>
      </w:r>
      <w:bookmarkEnd w:id="242"/>
    </w:p>
    <w:p w14:paraId="3292B416" w14:textId="71192D78" w:rsidR="00EC2692" w:rsidRPr="000B212C" w:rsidRDefault="00EC2692" w:rsidP="00EC2692">
      <w:pPr>
        <w:rPr>
          <w:i/>
          <w:iCs/>
          <w:color w:val="EE0000"/>
        </w:rPr>
      </w:pPr>
      <w:r w:rsidRPr="000B212C">
        <w:rPr>
          <w:i/>
          <w:iCs/>
          <w:color w:val="EE0000"/>
        </w:rPr>
        <w:t>&lt;</w:t>
      </w:r>
      <w:r w:rsidR="000B212C" w:rsidRPr="000B212C">
        <w:rPr>
          <w:i/>
          <w:iCs/>
          <w:color w:val="EE0000"/>
        </w:rPr>
        <w:t>D</w:t>
      </w:r>
      <w:r w:rsidRPr="000B212C">
        <w:rPr>
          <w:i/>
          <w:iCs/>
          <w:color w:val="EE0000"/>
        </w:rPr>
        <w:t>escrib</w:t>
      </w:r>
      <w:r w:rsidR="000B212C" w:rsidRPr="000B212C">
        <w:rPr>
          <w:i/>
          <w:iCs/>
          <w:color w:val="EE0000"/>
        </w:rPr>
        <w:t>e</w:t>
      </w:r>
      <w:r w:rsidRPr="000B212C">
        <w:rPr>
          <w:i/>
          <w:iCs/>
          <w:color w:val="EE0000"/>
        </w:rPr>
        <w:t xml:space="preserve"> production processes&gt;</w:t>
      </w:r>
    </w:p>
    <w:p w14:paraId="2D8EF3D2" w14:textId="3DE45966" w:rsidR="00EC2692" w:rsidRDefault="00EC2692" w:rsidP="000B212C">
      <w:pPr>
        <w:pStyle w:val="Heading2"/>
      </w:pPr>
      <w:bookmarkStart w:id="243" w:name="_Toc220188265"/>
      <w:r>
        <w:t>Dataset updates</w:t>
      </w:r>
      <w:bookmarkEnd w:id="243"/>
    </w:p>
    <w:p w14:paraId="56641DEA" w14:textId="2227F504" w:rsidR="00EC2692" w:rsidRPr="000B212C" w:rsidRDefault="00EC2692" w:rsidP="00EC2692">
      <w:pPr>
        <w:rPr>
          <w:i/>
          <w:iCs/>
          <w:color w:val="EE0000"/>
        </w:rPr>
      </w:pPr>
      <w:r w:rsidRPr="000B212C">
        <w:rPr>
          <w:i/>
          <w:iCs/>
          <w:color w:val="EE0000"/>
        </w:rPr>
        <w:t>&lt;Describe</w:t>
      </w:r>
      <w:r w:rsidR="000B212C" w:rsidRPr="000B212C">
        <w:rPr>
          <w:i/>
          <w:iCs/>
          <w:color w:val="EE0000"/>
        </w:rPr>
        <w:t xml:space="preserve"> criteria and practices for new datasets, new editions, reissues, cancellations, etc. For cancellations, specify whether file-based or fileless cancellation is used.&gt;</w:t>
      </w:r>
    </w:p>
    <w:p w14:paraId="50283840" w14:textId="36AD331F" w:rsidR="00EC2692" w:rsidRDefault="00EC2692" w:rsidP="000B212C">
      <w:pPr>
        <w:pStyle w:val="Heading2"/>
      </w:pPr>
      <w:bookmarkStart w:id="244" w:name="_Toc220188266"/>
      <w:r>
        <w:t>Support file management</w:t>
      </w:r>
      <w:bookmarkEnd w:id="244"/>
    </w:p>
    <w:p w14:paraId="115B3BDF" w14:textId="6C5D3859" w:rsidR="000B212C" w:rsidRPr="000B212C" w:rsidRDefault="000B212C" w:rsidP="00EC2692">
      <w:pPr>
        <w:rPr>
          <w:i/>
          <w:iCs/>
          <w:color w:val="EE0000"/>
        </w:rPr>
      </w:pPr>
      <w:r w:rsidRPr="000B212C">
        <w:rPr>
          <w:i/>
          <w:iCs/>
          <w:color w:val="EE0000"/>
        </w:rPr>
        <w:t>&lt;Describe how support files are updated, added, or cancelled.&gt;</w:t>
      </w:r>
    </w:p>
    <w:p w14:paraId="4565144D" w14:textId="46FCC92E" w:rsidR="00175F72" w:rsidRDefault="00175F72" w:rsidP="00175F72">
      <w:pPr>
        <w:pStyle w:val="Heading2"/>
      </w:pPr>
      <w:bookmarkStart w:id="245" w:name="_Toc220188267"/>
      <w:r>
        <w:t>Feature and portrayal catalogue management</w:t>
      </w:r>
      <w:bookmarkEnd w:id="245"/>
    </w:p>
    <w:p w14:paraId="19B13690" w14:textId="70E63DCD" w:rsidR="00EC2692" w:rsidRPr="000B212C" w:rsidRDefault="00EC2692" w:rsidP="00EC2692">
      <w:pPr>
        <w:rPr>
          <w:i/>
          <w:iCs/>
          <w:color w:val="EE0000"/>
        </w:rPr>
      </w:pPr>
      <w:r w:rsidRPr="000B212C">
        <w:rPr>
          <w:i/>
          <w:iCs/>
          <w:color w:val="EE0000"/>
        </w:rPr>
        <w:t>&lt;</w:t>
      </w:r>
      <w:r w:rsidR="000B212C" w:rsidRPr="000B212C">
        <w:rPr>
          <w:i/>
          <w:iCs/>
          <w:color w:val="EE0000"/>
        </w:rPr>
        <w:t>Describe</w:t>
      </w:r>
      <w:r w:rsidRPr="000B212C">
        <w:rPr>
          <w:i/>
          <w:iCs/>
          <w:color w:val="EE0000"/>
        </w:rPr>
        <w:t xml:space="preserve"> how updated feature and portrayal catalogues are produced and distributed&gt;</w:t>
      </w:r>
    </w:p>
    <w:p w14:paraId="64B9A5B4" w14:textId="5455EE76" w:rsidR="00175F72" w:rsidRDefault="00175F72" w:rsidP="000B212C">
      <w:pPr>
        <w:pStyle w:val="Heading2"/>
      </w:pPr>
      <w:bookmarkStart w:id="246" w:name="_Toc220188268"/>
      <w:r>
        <w:lastRenderedPageBreak/>
        <w:t>Metadata related to dataset maintenance</w:t>
      </w:r>
      <w:bookmarkEnd w:id="246"/>
    </w:p>
    <w:p w14:paraId="7D2EE791" w14:textId="64DC0F7D" w:rsidR="00262A5B" w:rsidRPr="00C53830" w:rsidRDefault="00175F72" w:rsidP="00005F31">
      <w:r w:rsidRPr="00175F72">
        <w:rPr>
          <w:i/>
          <w:iCs/>
          <w:color w:val="EE0000"/>
        </w:rPr>
        <w:t xml:space="preserve">&lt;Describe </w:t>
      </w:r>
      <w:r w:rsidR="00EC2692">
        <w:rPr>
          <w:i/>
          <w:iCs/>
          <w:color w:val="EE0000"/>
        </w:rPr>
        <w:t xml:space="preserve">any </w:t>
      </w:r>
      <w:r w:rsidRPr="00175F72">
        <w:rPr>
          <w:i/>
          <w:iCs/>
          <w:color w:val="EE0000"/>
        </w:rPr>
        <w:t>requirements for exchange catalogue metadata for new datasets, new editions, reissues, cancellations, etc. (all the types of datasets permitted by this Product Specification).&gt;</w:t>
      </w:r>
    </w:p>
    <w:p w14:paraId="6F9B6B57" w14:textId="77777777" w:rsidR="008018B3" w:rsidRDefault="008018B3" w:rsidP="00972855">
      <w:pPr>
        <w:pStyle w:val="Heading1"/>
        <w:rPr>
          <w:color w:val="FF0000"/>
        </w:rPr>
      </w:pPr>
      <w:bookmarkStart w:id="247" w:name="_Toc225648363"/>
      <w:bookmarkStart w:id="248" w:name="_Toc225065220"/>
      <w:bookmarkStart w:id="249" w:name="_Toc220188269"/>
      <w:r w:rsidRPr="008233BF">
        <w:t>Portrayal</w:t>
      </w:r>
      <w:bookmarkEnd w:id="247"/>
      <w:bookmarkEnd w:id="248"/>
      <w:r w:rsidR="009E66AF">
        <w:t xml:space="preserve"> </w:t>
      </w:r>
      <w:r w:rsidR="009E66AF" w:rsidRPr="00276364">
        <w:rPr>
          <w:color w:val="FF0000"/>
        </w:rPr>
        <w:t>&lt;S-100 Part 9&gt;</w:t>
      </w:r>
      <w:bookmarkEnd w:id="249"/>
    </w:p>
    <w:p w14:paraId="1ABB9A70" w14:textId="7B41955E" w:rsidR="00262A5B" w:rsidRPr="0009628C" w:rsidRDefault="00262A5B" w:rsidP="0009628C">
      <w:pPr>
        <w:rPr>
          <w:i/>
          <w:iCs/>
          <w:color w:val="EE0000"/>
          <w:lang w:val="en-AU"/>
        </w:rPr>
      </w:pPr>
      <w:r w:rsidRPr="0009628C">
        <w:rPr>
          <w:i/>
          <w:iCs/>
          <w:color w:val="EE0000"/>
          <w:lang w:val="en-AU"/>
        </w:rPr>
        <w:t xml:space="preserve">&lt;If </w:t>
      </w:r>
      <w:r w:rsidR="0009628C" w:rsidRPr="0009628C">
        <w:rPr>
          <w:i/>
          <w:iCs/>
          <w:color w:val="EE0000"/>
          <w:lang w:val="en-AU"/>
        </w:rPr>
        <w:t>portrayal is not required for the</w:t>
      </w:r>
      <w:r w:rsidRPr="0009628C">
        <w:rPr>
          <w:i/>
          <w:iCs/>
          <w:color w:val="EE0000"/>
          <w:lang w:val="en-AU"/>
        </w:rPr>
        <w:t xml:space="preserve"> data product</w:t>
      </w:r>
      <w:r w:rsidR="0009628C" w:rsidRPr="0009628C">
        <w:rPr>
          <w:i/>
          <w:iCs/>
          <w:color w:val="EE0000"/>
          <w:lang w:val="en-AU"/>
        </w:rPr>
        <w:t>, or a portrayal catalogue is not defined for this edition of the Product Specification</w:t>
      </w:r>
      <w:r w:rsidRPr="0009628C">
        <w:rPr>
          <w:i/>
          <w:iCs/>
          <w:color w:val="EE0000"/>
          <w:lang w:val="en-AU"/>
        </w:rPr>
        <w:t>, a statement to that effect should be included</w:t>
      </w:r>
      <w:r w:rsidR="0009628C" w:rsidRPr="0009628C">
        <w:rPr>
          <w:i/>
          <w:iCs/>
          <w:color w:val="EE0000"/>
          <w:lang w:val="en-AU"/>
        </w:rPr>
        <w:t xml:space="preserve"> here and the sub-clauses below omitted.&gt;</w:t>
      </w:r>
    </w:p>
    <w:p w14:paraId="3871EA73" w14:textId="27E2873E" w:rsidR="00417334" w:rsidRDefault="00262A5B" w:rsidP="0009628C">
      <w:pPr>
        <w:pStyle w:val="Heading2"/>
      </w:pPr>
      <w:bookmarkStart w:id="250" w:name="_Toc220188270"/>
      <w:r>
        <w:t>Introduction</w:t>
      </w:r>
      <w:bookmarkEnd w:id="250"/>
    </w:p>
    <w:p w14:paraId="2A97CEDC" w14:textId="49B53822" w:rsidR="00262A5B" w:rsidRPr="0009628C" w:rsidRDefault="0009628C" w:rsidP="00C53B69">
      <w:pPr>
        <w:rPr>
          <w:i/>
          <w:iCs/>
          <w:color w:val="EE0000"/>
        </w:rPr>
      </w:pPr>
      <w:r w:rsidRPr="0009628C">
        <w:rPr>
          <w:i/>
          <w:iCs/>
          <w:color w:val="EE0000"/>
        </w:rPr>
        <w:t>&lt;Introduction to portrayal for this data product, for example, intended use scenarios and platforms (e.g., ECDIS) and principles.&gt;</w:t>
      </w:r>
    </w:p>
    <w:p w14:paraId="075C3643" w14:textId="13C81E39" w:rsidR="00262A5B" w:rsidRDefault="00262A5B" w:rsidP="00262A5B">
      <w:pPr>
        <w:pStyle w:val="Heading2"/>
      </w:pPr>
      <w:bookmarkStart w:id="251" w:name="_Toc220188271"/>
      <w:r>
        <w:t>Portrayal Catalogue</w:t>
      </w:r>
      <w:bookmarkEnd w:id="251"/>
    </w:p>
    <w:p w14:paraId="49489969" w14:textId="64CFEDE7" w:rsidR="00262A5B" w:rsidRDefault="00262A5B" w:rsidP="00262A5B">
      <w:pPr>
        <w:rPr>
          <w:i/>
          <w:iCs/>
          <w:color w:val="EE0000"/>
          <w:lang w:val="en-AU"/>
        </w:rPr>
      </w:pPr>
      <w:r w:rsidRPr="0009628C">
        <w:rPr>
          <w:i/>
          <w:iCs/>
          <w:color w:val="EE0000"/>
          <w:lang w:val="en-AU"/>
        </w:rPr>
        <w:t>&lt;Citation for the portrayal catalogue.&gt;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2204"/>
        <w:gridCol w:w="1875"/>
        <w:gridCol w:w="4320"/>
      </w:tblGrid>
      <w:tr w:rsidR="00681354" w:rsidRPr="002D60A8" w14:paraId="00786DE7" w14:textId="77777777" w:rsidTr="00213E83">
        <w:trPr>
          <w:cantSplit/>
          <w:jc w:val="center"/>
        </w:trPr>
        <w:tc>
          <w:tcPr>
            <w:tcW w:w="200" w:type="pct"/>
            <w:tcBorders>
              <w:bottom w:val="double" w:sz="4" w:space="0" w:color="auto"/>
            </w:tcBorders>
            <w:shd w:val="clear" w:color="auto" w:fill="D9D9D9" w:themeFill="background1" w:themeFillShade="D9"/>
          </w:tcPr>
          <w:p w14:paraId="47613C10" w14:textId="77777777" w:rsidR="00681354" w:rsidRPr="002D60A8" w:rsidRDefault="00681354" w:rsidP="00213E83">
            <w:pPr>
              <w:spacing w:before="60" w:after="60" w:line="240" w:lineRule="auto"/>
              <w:rPr>
                <w:rFonts w:eastAsia="Times New Roman" w:cs="Arial"/>
                <w:b/>
                <w:sz w:val="18"/>
                <w:szCs w:val="18"/>
              </w:rPr>
            </w:pPr>
            <w:r w:rsidRPr="002D60A8">
              <w:rPr>
                <w:rFonts w:eastAsia="Times New Roman" w:cs="Arial"/>
                <w:b/>
                <w:sz w:val="18"/>
                <w:szCs w:val="18"/>
              </w:rPr>
              <w:t>No.</w:t>
            </w:r>
          </w:p>
        </w:tc>
        <w:tc>
          <w:tcPr>
            <w:tcW w:w="1270" w:type="pct"/>
            <w:tcBorders>
              <w:bottom w:val="double" w:sz="4" w:space="0" w:color="auto"/>
            </w:tcBorders>
            <w:shd w:val="clear" w:color="auto" w:fill="D9D9D9" w:themeFill="background1" w:themeFillShade="D9"/>
          </w:tcPr>
          <w:p w14:paraId="784A177D" w14:textId="77777777" w:rsidR="00681354" w:rsidRPr="002D60A8" w:rsidRDefault="00681354" w:rsidP="00213E83">
            <w:pPr>
              <w:spacing w:before="60" w:after="60" w:line="240" w:lineRule="auto"/>
              <w:rPr>
                <w:rFonts w:eastAsia="Times New Roman" w:cs="Arial"/>
                <w:b/>
                <w:sz w:val="18"/>
                <w:szCs w:val="18"/>
              </w:rPr>
            </w:pPr>
            <w:r w:rsidRPr="002D60A8">
              <w:rPr>
                <w:rFonts w:eastAsia="Times New Roman" w:cs="Arial"/>
                <w:b/>
                <w:sz w:val="18"/>
                <w:szCs w:val="18"/>
              </w:rPr>
              <w:t>ISO class or attribute</w:t>
            </w:r>
          </w:p>
        </w:tc>
        <w:tc>
          <w:tcPr>
            <w:tcW w:w="1087" w:type="pct"/>
            <w:tcBorders>
              <w:bottom w:val="double" w:sz="4" w:space="0" w:color="auto"/>
            </w:tcBorders>
            <w:shd w:val="clear" w:color="auto" w:fill="D9D9D9" w:themeFill="background1" w:themeFillShade="D9"/>
          </w:tcPr>
          <w:p w14:paraId="4D7402E8" w14:textId="77777777" w:rsidR="00681354" w:rsidRPr="002D60A8" w:rsidRDefault="00681354" w:rsidP="00213E83">
            <w:pPr>
              <w:spacing w:before="60" w:after="60" w:line="240" w:lineRule="auto"/>
              <w:rPr>
                <w:rFonts w:eastAsia="Times New Roman" w:cs="Arial"/>
                <w:b/>
                <w:sz w:val="18"/>
                <w:szCs w:val="18"/>
              </w:rPr>
            </w:pPr>
            <w:r w:rsidRPr="002D60A8">
              <w:rPr>
                <w:rFonts w:eastAsia="Times New Roman" w:cs="Arial"/>
                <w:b/>
                <w:sz w:val="18"/>
                <w:szCs w:val="18"/>
              </w:rPr>
              <w:t>Type</w:t>
            </w:r>
          </w:p>
        </w:tc>
        <w:tc>
          <w:tcPr>
            <w:tcW w:w="2443" w:type="pct"/>
            <w:tcBorders>
              <w:bottom w:val="double" w:sz="4" w:space="0" w:color="auto"/>
            </w:tcBorders>
            <w:shd w:val="clear" w:color="auto" w:fill="D9D9D9" w:themeFill="background1" w:themeFillShade="D9"/>
          </w:tcPr>
          <w:p w14:paraId="76A058B7" w14:textId="77777777" w:rsidR="00681354" w:rsidRPr="002D60A8" w:rsidRDefault="00681354" w:rsidP="00213E83">
            <w:pPr>
              <w:spacing w:before="60" w:after="60" w:line="240" w:lineRule="auto"/>
              <w:rPr>
                <w:rFonts w:eastAsia="Times New Roman" w:cs="Arial"/>
                <w:b/>
                <w:sz w:val="18"/>
                <w:szCs w:val="18"/>
              </w:rPr>
            </w:pPr>
            <w:r w:rsidRPr="002D60A8">
              <w:rPr>
                <w:rFonts w:eastAsia="Times New Roman" w:cs="Arial"/>
                <w:b/>
                <w:sz w:val="18"/>
                <w:szCs w:val="18"/>
              </w:rPr>
              <w:t>Value</w:t>
            </w:r>
          </w:p>
        </w:tc>
      </w:tr>
      <w:tr w:rsidR="00681354" w:rsidRPr="002D60A8" w14:paraId="0A500178" w14:textId="77777777" w:rsidTr="0070620D">
        <w:trPr>
          <w:cantSplit/>
          <w:jc w:val="center"/>
        </w:trPr>
        <w:tc>
          <w:tcPr>
            <w:tcW w:w="200" w:type="pct"/>
            <w:tcBorders>
              <w:top w:val="double" w:sz="4" w:space="0" w:color="auto"/>
              <w:bottom w:val="single" w:sz="4" w:space="0" w:color="auto"/>
            </w:tcBorders>
            <w:shd w:val="clear" w:color="auto" w:fill="F2F2F2" w:themeFill="background1" w:themeFillShade="F2"/>
          </w:tcPr>
          <w:p w14:paraId="271CEF7E" w14:textId="77777777" w:rsidR="00681354" w:rsidRPr="002D60A8" w:rsidRDefault="00681354" w:rsidP="00213E83">
            <w:pPr>
              <w:spacing w:before="60" w:after="60" w:line="240" w:lineRule="auto"/>
              <w:rPr>
                <w:rFonts w:cs="Arial"/>
                <w:sz w:val="18"/>
                <w:szCs w:val="18"/>
              </w:rPr>
            </w:pPr>
            <w:r w:rsidRPr="002D60A8">
              <w:rPr>
                <w:rFonts w:cs="Arial"/>
                <w:sz w:val="18"/>
                <w:szCs w:val="18"/>
              </w:rPr>
              <w:t>--</w:t>
            </w:r>
          </w:p>
        </w:tc>
        <w:tc>
          <w:tcPr>
            <w:tcW w:w="1270" w:type="pct"/>
            <w:tcBorders>
              <w:top w:val="double" w:sz="4" w:space="0" w:color="auto"/>
              <w:bottom w:val="single" w:sz="4" w:space="0" w:color="auto"/>
            </w:tcBorders>
            <w:shd w:val="clear" w:color="auto" w:fill="F2F2F2" w:themeFill="background1" w:themeFillShade="F2"/>
          </w:tcPr>
          <w:p w14:paraId="1C1C6D93" w14:textId="77777777" w:rsidR="00681354" w:rsidRPr="002D60A8" w:rsidRDefault="00681354" w:rsidP="00213E83">
            <w:pPr>
              <w:spacing w:before="60" w:after="60" w:line="240" w:lineRule="auto"/>
              <w:rPr>
                <w:rFonts w:cs="Arial"/>
                <w:sz w:val="18"/>
                <w:szCs w:val="18"/>
              </w:rPr>
            </w:pPr>
            <w:r w:rsidRPr="002D60A8">
              <w:rPr>
                <w:rFonts w:cs="Arial"/>
                <w:sz w:val="18"/>
                <w:szCs w:val="18"/>
              </w:rPr>
              <w:t>CI_Citation</w:t>
            </w:r>
          </w:p>
        </w:tc>
        <w:tc>
          <w:tcPr>
            <w:tcW w:w="1087" w:type="pct"/>
            <w:tcBorders>
              <w:top w:val="double" w:sz="4" w:space="0" w:color="auto"/>
              <w:bottom w:val="single" w:sz="4" w:space="0" w:color="auto"/>
            </w:tcBorders>
            <w:shd w:val="clear" w:color="auto" w:fill="F2F2F2" w:themeFill="background1" w:themeFillShade="F2"/>
          </w:tcPr>
          <w:p w14:paraId="09A4533F" w14:textId="77777777" w:rsidR="00681354" w:rsidRPr="002D60A8" w:rsidRDefault="00681354" w:rsidP="00213E83">
            <w:pPr>
              <w:spacing w:before="60" w:after="60" w:line="240" w:lineRule="auto"/>
              <w:rPr>
                <w:rFonts w:cs="Arial"/>
                <w:sz w:val="18"/>
                <w:szCs w:val="18"/>
              </w:rPr>
            </w:pPr>
            <w:r w:rsidRPr="002D60A8">
              <w:rPr>
                <w:rFonts w:cs="Arial"/>
                <w:sz w:val="18"/>
                <w:szCs w:val="18"/>
              </w:rPr>
              <w:t>Class</w:t>
            </w:r>
          </w:p>
        </w:tc>
        <w:tc>
          <w:tcPr>
            <w:tcW w:w="2443" w:type="pct"/>
            <w:tcBorders>
              <w:top w:val="double" w:sz="4" w:space="0" w:color="auto"/>
              <w:bottom w:val="single" w:sz="4" w:space="0" w:color="auto"/>
            </w:tcBorders>
            <w:shd w:val="clear" w:color="auto" w:fill="F2F2F2" w:themeFill="background1" w:themeFillShade="F2"/>
          </w:tcPr>
          <w:p w14:paraId="001A4183" w14:textId="77777777" w:rsidR="00681354" w:rsidRPr="002D60A8" w:rsidRDefault="00681354" w:rsidP="00213E83">
            <w:pPr>
              <w:spacing w:before="60" w:after="60" w:line="240" w:lineRule="auto"/>
              <w:rPr>
                <w:rFonts w:cs="Arial"/>
                <w:sz w:val="18"/>
                <w:szCs w:val="18"/>
              </w:rPr>
            </w:pPr>
            <w:r w:rsidRPr="002D60A8">
              <w:rPr>
                <w:rFonts w:cs="Arial"/>
                <w:sz w:val="18"/>
                <w:szCs w:val="18"/>
              </w:rPr>
              <w:t>--</w:t>
            </w:r>
          </w:p>
        </w:tc>
      </w:tr>
      <w:tr w:rsidR="00681354" w:rsidRPr="002D60A8" w14:paraId="4C63AA28" w14:textId="77777777" w:rsidTr="00213E83">
        <w:trPr>
          <w:cantSplit/>
          <w:jc w:val="center"/>
        </w:trPr>
        <w:tc>
          <w:tcPr>
            <w:tcW w:w="200" w:type="pct"/>
            <w:tcBorders>
              <w:top w:val="single" w:sz="4" w:space="0" w:color="auto"/>
              <w:bottom w:val="single" w:sz="4" w:space="0" w:color="auto"/>
            </w:tcBorders>
          </w:tcPr>
          <w:p w14:paraId="3A54FD46" w14:textId="77777777" w:rsidR="00681354" w:rsidRPr="002D60A8" w:rsidRDefault="00681354" w:rsidP="00213E83">
            <w:pPr>
              <w:spacing w:before="60" w:after="60" w:line="240" w:lineRule="auto"/>
              <w:rPr>
                <w:rFonts w:cs="Arial"/>
                <w:sz w:val="18"/>
                <w:szCs w:val="18"/>
              </w:rPr>
            </w:pPr>
            <w:r w:rsidRPr="002D60A8">
              <w:rPr>
                <w:rFonts w:cs="Arial"/>
                <w:sz w:val="18"/>
                <w:szCs w:val="18"/>
              </w:rPr>
              <w:t>1</w:t>
            </w:r>
          </w:p>
        </w:tc>
        <w:tc>
          <w:tcPr>
            <w:tcW w:w="1270" w:type="pct"/>
            <w:tcBorders>
              <w:top w:val="single" w:sz="4" w:space="0" w:color="auto"/>
              <w:bottom w:val="single" w:sz="4" w:space="0" w:color="auto"/>
            </w:tcBorders>
          </w:tcPr>
          <w:p w14:paraId="69853821"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title</w:t>
            </w:r>
          </w:p>
        </w:tc>
        <w:tc>
          <w:tcPr>
            <w:tcW w:w="1087" w:type="pct"/>
            <w:tcBorders>
              <w:top w:val="single" w:sz="4" w:space="0" w:color="auto"/>
              <w:bottom w:val="single" w:sz="4" w:space="0" w:color="auto"/>
            </w:tcBorders>
          </w:tcPr>
          <w:p w14:paraId="36C72ACC" w14:textId="77777777" w:rsidR="00681354" w:rsidRPr="002D60A8" w:rsidRDefault="00681354" w:rsidP="00213E83">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11C1A1AA" w14:textId="2B7A0DB3" w:rsidR="00681354" w:rsidRPr="0070620D" w:rsidRDefault="0070620D" w:rsidP="00213E83">
            <w:pPr>
              <w:spacing w:before="60" w:after="60" w:line="240" w:lineRule="auto"/>
              <w:rPr>
                <w:rFonts w:cs="Arial"/>
                <w:i/>
                <w:iCs/>
                <w:sz w:val="18"/>
                <w:szCs w:val="18"/>
              </w:rPr>
            </w:pPr>
            <w:r w:rsidRPr="0070620D">
              <w:rPr>
                <w:rFonts w:cs="Arial"/>
                <w:i/>
                <w:iCs/>
                <w:color w:val="EE0000"/>
                <w:sz w:val="18"/>
                <w:szCs w:val="18"/>
              </w:rPr>
              <w:t>&lt;title of PC&gt;</w:t>
            </w:r>
          </w:p>
        </w:tc>
      </w:tr>
      <w:tr w:rsidR="00681354" w:rsidRPr="002D60A8" w14:paraId="6F065BA4" w14:textId="77777777" w:rsidTr="0070620D">
        <w:trPr>
          <w:cantSplit/>
          <w:jc w:val="center"/>
        </w:trPr>
        <w:tc>
          <w:tcPr>
            <w:tcW w:w="200" w:type="pct"/>
            <w:tcBorders>
              <w:top w:val="single" w:sz="4" w:space="0" w:color="auto"/>
              <w:bottom w:val="single" w:sz="4" w:space="0" w:color="auto"/>
            </w:tcBorders>
            <w:shd w:val="clear" w:color="auto" w:fill="F2F2F2" w:themeFill="background1" w:themeFillShade="F2"/>
          </w:tcPr>
          <w:p w14:paraId="2683B19A" w14:textId="77777777" w:rsidR="00681354" w:rsidRPr="002D60A8" w:rsidRDefault="00681354" w:rsidP="00213E83">
            <w:pPr>
              <w:spacing w:before="60" w:after="60" w:line="240" w:lineRule="auto"/>
              <w:rPr>
                <w:rFonts w:cs="Arial"/>
                <w:sz w:val="18"/>
                <w:szCs w:val="18"/>
              </w:rPr>
            </w:pPr>
            <w:r w:rsidRPr="002D60A8">
              <w:rPr>
                <w:rFonts w:cs="Arial"/>
                <w:sz w:val="18"/>
                <w:szCs w:val="18"/>
              </w:rPr>
              <w:t>2</w:t>
            </w:r>
          </w:p>
        </w:tc>
        <w:tc>
          <w:tcPr>
            <w:tcW w:w="1270" w:type="pct"/>
            <w:tcBorders>
              <w:top w:val="single" w:sz="4" w:space="0" w:color="auto"/>
              <w:bottom w:val="single" w:sz="4" w:space="0" w:color="auto"/>
            </w:tcBorders>
            <w:shd w:val="clear" w:color="auto" w:fill="F2F2F2" w:themeFill="background1" w:themeFillShade="F2"/>
          </w:tcPr>
          <w:p w14:paraId="25411818"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shd w:val="clear" w:color="auto" w:fill="F2F2F2" w:themeFill="background1" w:themeFillShade="F2"/>
          </w:tcPr>
          <w:p w14:paraId="4D461E92" w14:textId="77777777" w:rsidR="00681354" w:rsidRPr="002D60A8" w:rsidRDefault="00681354" w:rsidP="00213E83">
            <w:pPr>
              <w:spacing w:before="60" w:after="60" w:line="240" w:lineRule="auto"/>
              <w:rPr>
                <w:rFonts w:cs="Arial"/>
                <w:sz w:val="18"/>
                <w:szCs w:val="18"/>
              </w:rPr>
            </w:pPr>
            <w:r w:rsidRPr="002D60A8">
              <w:rPr>
                <w:rFonts w:cs="Arial"/>
                <w:sz w:val="18"/>
                <w:szCs w:val="18"/>
              </w:rPr>
              <w:t>CI_Date (class)</w:t>
            </w:r>
          </w:p>
        </w:tc>
        <w:tc>
          <w:tcPr>
            <w:tcW w:w="2443" w:type="pct"/>
            <w:tcBorders>
              <w:top w:val="single" w:sz="4" w:space="0" w:color="auto"/>
              <w:bottom w:val="single" w:sz="4" w:space="0" w:color="auto"/>
            </w:tcBorders>
            <w:shd w:val="clear" w:color="auto" w:fill="F2F2F2" w:themeFill="background1" w:themeFillShade="F2"/>
          </w:tcPr>
          <w:p w14:paraId="160F9651" w14:textId="1167F651" w:rsidR="00681354" w:rsidRPr="002D60A8" w:rsidRDefault="00681354" w:rsidP="00213E83">
            <w:pPr>
              <w:spacing w:before="60" w:after="60" w:line="240" w:lineRule="auto"/>
              <w:rPr>
                <w:rFonts w:cs="Arial"/>
                <w:sz w:val="18"/>
                <w:szCs w:val="18"/>
              </w:rPr>
            </w:pPr>
            <w:r>
              <w:rPr>
                <w:rFonts w:cs="Arial"/>
                <w:sz w:val="18"/>
                <w:szCs w:val="18"/>
              </w:rPr>
              <w:t>--</w:t>
            </w:r>
          </w:p>
        </w:tc>
      </w:tr>
      <w:tr w:rsidR="00681354" w:rsidRPr="002D60A8" w14:paraId="1C87B884" w14:textId="77777777" w:rsidTr="00213E83">
        <w:trPr>
          <w:cantSplit/>
          <w:jc w:val="center"/>
        </w:trPr>
        <w:tc>
          <w:tcPr>
            <w:tcW w:w="200" w:type="pct"/>
            <w:tcBorders>
              <w:top w:val="single" w:sz="4" w:space="0" w:color="auto"/>
              <w:bottom w:val="single" w:sz="4" w:space="0" w:color="auto"/>
            </w:tcBorders>
          </w:tcPr>
          <w:p w14:paraId="61F6A7F3" w14:textId="77777777" w:rsidR="00681354" w:rsidRPr="002D60A8" w:rsidRDefault="00681354" w:rsidP="00213E83">
            <w:pPr>
              <w:spacing w:before="60" w:after="60" w:line="240" w:lineRule="auto"/>
              <w:rPr>
                <w:rFonts w:cs="Arial"/>
                <w:sz w:val="18"/>
                <w:szCs w:val="18"/>
              </w:rPr>
            </w:pPr>
            <w:r w:rsidRPr="002D60A8">
              <w:rPr>
                <w:rFonts w:cs="Arial"/>
                <w:sz w:val="18"/>
                <w:szCs w:val="18"/>
              </w:rPr>
              <w:t>2.1</w:t>
            </w:r>
          </w:p>
        </w:tc>
        <w:tc>
          <w:tcPr>
            <w:tcW w:w="1270" w:type="pct"/>
            <w:tcBorders>
              <w:top w:val="single" w:sz="4" w:space="0" w:color="auto"/>
              <w:bottom w:val="single" w:sz="4" w:space="0" w:color="auto"/>
            </w:tcBorders>
          </w:tcPr>
          <w:p w14:paraId="4E95FB67"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ADA8E5C" w14:textId="77777777" w:rsidR="00681354" w:rsidRPr="002D60A8" w:rsidRDefault="00681354" w:rsidP="00213E83">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5D94477F" w14:textId="17E33404" w:rsidR="00681354" w:rsidRPr="0070620D" w:rsidRDefault="00681354" w:rsidP="00213E83">
            <w:pPr>
              <w:spacing w:before="60" w:after="60" w:line="240" w:lineRule="auto"/>
              <w:rPr>
                <w:rFonts w:cs="Arial"/>
                <w:i/>
                <w:iCs/>
                <w:sz w:val="18"/>
                <w:szCs w:val="18"/>
              </w:rPr>
            </w:pPr>
            <w:r w:rsidRPr="0070620D">
              <w:rPr>
                <w:rFonts w:cs="Arial"/>
                <w:i/>
                <w:iCs/>
                <w:color w:val="EE0000"/>
                <w:sz w:val="18"/>
                <w:szCs w:val="18"/>
              </w:rPr>
              <w:t>&lt;</w:t>
            </w:r>
            <w:r w:rsidR="0070620D">
              <w:rPr>
                <w:rFonts w:cs="Arial"/>
                <w:i/>
                <w:iCs/>
                <w:color w:val="EE0000"/>
                <w:sz w:val="18"/>
                <w:szCs w:val="18"/>
              </w:rPr>
              <w:t>of publication</w:t>
            </w:r>
            <w:r w:rsidRPr="0070620D">
              <w:rPr>
                <w:rFonts w:cs="Arial"/>
                <w:i/>
                <w:iCs/>
                <w:color w:val="EE0000"/>
                <w:sz w:val="18"/>
                <w:szCs w:val="18"/>
              </w:rPr>
              <w:t>&gt;</w:t>
            </w:r>
          </w:p>
        </w:tc>
      </w:tr>
      <w:tr w:rsidR="00681354" w:rsidRPr="002D60A8" w14:paraId="036EF00C" w14:textId="77777777" w:rsidTr="00213E83">
        <w:trPr>
          <w:cantSplit/>
          <w:jc w:val="center"/>
        </w:trPr>
        <w:tc>
          <w:tcPr>
            <w:tcW w:w="200" w:type="pct"/>
            <w:tcBorders>
              <w:top w:val="single" w:sz="4" w:space="0" w:color="auto"/>
              <w:bottom w:val="single" w:sz="4" w:space="0" w:color="auto"/>
            </w:tcBorders>
          </w:tcPr>
          <w:p w14:paraId="1DBE7094" w14:textId="77777777" w:rsidR="00681354" w:rsidRPr="002D60A8" w:rsidRDefault="00681354" w:rsidP="00213E83">
            <w:pPr>
              <w:spacing w:before="60" w:after="60" w:line="240" w:lineRule="auto"/>
              <w:rPr>
                <w:rFonts w:cs="Arial"/>
                <w:sz w:val="18"/>
                <w:szCs w:val="18"/>
              </w:rPr>
            </w:pPr>
            <w:r w:rsidRPr="002D60A8">
              <w:rPr>
                <w:rFonts w:cs="Arial"/>
                <w:sz w:val="18"/>
                <w:szCs w:val="18"/>
              </w:rPr>
              <w:t>2.2</w:t>
            </w:r>
          </w:p>
        </w:tc>
        <w:tc>
          <w:tcPr>
            <w:tcW w:w="1270" w:type="pct"/>
            <w:tcBorders>
              <w:top w:val="single" w:sz="4" w:space="0" w:color="auto"/>
              <w:bottom w:val="single" w:sz="4" w:space="0" w:color="auto"/>
            </w:tcBorders>
          </w:tcPr>
          <w:p w14:paraId="2DF1A254"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dateType</w:t>
            </w:r>
          </w:p>
        </w:tc>
        <w:tc>
          <w:tcPr>
            <w:tcW w:w="1087" w:type="pct"/>
            <w:tcBorders>
              <w:top w:val="single" w:sz="4" w:space="0" w:color="auto"/>
              <w:bottom w:val="single" w:sz="4" w:space="0" w:color="auto"/>
            </w:tcBorders>
          </w:tcPr>
          <w:p w14:paraId="29ED2BB6" w14:textId="77777777" w:rsidR="00681354" w:rsidRPr="002D60A8" w:rsidRDefault="00681354" w:rsidP="00213E83">
            <w:pPr>
              <w:spacing w:before="60" w:after="60" w:line="240" w:lineRule="auto"/>
              <w:rPr>
                <w:rFonts w:cs="Arial"/>
                <w:sz w:val="18"/>
                <w:szCs w:val="18"/>
              </w:rPr>
            </w:pPr>
            <w:r w:rsidRPr="002D60A8">
              <w:rPr>
                <w:rFonts w:cs="Arial"/>
                <w:sz w:val="18"/>
                <w:szCs w:val="18"/>
              </w:rPr>
              <w:t>CI_DateTypeCode (ISO codelist)</w:t>
            </w:r>
          </w:p>
        </w:tc>
        <w:tc>
          <w:tcPr>
            <w:tcW w:w="2443" w:type="pct"/>
            <w:tcBorders>
              <w:top w:val="single" w:sz="4" w:space="0" w:color="auto"/>
              <w:bottom w:val="single" w:sz="4" w:space="0" w:color="auto"/>
            </w:tcBorders>
          </w:tcPr>
          <w:p w14:paraId="0AB2ABA1" w14:textId="7EB5E775" w:rsidR="00681354" w:rsidRPr="0070620D" w:rsidRDefault="00681354" w:rsidP="00213E83">
            <w:pPr>
              <w:spacing w:before="60" w:after="60" w:line="240" w:lineRule="auto"/>
              <w:rPr>
                <w:rFonts w:cs="Arial"/>
                <w:i/>
                <w:iCs/>
                <w:sz w:val="18"/>
                <w:szCs w:val="18"/>
              </w:rPr>
            </w:pPr>
            <w:r w:rsidRPr="0070620D">
              <w:rPr>
                <w:rFonts w:cs="Arial"/>
                <w:i/>
                <w:iCs/>
                <w:color w:val="EE0000"/>
                <w:sz w:val="18"/>
                <w:szCs w:val="18"/>
              </w:rPr>
              <w:t>&lt;value from codelist&gt;</w:t>
            </w:r>
          </w:p>
        </w:tc>
      </w:tr>
      <w:tr w:rsidR="00681354" w:rsidRPr="002D60A8" w14:paraId="58CE1652" w14:textId="77777777" w:rsidTr="00213E83">
        <w:trPr>
          <w:cantSplit/>
          <w:jc w:val="center"/>
        </w:trPr>
        <w:tc>
          <w:tcPr>
            <w:tcW w:w="200" w:type="pct"/>
            <w:tcBorders>
              <w:top w:val="single" w:sz="4" w:space="0" w:color="auto"/>
              <w:bottom w:val="single" w:sz="4" w:space="0" w:color="auto"/>
            </w:tcBorders>
          </w:tcPr>
          <w:p w14:paraId="51FBA472" w14:textId="77777777" w:rsidR="00681354" w:rsidRPr="002D60A8" w:rsidRDefault="00681354" w:rsidP="00213E83">
            <w:pPr>
              <w:spacing w:before="60" w:after="60" w:line="240" w:lineRule="auto"/>
              <w:rPr>
                <w:rFonts w:cs="Arial"/>
                <w:sz w:val="18"/>
                <w:szCs w:val="18"/>
              </w:rPr>
            </w:pPr>
            <w:r w:rsidRPr="002D60A8">
              <w:rPr>
                <w:rFonts w:cs="Arial"/>
                <w:sz w:val="18"/>
                <w:szCs w:val="18"/>
              </w:rPr>
              <w:t>3</w:t>
            </w:r>
          </w:p>
        </w:tc>
        <w:tc>
          <w:tcPr>
            <w:tcW w:w="1270" w:type="pct"/>
            <w:tcBorders>
              <w:top w:val="single" w:sz="4" w:space="0" w:color="auto"/>
              <w:bottom w:val="single" w:sz="4" w:space="0" w:color="auto"/>
            </w:tcBorders>
          </w:tcPr>
          <w:p w14:paraId="3DE08A12"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edition</w:t>
            </w:r>
          </w:p>
        </w:tc>
        <w:tc>
          <w:tcPr>
            <w:tcW w:w="1087" w:type="pct"/>
            <w:tcBorders>
              <w:top w:val="single" w:sz="4" w:space="0" w:color="auto"/>
              <w:bottom w:val="single" w:sz="4" w:space="0" w:color="auto"/>
            </w:tcBorders>
          </w:tcPr>
          <w:p w14:paraId="6A1DBA84" w14:textId="77777777" w:rsidR="00681354" w:rsidRPr="002D60A8" w:rsidRDefault="00681354" w:rsidP="00213E83">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11893BF6" w14:textId="54EE6900" w:rsidR="00681354" w:rsidRPr="0070620D" w:rsidRDefault="0070620D" w:rsidP="00213E83">
            <w:pPr>
              <w:spacing w:before="60" w:after="60" w:line="240" w:lineRule="auto"/>
              <w:rPr>
                <w:rFonts w:cs="Arial"/>
                <w:i/>
                <w:iCs/>
                <w:sz w:val="18"/>
                <w:szCs w:val="18"/>
              </w:rPr>
            </w:pPr>
            <w:r w:rsidRPr="0070620D">
              <w:rPr>
                <w:rFonts w:cs="Arial"/>
                <w:i/>
                <w:iCs/>
                <w:color w:val="EE0000"/>
                <w:sz w:val="18"/>
                <w:szCs w:val="18"/>
              </w:rPr>
              <w:t>&lt;edition of PC&gt;</w:t>
            </w:r>
          </w:p>
        </w:tc>
      </w:tr>
      <w:tr w:rsidR="00681354" w:rsidRPr="002D60A8" w14:paraId="5EE421AA" w14:textId="77777777" w:rsidTr="00213E83">
        <w:trPr>
          <w:cantSplit/>
          <w:jc w:val="center"/>
        </w:trPr>
        <w:tc>
          <w:tcPr>
            <w:tcW w:w="200" w:type="pct"/>
            <w:tcBorders>
              <w:top w:val="single" w:sz="4" w:space="0" w:color="auto"/>
              <w:bottom w:val="single" w:sz="4" w:space="0" w:color="auto"/>
            </w:tcBorders>
          </w:tcPr>
          <w:p w14:paraId="753B2C57" w14:textId="77777777" w:rsidR="00681354" w:rsidRPr="002D60A8" w:rsidRDefault="00681354" w:rsidP="00213E83">
            <w:pPr>
              <w:spacing w:before="60" w:after="60" w:line="240" w:lineRule="auto"/>
              <w:rPr>
                <w:rFonts w:cs="Arial"/>
                <w:sz w:val="18"/>
                <w:szCs w:val="18"/>
              </w:rPr>
            </w:pPr>
            <w:r w:rsidRPr="002D60A8">
              <w:rPr>
                <w:rFonts w:cs="Arial"/>
                <w:sz w:val="18"/>
                <w:szCs w:val="18"/>
              </w:rPr>
              <w:t>4</w:t>
            </w:r>
          </w:p>
        </w:tc>
        <w:tc>
          <w:tcPr>
            <w:tcW w:w="1270" w:type="pct"/>
            <w:tcBorders>
              <w:top w:val="single" w:sz="4" w:space="0" w:color="auto"/>
              <w:bottom w:val="single" w:sz="4" w:space="0" w:color="auto"/>
            </w:tcBorders>
          </w:tcPr>
          <w:p w14:paraId="7A20FCAA"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editionDate</w:t>
            </w:r>
          </w:p>
        </w:tc>
        <w:tc>
          <w:tcPr>
            <w:tcW w:w="1087" w:type="pct"/>
            <w:tcBorders>
              <w:top w:val="single" w:sz="4" w:space="0" w:color="auto"/>
              <w:bottom w:val="single" w:sz="4" w:space="0" w:color="auto"/>
            </w:tcBorders>
          </w:tcPr>
          <w:p w14:paraId="5E89F7B9" w14:textId="77777777" w:rsidR="00681354" w:rsidRPr="002D60A8" w:rsidRDefault="00681354" w:rsidP="00213E83">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6DF158AF" w14:textId="51FF9C0B" w:rsidR="00681354" w:rsidRPr="002D60A8" w:rsidRDefault="0070620D" w:rsidP="00213E83">
            <w:pPr>
              <w:spacing w:before="60" w:after="60" w:line="240" w:lineRule="auto"/>
              <w:rPr>
                <w:rFonts w:cs="Arial"/>
                <w:sz w:val="18"/>
                <w:szCs w:val="18"/>
              </w:rPr>
            </w:pPr>
            <w:r w:rsidRPr="00213E83">
              <w:rPr>
                <w:rFonts w:cs="Arial"/>
                <w:i/>
                <w:iCs/>
                <w:color w:val="EE0000"/>
                <w:sz w:val="18"/>
                <w:szCs w:val="18"/>
              </w:rPr>
              <w:t>&lt;</w:t>
            </w:r>
            <w:r>
              <w:rPr>
                <w:rFonts w:cs="Arial"/>
                <w:i/>
                <w:iCs/>
                <w:color w:val="EE0000"/>
                <w:sz w:val="18"/>
                <w:szCs w:val="18"/>
              </w:rPr>
              <w:t>of PC edition</w:t>
            </w:r>
            <w:r w:rsidRPr="00213E83">
              <w:rPr>
                <w:rFonts w:cs="Arial"/>
                <w:i/>
                <w:iCs/>
                <w:color w:val="EE0000"/>
                <w:sz w:val="18"/>
                <w:szCs w:val="18"/>
              </w:rPr>
              <w:t>&gt;</w:t>
            </w:r>
          </w:p>
        </w:tc>
      </w:tr>
      <w:tr w:rsidR="00681354" w:rsidRPr="002D60A8" w14:paraId="3618D122" w14:textId="77777777" w:rsidTr="0070620D">
        <w:trPr>
          <w:cantSplit/>
          <w:jc w:val="center"/>
        </w:trPr>
        <w:tc>
          <w:tcPr>
            <w:tcW w:w="200" w:type="pct"/>
            <w:tcBorders>
              <w:top w:val="single" w:sz="4" w:space="0" w:color="auto"/>
              <w:bottom w:val="single" w:sz="4" w:space="0" w:color="auto"/>
            </w:tcBorders>
            <w:shd w:val="clear" w:color="auto" w:fill="F2F2F2" w:themeFill="background1" w:themeFillShade="F2"/>
          </w:tcPr>
          <w:p w14:paraId="70EC6CC4" w14:textId="77777777" w:rsidR="00681354" w:rsidRPr="002D60A8" w:rsidRDefault="00681354" w:rsidP="00213E83">
            <w:pPr>
              <w:spacing w:before="60" w:after="60" w:line="240" w:lineRule="auto"/>
              <w:rPr>
                <w:rFonts w:cs="Arial"/>
                <w:sz w:val="18"/>
                <w:szCs w:val="18"/>
              </w:rPr>
            </w:pPr>
            <w:r w:rsidRPr="002D60A8">
              <w:rPr>
                <w:rFonts w:cs="Arial"/>
                <w:sz w:val="18"/>
                <w:szCs w:val="18"/>
              </w:rPr>
              <w:t>5</w:t>
            </w:r>
          </w:p>
        </w:tc>
        <w:tc>
          <w:tcPr>
            <w:tcW w:w="1270" w:type="pct"/>
            <w:tcBorders>
              <w:top w:val="single" w:sz="4" w:space="0" w:color="auto"/>
              <w:bottom w:val="single" w:sz="4" w:space="0" w:color="auto"/>
            </w:tcBorders>
            <w:shd w:val="clear" w:color="auto" w:fill="F2F2F2" w:themeFill="background1" w:themeFillShade="F2"/>
          </w:tcPr>
          <w:p w14:paraId="39159EA1"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citedResponsibleParty</w:t>
            </w:r>
          </w:p>
        </w:tc>
        <w:tc>
          <w:tcPr>
            <w:tcW w:w="1087" w:type="pct"/>
            <w:tcBorders>
              <w:top w:val="single" w:sz="4" w:space="0" w:color="auto"/>
              <w:bottom w:val="single" w:sz="4" w:space="0" w:color="auto"/>
            </w:tcBorders>
            <w:shd w:val="clear" w:color="auto" w:fill="F2F2F2" w:themeFill="background1" w:themeFillShade="F2"/>
          </w:tcPr>
          <w:p w14:paraId="0D73510C" w14:textId="77777777" w:rsidR="00681354" w:rsidRPr="002D60A8" w:rsidRDefault="00681354" w:rsidP="00213E83">
            <w:pPr>
              <w:spacing w:before="60" w:after="60" w:line="240" w:lineRule="auto"/>
              <w:rPr>
                <w:rFonts w:cs="Arial"/>
                <w:sz w:val="18"/>
                <w:szCs w:val="18"/>
              </w:rPr>
            </w:pPr>
            <w:r w:rsidRPr="002D60A8">
              <w:rPr>
                <w:rFonts w:cs="Arial"/>
                <w:sz w:val="18"/>
                <w:szCs w:val="18"/>
              </w:rPr>
              <w:t>CI_Responsibility (class)</w:t>
            </w:r>
          </w:p>
        </w:tc>
        <w:tc>
          <w:tcPr>
            <w:tcW w:w="2443" w:type="pct"/>
            <w:tcBorders>
              <w:top w:val="single" w:sz="4" w:space="0" w:color="auto"/>
              <w:bottom w:val="single" w:sz="4" w:space="0" w:color="auto"/>
            </w:tcBorders>
            <w:shd w:val="clear" w:color="auto" w:fill="F2F2F2" w:themeFill="background1" w:themeFillShade="F2"/>
          </w:tcPr>
          <w:p w14:paraId="1BF8E293" w14:textId="77777777" w:rsidR="00681354" w:rsidRPr="002D60A8" w:rsidRDefault="00681354" w:rsidP="00213E83">
            <w:pPr>
              <w:spacing w:before="60" w:after="60" w:line="240" w:lineRule="auto"/>
              <w:rPr>
                <w:rFonts w:cs="Arial"/>
                <w:sz w:val="18"/>
                <w:szCs w:val="18"/>
              </w:rPr>
            </w:pPr>
            <w:r w:rsidRPr="002D60A8">
              <w:rPr>
                <w:rFonts w:cs="Arial"/>
                <w:sz w:val="18"/>
                <w:szCs w:val="18"/>
              </w:rPr>
              <w:t>--</w:t>
            </w:r>
          </w:p>
        </w:tc>
      </w:tr>
      <w:tr w:rsidR="00681354" w:rsidRPr="002D60A8" w14:paraId="4AE99DE0" w14:textId="77777777" w:rsidTr="00213E83">
        <w:trPr>
          <w:cantSplit/>
          <w:jc w:val="center"/>
        </w:trPr>
        <w:tc>
          <w:tcPr>
            <w:tcW w:w="200" w:type="pct"/>
            <w:tcBorders>
              <w:top w:val="single" w:sz="4" w:space="0" w:color="auto"/>
              <w:bottom w:val="single" w:sz="4" w:space="0" w:color="auto"/>
            </w:tcBorders>
          </w:tcPr>
          <w:p w14:paraId="711BD3E0" w14:textId="77777777" w:rsidR="00681354" w:rsidRPr="002D60A8" w:rsidRDefault="00681354" w:rsidP="00213E83">
            <w:pPr>
              <w:spacing w:before="60" w:after="60" w:line="240" w:lineRule="auto"/>
              <w:rPr>
                <w:rFonts w:cs="Arial"/>
                <w:sz w:val="18"/>
                <w:szCs w:val="18"/>
              </w:rPr>
            </w:pPr>
            <w:r w:rsidRPr="002D60A8">
              <w:rPr>
                <w:rFonts w:cs="Arial"/>
                <w:sz w:val="18"/>
                <w:szCs w:val="18"/>
              </w:rPr>
              <w:t>5.1</w:t>
            </w:r>
          </w:p>
        </w:tc>
        <w:tc>
          <w:tcPr>
            <w:tcW w:w="1270" w:type="pct"/>
            <w:tcBorders>
              <w:top w:val="single" w:sz="4" w:space="0" w:color="auto"/>
              <w:bottom w:val="single" w:sz="4" w:space="0" w:color="auto"/>
            </w:tcBorders>
          </w:tcPr>
          <w:p w14:paraId="539C2000"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role</w:t>
            </w:r>
          </w:p>
        </w:tc>
        <w:tc>
          <w:tcPr>
            <w:tcW w:w="1087" w:type="pct"/>
            <w:tcBorders>
              <w:top w:val="single" w:sz="4" w:space="0" w:color="auto"/>
              <w:bottom w:val="single" w:sz="4" w:space="0" w:color="auto"/>
            </w:tcBorders>
          </w:tcPr>
          <w:p w14:paraId="278481EF" w14:textId="77777777" w:rsidR="00681354" w:rsidRPr="002D60A8" w:rsidRDefault="00681354" w:rsidP="00213E83">
            <w:pPr>
              <w:spacing w:before="60" w:after="60" w:line="240" w:lineRule="auto"/>
              <w:rPr>
                <w:rFonts w:cs="Arial"/>
                <w:sz w:val="18"/>
                <w:szCs w:val="18"/>
              </w:rPr>
            </w:pPr>
            <w:r w:rsidRPr="002D60A8">
              <w:rPr>
                <w:rFonts w:cs="Arial"/>
                <w:sz w:val="18"/>
                <w:szCs w:val="18"/>
              </w:rPr>
              <w:t>CI_RoleCode (ISO codelist)</w:t>
            </w:r>
          </w:p>
        </w:tc>
        <w:tc>
          <w:tcPr>
            <w:tcW w:w="2443" w:type="pct"/>
            <w:tcBorders>
              <w:top w:val="single" w:sz="4" w:space="0" w:color="auto"/>
              <w:bottom w:val="single" w:sz="4" w:space="0" w:color="auto"/>
            </w:tcBorders>
          </w:tcPr>
          <w:p w14:paraId="217970D0" w14:textId="4E1DFB15" w:rsidR="00681354" w:rsidRPr="002D60A8" w:rsidRDefault="0070620D" w:rsidP="00213E83">
            <w:pPr>
              <w:spacing w:before="60" w:after="60" w:line="240" w:lineRule="auto"/>
              <w:rPr>
                <w:rFonts w:cs="Arial"/>
                <w:sz w:val="18"/>
                <w:szCs w:val="18"/>
              </w:rPr>
            </w:pPr>
            <w:r w:rsidRPr="00213E83">
              <w:rPr>
                <w:rFonts w:cs="Arial"/>
                <w:i/>
                <w:iCs/>
                <w:color w:val="EE0000"/>
                <w:sz w:val="18"/>
                <w:szCs w:val="18"/>
              </w:rPr>
              <w:t>&lt;value from codelist&gt;</w:t>
            </w:r>
          </w:p>
        </w:tc>
      </w:tr>
      <w:tr w:rsidR="00681354" w:rsidRPr="002D60A8" w14:paraId="6CCAE2A0" w14:textId="77777777" w:rsidTr="0070620D">
        <w:trPr>
          <w:cantSplit/>
          <w:jc w:val="center"/>
        </w:trPr>
        <w:tc>
          <w:tcPr>
            <w:tcW w:w="200" w:type="pct"/>
            <w:tcBorders>
              <w:top w:val="single" w:sz="4" w:space="0" w:color="auto"/>
              <w:bottom w:val="single" w:sz="4" w:space="0" w:color="auto"/>
            </w:tcBorders>
            <w:shd w:val="clear" w:color="auto" w:fill="F2F2F2" w:themeFill="background1" w:themeFillShade="F2"/>
          </w:tcPr>
          <w:p w14:paraId="7F5A6AB2" w14:textId="77777777" w:rsidR="00681354" w:rsidRPr="002D60A8" w:rsidRDefault="00681354" w:rsidP="00213E83">
            <w:pPr>
              <w:spacing w:before="60" w:after="60" w:line="240" w:lineRule="auto"/>
              <w:rPr>
                <w:rFonts w:cs="Arial"/>
                <w:sz w:val="18"/>
                <w:szCs w:val="18"/>
              </w:rPr>
            </w:pPr>
            <w:r w:rsidRPr="002D60A8">
              <w:rPr>
                <w:rFonts w:cs="Arial"/>
                <w:sz w:val="18"/>
                <w:szCs w:val="18"/>
              </w:rPr>
              <w:t>5.2</w:t>
            </w:r>
          </w:p>
        </w:tc>
        <w:tc>
          <w:tcPr>
            <w:tcW w:w="1270" w:type="pct"/>
            <w:tcBorders>
              <w:top w:val="single" w:sz="4" w:space="0" w:color="auto"/>
              <w:bottom w:val="single" w:sz="4" w:space="0" w:color="auto"/>
            </w:tcBorders>
            <w:shd w:val="clear" w:color="auto" w:fill="F2F2F2" w:themeFill="background1" w:themeFillShade="F2"/>
          </w:tcPr>
          <w:p w14:paraId="4ABC2414"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party</w:t>
            </w:r>
          </w:p>
        </w:tc>
        <w:tc>
          <w:tcPr>
            <w:tcW w:w="1087" w:type="pct"/>
            <w:tcBorders>
              <w:top w:val="single" w:sz="4" w:space="0" w:color="auto"/>
              <w:bottom w:val="single" w:sz="4" w:space="0" w:color="auto"/>
            </w:tcBorders>
            <w:shd w:val="clear" w:color="auto" w:fill="F2F2F2" w:themeFill="background1" w:themeFillShade="F2"/>
          </w:tcPr>
          <w:p w14:paraId="2EC0DF05" w14:textId="77777777" w:rsidR="00681354" w:rsidRPr="002D60A8" w:rsidRDefault="00681354" w:rsidP="00213E83">
            <w:pPr>
              <w:spacing w:before="60" w:after="60" w:line="240" w:lineRule="auto"/>
              <w:rPr>
                <w:rFonts w:cs="Arial"/>
                <w:sz w:val="18"/>
                <w:szCs w:val="18"/>
              </w:rPr>
            </w:pPr>
            <w:r w:rsidRPr="002D60A8">
              <w:rPr>
                <w:rFonts w:cs="Arial"/>
                <w:sz w:val="18"/>
                <w:szCs w:val="18"/>
              </w:rPr>
              <w:t>CI_Organisation (class)</w:t>
            </w:r>
          </w:p>
        </w:tc>
        <w:tc>
          <w:tcPr>
            <w:tcW w:w="2443" w:type="pct"/>
            <w:tcBorders>
              <w:top w:val="single" w:sz="4" w:space="0" w:color="auto"/>
              <w:bottom w:val="single" w:sz="4" w:space="0" w:color="auto"/>
            </w:tcBorders>
            <w:shd w:val="clear" w:color="auto" w:fill="F2F2F2" w:themeFill="background1" w:themeFillShade="F2"/>
          </w:tcPr>
          <w:p w14:paraId="38388ECB" w14:textId="77777777" w:rsidR="00681354" w:rsidRPr="002D60A8" w:rsidRDefault="00681354" w:rsidP="00213E83">
            <w:pPr>
              <w:spacing w:before="60" w:after="60" w:line="240" w:lineRule="auto"/>
              <w:rPr>
                <w:rFonts w:cs="Arial"/>
                <w:sz w:val="18"/>
                <w:szCs w:val="18"/>
              </w:rPr>
            </w:pPr>
            <w:r w:rsidRPr="002D60A8">
              <w:rPr>
                <w:rFonts w:cs="Arial"/>
                <w:sz w:val="18"/>
                <w:szCs w:val="18"/>
              </w:rPr>
              <w:t>--</w:t>
            </w:r>
          </w:p>
        </w:tc>
      </w:tr>
      <w:tr w:rsidR="00681354" w:rsidRPr="002D60A8" w14:paraId="79EBF813" w14:textId="77777777" w:rsidTr="00213E83">
        <w:trPr>
          <w:cantSplit/>
          <w:jc w:val="center"/>
        </w:trPr>
        <w:tc>
          <w:tcPr>
            <w:tcW w:w="200" w:type="pct"/>
            <w:tcBorders>
              <w:top w:val="single" w:sz="4" w:space="0" w:color="auto"/>
              <w:bottom w:val="single" w:sz="4" w:space="0" w:color="auto"/>
            </w:tcBorders>
          </w:tcPr>
          <w:p w14:paraId="3E650F02" w14:textId="77777777" w:rsidR="00681354" w:rsidRPr="002D60A8" w:rsidRDefault="00681354" w:rsidP="00213E83">
            <w:pPr>
              <w:spacing w:before="60" w:after="60" w:line="240" w:lineRule="auto"/>
              <w:rPr>
                <w:rFonts w:cs="Arial"/>
                <w:sz w:val="18"/>
                <w:szCs w:val="18"/>
              </w:rPr>
            </w:pPr>
            <w:r w:rsidRPr="002D60A8">
              <w:rPr>
                <w:rFonts w:cs="Arial"/>
                <w:sz w:val="18"/>
                <w:szCs w:val="18"/>
              </w:rPr>
              <w:t>5.2.1</w:t>
            </w:r>
          </w:p>
        </w:tc>
        <w:tc>
          <w:tcPr>
            <w:tcW w:w="1270" w:type="pct"/>
            <w:tcBorders>
              <w:top w:val="single" w:sz="4" w:space="0" w:color="auto"/>
              <w:bottom w:val="single" w:sz="4" w:space="0" w:color="auto"/>
            </w:tcBorders>
          </w:tcPr>
          <w:p w14:paraId="45FD955F"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2C582897" w14:textId="77777777" w:rsidR="00681354" w:rsidRPr="002D60A8" w:rsidRDefault="00681354" w:rsidP="00213E83">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4D1A02D8" w14:textId="660E8520" w:rsidR="00681354" w:rsidRPr="0070620D" w:rsidRDefault="0070620D" w:rsidP="00213E83">
            <w:pPr>
              <w:spacing w:before="60" w:after="60" w:line="240" w:lineRule="auto"/>
              <w:rPr>
                <w:rFonts w:cs="Arial"/>
                <w:i/>
                <w:iCs/>
                <w:sz w:val="18"/>
                <w:szCs w:val="18"/>
              </w:rPr>
            </w:pPr>
            <w:r w:rsidRPr="0070620D">
              <w:rPr>
                <w:rFonts w:cs="Arial"/>
                <w:i/>
                <w:iCs/>
                <w:color w:val="EE0000"/>
                <w:sz w:val="18"/>
                <w:szCs w:val="18"/>
              </w:rPr>
              <w:t>&lt;name of organisation&gt;</w:t>
            </w:r>
          </w:p>
        </w:tc>
      </w:tr>
      <w:tr w:rsidR="00681354" w:rsidRPr="002D60A8" w14:paraId="7BC4262D" w14:textId="77777777" w:rsidTr="00213E83">
        <w:trPr>
          <w:cantSplit/>
          <w:jc w:val="center"/>
        </w:trPr>
        <w:tc>
          <w:tcPr>
            <w:tcW w:w="200" w:type="pct"/>
            <w:tcBorders>
              <w:top w:val="single" w:sz="4" w:space="0" w:color="auto"/>
              <w:bottom w:val="single" w:sz="4" w:space="0" w:color="auto"/>
            </w:tcBorders>
          </w:tcPr>
          <w:p w14:paraId="6C98E869" w14:textId="77777777" w:rsidR="00681354" w:rsidRPr="002D60A8" w:rsidRDefault="00681354" w:rsidP="00213E83">
            <w:pPr>
              <w:spacing w:before="60" w:after="60" w:line="240" w:lineRule="auto"/>
              <w:rPr>
                <w:rFonts w:cs="Arial"/>
                <w:sz w:val="18"/>
                <w:szCs w:val="18"/>
              </w:rPr>
            </w:pPr>
            <w:r w:rsidRPr="002D60A8">
              <w:rPr>
                <w:rFonts w:cs="Arial"/>
                <w:sz w:val="18"/>
                <w:szCs w:val="18"/>
              </w:rPr>
              <w:t>6</w:t>
            </w:r>
          </w:p>
        </w:tc>
        <w:tc>
          <w:tcPr>
            <w:tcW w:w="1270" w:type="pct"/>
            <w:tcBorders>
              <w:top w:val="single" w:sz="4" w:space="0" w:color="auto"/>
              <w:bottom w:val="single" w:sz="4" w:space="0" w:color="auto"/>
            </w:tcBorders>
          </w:tcPr>
          <w:p w14:paraId="4118F98F"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otherCitationDetails</w:t>
            </w:r>
          </w:p>
        </w:tc>
        <w:tc>
          <w:tcPr>
            <w:tcW w:w="1087" w:type="pct"/>
            <w:tcBorders>
              <w:top w:val="single" w:sz="4" w:space="0" w:color="auto"/>
              <w:bottom w:val="single" w:sz="4" w:space="0" w:color="auto"/>
            </w:tcBorders>
          </w:tcPr>
          <w:p w14:paraId="762AAEB3" w14:textId="77777777" w:rsidR="00681354" w:rsidRPr="002D60A8" w:rsidRDefault="00681354" w:rsidP="00213E83">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5E7CFB5E" w14:textId="579C270B" w:rsidR="00681354" w:rsidRPr="0070620D" w:rsidRDefault="0070620D" w:rsidP="00213E83">
            <w:pPr>
              <w:spacing w:before="60" w:after="60" w:line="240" w:lineRule="auto"/>
              <w:rPr>
                <w:rFonts w:cs="Arial"/>
                <w:i/>
                <w:iCs/>
                <w:sz w:val="18"/>
                <w:szCs w:val="18"/>
              </w:rPr>
            </w:pPr>
            <w:r w:rsidRPr="0070620D">
              <w:rPr>
                <w:rFonts w:cs="Arial"/>
                <w:i/>
                <w:iCs/>
                <w:color w:val="EE0000"/>
                <w:sz w:val="18"/>
                <w:szCs w:val="18"/>
              </w:rPr>
              <w:t xml:space="preserve">&lt;other details, e.g., </w:t>
            </w:r>
            <w:r w:rsidR="00681354" w:rsidRPr="0070620D">
              <w:rPr>
                <w:rFonts w:cs="Arial"/>
                <w:i/>
                <w:iCs/>
                <w:color w:val="EE0000"/>
                <w:sz w:val="18"/>
                <w:szCs w:val="18"/>
              </w:rPr>
              <w:t>build date as YYYYMMDD</w:t>
            </w:r>
            <w:r w:rsidRPr="0070620D">
              <w:rPr>
                <w:rFonts w:cs="Arial"/>
                <w:i/>
                <w:iCs/>
                <w:color w:val="EE0000"/>
                <w:sz w:val="18"/>
                <w:szCs w:val="18"/>
              </w:rPr>
              <w:t>, or “most recent build”&gt;</w:t>
            </w:r>
          </w:p>
        </w:tc>
      </w:tr>
      <w:tr w:rsidR="00681354" w:rsidRPr="002D60A8" w14:paraId="729628A6" w14:textId="77777777" w:rsidTr="0070620D">
        <w:trPr>
          <w:cantSplit/>
          <w:jc w:val="center"/>
        </w:trPr>
        <w:tc>
          <w:tcPr>
            <w:tcW w:w="200" w:type="pct"/>
            <w:tcBorders>
              <w:top w:val="single" w:sz="4" w:space="0" w:color="auto"/>
              <w:bottom w:val="single" w:sz="4" w:space="0" w:color="auto"/>
            </w:tcBorders>
            <w:shd w:val="clear" w:color="auto" w:fill="F2F2F2" w:themeFill="background1" w:themeFillShade="F2"/>
          </w:tcPr>
          <w:p w14:paraId="2EF9952B" w14:textId="77777777" w:rsidR="00681354" w:rsidRPr="002D60A8" w:rsidRDefault="00681354" w:rsidP="00213E83">
            <w:pPr>
              <w:spacing w:before="60" w:after="60" w:line="240" w:lineRule="auto"/>
              <w:rPr>
                <w:rFonts w:cs="Arial"/>
                <w:sz w:val="18"/>
                <w:szCs w:val="18"/>
              </w:rPr>
            </w:pPr>
            <w:r w:rsidRPr="002D60A8">
              <w:rPr>
                <w:rFonts w:cs="Arial"/>
                <w:sz w:val="18"/>
                <w:szCs w:val="18"/>
              </w:rPr>
              <w:t>7</w:t>
            </w:r>
          </w:p>
        </w:tc>
        <w:tc>
          <w:tcPr>
            <w:tcW w:w="1270" w:type="pct"/>
            <w:tcBorders>
              <w:top w:val="single" w:sz="4" w:space="0" w:color="auto"/>
              <w:bottom w:val="single" w:sz="4" w:space="0" w:color="auto"/>
            </w:tcBorders>
            <w:shd w:val="clear" w:color="auto" w:fill="F2F2F2" w:themeFill="background1" w:themeFillShade="F2"/>
          </w:tcPr>
          <w:p w14:paraId="37DC602C"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onlineResource</w:t>
            </w:r>
          </w:p>
        </w:tc>
        <w:tc>
          <w:tcPr>
            <w:tcW w:w="1087" w:type="pct"/>
            <w:tcBorders>
              <w:top w:val="single" w:sz="4" w:space="0" w:color="auto"/>
              <w:bottom w:val="single" w:sz="4" w:space="0" w:color="auto"/>
            </w:tcBorders>
            <w:shd w:val="clear" w:color="auto" w:fill="F2F2F2" w:themeFill="background1" w:themeFillShade="F2"/>
          </w:tcPr>
          <w:p w14:paraId="1C6251C0" w14:textId="77777777" w:rsidR="00681354" w:rsidRPr="002D60A8" w:rsidRDefault="00681354" w:rsidP="00213E83">
            <w:pPr>
              <w:spacing w:before="60" w:after="60" w:line="240" w:lineRule="auto"/>
              <w:rPr>
                <w:rFonts w:cs="Arial"/>
                <w:sz w:val="18"/>
                <w:szCs w:val="18"/>
              </w:rPr>
            </w:pPr>
            <w:r w:rsidRPr="002D60A8">
              <w:rPr>
                <w:rFonts w:cs="Arial"/>
                <w:sz w:val="18"/>
                <w:szCs w:val="18"/>
              </w:rPr>
              <w:t>CI_OnlineResource (class)</w:t>
            </w:r>
          </w:p>
        </w:tc>
        <w:tc>
          <w:tcPr>
            <w:tcW w:w="2443" w:type="pct"/>
            <w:tcBorders>
              <w:top w:val="single" w:sz="4" w:space="0" w:color="auto"/>
              <w:bottom w:val="single" w:sz="4" w:space="0" w:color="auto"/>
            </w:tcBorders>
            <w:shd w:val="clear" w:color="auto" w:fill="F2F2F2" w:themeFill="background1" w:themeFillShade="F2"/>
          </w:tcPr>
          <w:p w14:paraId="02E6FD75" w14:textId="77777777" w:rsidR="00681354" w:rsidRPr="002D60A8" w:rsidRDefault="00681354" w:rsidP="00213E83">
            <w:pPr>
              <w:spacing w:before="60" w:after="60" w:line="240" w:lineRule="auto"/>
              <w:rPr>
                <w:rFonts w:cs="Arial"/>
                <w:sz w:val="18"/>
                <w:szCs w:val="18"/>
              </w:rPr>
            </w:pPr>
            <w:r w:rsidRPr="002D60A8">
              <w:rPr>
                <w:rFonts w:cs="Arial"/>
                <w:sz w:val="18"/>
                <w:szCs w:val="18"/>
              </w:rPr>
              <w:t>--</w:t>
            </w:r>
          </w:p>
        </w:tc>
      </w:tr>
      <w:tr w:rsidR="00681354" w:rsidRPr="002D60A8" w14:paraId="6335820A" w14:textId="77777777" w:rsidTr="00213E83">
        <w:trPr>
          <w:cantSplit/>
          <w:jc w:val="center"/>
        </w:trPr>
        <w:tc>
          <w:tcPr>
            <w:tcW w:w="200" w:type="pct"/>
            <w:tcBorders>
              <w:top w:val="single" w:sz="4" w:space="0" w:color="auto"/>
              <w:bottom w:val="single" w:sz="4" w:space="0" w:color="auto"/>
            </w:tcBorders>
          </w:tcPr>
          <w:p w14:paraId="05A25C86" w14:textId="77777777" w:rsidR="00681354" w:rsidRPr="002D60A8" w:rsidRDefault="00681354" w:rsidP="00213E83">
            <w:pPr>
              <w:spacing w:before="60" w:after="60" w:line="240" w:lineRule="auto"/>
              <w:rPr>
                <w:rFonts w:cs="Arial"/>
                <w:sz w:val="18"/>
                <w:szCs w:val="18"/>
              </w:rPr>
            </w:pPr>
            <w:r w:rsidRPr="002D60A8">
              <w:rPr>
                <w:rFonts w:cs="Arial"/>
                <w:sz w:val="18"/>
                <w:szCs w:val="18"/>
              </w:rPr>
              <w:t>7.1</w:t>
            </w:r>
          </w:p>
        </w:tc>
        <w:tc>
          <w:tcPr>
            <w:tcW w:w="1270" w:type="pct"/>
            <w:tcBorders>
              <w:top w:val="single" w:sz="4" w:space="0" w:color="auto"/>
              <w:bottom w:val="single" w:sz="4" w:space="0" w:color="auto"/>
            </w:tcBorders>
          </w:tcPr>
          <w:p w14:paraId="40C44098"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linkage</w:t>
            </w:r>
          </w:p>
        </w:tc>
        <w:tc>
          <w:tcPr>
            <w:tcW w:w="1087" w:type="pct"/>
            <w:tcBorders>
              <w:top w:val="single" w:sz="4" w:space="0" w:color="auto"/>
              <w:bottom w:val="single" w:sz="4" w:space="0" w:color="auto"/>
            </w:tcBorders>
          </w:tcPr>
          <w:p w14:paraId="43EEDEBC" w14:textId="77777777" w:rsidR="00681354" w:rsidRPr="002D60A8" w:rsidRDefault="00681354" w:rsidP="00213E83">
            <w:pPr>
              <w:spacing w:before="60" w:after="60" w:line="240" w:lineRule="auto"/>
              <w:rPr>
                <w:rFonts w:cs="Arial"/>
                <w:sz w:val="18"/>
                <w:szCs w:val="18"/>
              </w:rPr>
            </w:pPr>
            <w:r w:rsidRPr="002D60A8">
              <w:rPr>
                <w:rFonts w:cs="Arial"/>
                <w:sz w:val="18"/>
                <w:szCs w:val="18"/>
              </w:rPr>
              <w:t>CharacterString (URL)</w:t>
            </w:r>
          </w:p>
        </w:tc>
        <w:tc>
          <w:tcPr>
            <w:tcW w:w="2443" w:type="pct"/>
            <w:tcBorders>
              <w:top w:val="single" w:sz="4" w:space="0" w:color="auto"/>
              <w:bottom w:val="single" w:sz="4" w:space="0" w:color="auto"/>
            </w:tcBorders>
          </w:tcPr>
          <w:p w14:paraId="3DE3B221" w14:textId="0408F3CB" w:rsidR="00681354" w:rsidRPr="0070620D" w:rsidRDefault="00681354" w:rsidP="00213E83">
            <w:pPr>
              <w:spacing w:before="60" w:after="60" w:line="240" w:lineRule="auto"/>
              <w:rPr>
                <w:rFonts w:cs="Arial"/>
                <w:i/>
                <w:iCs/>
                <w:sz w:val="18"/>
                <w:szCs w:val="18"/>
              </w:rPr>
            </w:pPr>
            <w:r w:rsidRPr="0070620D">
              <w:rPr>
                <w:i/>
                <w:iCs/>
                <w:color w:val="EE0000"/>
                <w:sz w:val="18"/>
                <w:szCs w:val="18"/>
              </w:rPr>
              <w:t>&lt;location where portrayal catalogue can be obtained&gt;</w:t>
            </w:r>
          </w:p>
        </w:tc>
      </w:tr>
      <w:tr w:rsidR="00681354" w:rsidRPr="002D60A8" w14:paraId="7B9933E3" w14:textId="77777777" w:rsidTr="00213E83">
        <w:trPr>
          <w:cantSplit/>
          <w:jc w:val="center"/>
        </w:trPr>
        <w:tc>
          <w:tcPr>
            <w:tcW w:w="200" w:type="pct"/>
            <w:tcBorders>
              <w:top w:val="single" w:sz="4" w:space="0" w:color="auto"/>
              <w:bottom w:val="single" w:sz="4" w:space="0" w:color="auto"/>
            </w:tcBorders>
          </w:tcPr>
          <w:p w14:paraId="16CAA29C" w14:textId="77777777" w:rsidR="00681354" w:rsidRPr="002D60A8" w:rsidRDefault="00681354" w:rsidP="00213E83">
            <w:pPr>
              <w:spacing w:before="60" w:after="60" w:line="240" w:lineRule="auto"/>
              <w:rPr>
                <w:rFonts w:cs="Arial"/>
                <w:sz w:val="18"/>
                <w:szCs w:val="18"/>
              </w:rPr>
            </w:pPr>
            <w:r w:rsidRPr="002D60A8">
              <w:rPr>
                <w:rFonts w:cs="Arial"/>
                <w:sz w:val="18"/>
                <w:szCs w:val="18"/>
              </w:rPr>
              <w:t>7.2</w:t>
            </w:r>
          </w:p>
        </w:tc>
        <w:tc>
          <w:tcPr>
            <w:tcW w:w="1270" w:type="pct"/>
            <w:tcBorders>
              <w:top w:val="single" w:sz="4" w:space="0" w:color="auto"/>
              <w:bottom w:val="single" w:sz="4" w:space="0" w:color="auto"/>
            </w:tcBorders>
          </w:tcPr>
          <w:p w14:paraId="76CD0081"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319939CB" w14:textId="77777777" w:rsidR="00681354" w:rsidRPr="002D60A8" w:rsidRDefault="00681354" w:rsidP="00213E83">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5E4AEDFF" w14:textId="54ABBF25" w:rsidR="00681354" w:rsidRPr="002D60A8" w:rsidRDefault="00681354" w:rsidP="00213E83">
            <w:pPr>
              <w:spacing w:before="60" w:after="60" w:line="240" w:lineRule="auto"/>
              <w:rPr>
                <w:rFonts w:cs="Arial"/>
                <w:sz w:val="18"/>
                <w:szCs w:val="18"/>
              </w:rPr>
            </w:pPr>
            <w:r w:rsidRPr="0070620D">
              <w:rPr>
                <w:rFonts w:cs="Arial"/>
                <w:color w:val="EE0000"/>
                <w:sz w:val="18"/>
                <w:szCs w:val="18"/>
              </w:rPr>
              <w:t xml:space="preserve">S-1XX </w:t>
            </w:r>
            <w:r>
              <w:rPr>
                <w:rFonts w:cs="Arial"/>
                <w:sz w:val="18"/>
                <w:szCs w:val="18"/>
              </w:rPr>
              <w:t>Portrayal Catalogue</w:t>
            </w:r>
          </w:p>
        </w:tc>
      </w:tr>
      <w:tr w:rsidR="00681354" w:rsidRPr="002D60A8" w14:paraId="425B9726" w14:textId="77777777" w:rsidTr="00213E83">
        <w:trPr>
          <w:cantSplit/>
          <w:jc w:val="center"/>
        </w:trPr>
        <w:tc>
          <w:tcPr>
            <w:tcW w:w="200" w:type="pct"/>
            <w:tcBorders>
              <w:top w:val="single" w:sz="4" w:space="0" w:color="auto"/>
            </w:tcBorders>
          </w:tcPr>
          <w:p w14:paraId="3F688D04" w14:textId="77777777" w:rsidR="00681354" w:rsidRPr="002D60A8" w:rsidRDefault="00681354" w:rsidP="00213E83">
            <w:pPr>
              <w:spacing w:before="60" w:after="60" w:line="240" w:lineRule="auto"/>
              <w:rPr>
                <w:rFonts w:cs="Arial"/>
                <w:sz w:val="18"/>
                <w:szCs w:val="18"/>
              </w:rPr>
            </w:pPr>
            <w:r w:rsidRPr="002D60A8">
              <w:rPr>
                <w:rFonts w:cs="Arial"/>
                <w:sz w:val="18"/>
                <w:szCs w:val="18"/>
              </w:rPr>
              <w:t>7.3</w:t>
            </w:r>
          </w:p>
        </w:tc>
        <w:tc>
          <w:tcPr>
            <w:tcW w:w="1270" w:type="pct"/>
            <w:tcBorders>
              <w:top w:val="single" w:sz="4" w:space="0" w:color="auto"/>
            </w:tcBorders>
          </w:tcPr>
          <w:p w14:paraId="28F6AE8B"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        description</w:t>
            </w:r>
          </w:p>
        </w:tc>
        <w:tc>
          <w:tcPr>
            <w:tcW w:w="1087" w:type="pct"/>
            <w:tcBorders>
              <w:top w:val="single" w:sz="4" w:space="0" w:color="auto"/>
            </w:tcBorders>
          </w:tcPr>
          <w:p w14:paraId="1A92C70A" w14:textId="77777777" w:rsidR="00681354" w:rsidRPr="002D60A8" w:rsidRDefault="00681354" w:rsidP="00213E83">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tcBorders>
          </w:tcPr>
          <w:p w14:paraId="0BEA9B7C" w14:textId="77777777" w:rsidR="00681354" w:rsidRPr="002D60A8" w:rsidRDefault="00681354" w:rsidP="00213E83">
            <w:pPr>
              <w:spacing w:before="60" w:after="60" w:line="240" w:lineRule="auto"/>
              <w:rPr>
                <w:rFonts w:cs="Arial"/>
                <w:sz w:val="18"/>
                <w:szCs w:val="18"/>
              </w:rPr>
            </w:pPr>
            <w:r w:rsidRPr="002D60A8">
              <w:rPr>
                <w:rFonts w:cs="Arial"/>
                <w:sz w:val="18"/>
                <w:szCs w:val="18"/>
              </w:rPr>
              <w:t xml:space="preserve">XML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 accompanied by related files for symbo</w:t>
            </w:r>
            <w:r>
              <w:rPr>
                <w:rFonts w:cs="Arial"/>
                <w:sz w:val="18"/>
                <w:szCs w:val="18"/>
              </w:rPr>
              <w:t>ls, colour profiles, rules, etc</w:t>
            </w:r>
          </w:p>
        </w:tc>
      </w:tr>
    </w:tbl>
    <w:p w14:paraId="187B2E09" w14:textId="77777777" w:rsidR="00681354" w:rsidRPr="0009628C" w:rsidRDefault="00681354" w:rsidP="00681354"/>
    <w:p w14:paraId="360F556F" w14:textId="77777777" w:rsidR="008018B3" w:rsidRDefault="008018B3" w:rsidP="00C53B69"/>
    <w:p w14:paraId="727A3ED8" w14:textId="77C72221" w:rsidR="00262A5B" w:rsidRDefault="00262A5B" w:rsidP="00A7510E">
      <w:pPr>
        <w:pStyle w:val="Heading2"/>
      </w:pPr>
      <w:bookmarkStart w:id="252" w:name="_Toc220188272"/>
      <w:r>
        <w:lastRenderedPageBreak/>
        <w:t>Portrayal requirements and principles</w:t>
      </w:r>
      <w:bookmarkEnd w:id="252"/>
    </w:p>
    <w:p w14:paraId="29C1FD1D" w14:textId="1ACF1F82" w:rsidR="0009628C" w:rsidRPr="00681354" w:rsidRDefault="0009628C" w:rsidP="00C53B69">
      <w:pPr>
        <w:rPr>
          <w:i/>
          <w:iCs/>
          <w:color w:val="EE0000"/>
        </w:rPr>
      </w:pPr>
      <w:r w:rsidRPr="00681354">
        <w:rPr>
          <w:i/>
          <w:iCs/>
          <w:color w:val="EE0000"/>
        </w:rPr>
        <w:t xml:space="preserve">&lt;Any rules governing portrayal which developers should be aware of. </w:t>
      </w:r>
      <w:r w:rsidR="00681354" w:rsidRPr="00681354">
        <w:rPr>
          <w:i/>
          <w:iCs/>
          <w:color w:val="EE0000"/>
        </w:rPr>
        <w:t xml:space="preserve">for example, scaling, thinning, etc. </w:t>
      </w:r>
      <w:r w:rsidRPr="00681354">
        <w:rPr>
          <w:i/>
          <w:iCs/>
          <w:color w:val="EE0000"/>
        </w:rPr>
        <w:t xml:space="preserve">It is not necessary to </w:t>
      </w:r>
      <w:r w:rsidR="00681354" w:rsidRPr="00681354">
        <w:rPr>
          <w:i/>
          <w:iCs/>
          <w:color w:val="EE0000"/>
        </w:rPr>
        <w:t>repeat</w:t>
      </w:r>
      <w:r w:rsidRPr="00681354">
        <w:rPr>
          <w:i/>
          <w:iCs/>
          <w:color w:val="EE0000"/>
        </w:rPr>
        <w:t xml:space="preserve"> “portrayal rules” </w:t>
      </w:r>
      <w:r w:rsidR="00681354" w:rsidRPr="00681354">
        <w:rPr>
          <w:i/>
          <w:iCs/>
          <w:color w:val="EE0000"/>
        </w:rPr>
        <w:t>as described in S-100 Part 9 in this section.&gt;</w:t>
      </w:r>
    </w:p>
    <w:p w14:paraId="054D615D" w14:textId="77777777" w:rsidR="006C34D9" w:rsidRDefault="00866DFE" w:rsidP="001C2735">
      <w:pPr>
        <w:pStyle w:val="Heading1"/>
      </w:pPr>
      <w:bookmarkStart w:id="253" w:name="_Toc220188273"/>
      <w:r w:rsidRPr="008233BF">
        <w:t>Data Product format (encoding)</w:t>
      </w:r>
      <w:r w:rsidR="009E66AF">
        <w:t xml:space="preserve"> </w:t>
      </w:r>
      <w:r w:rsidR="009E66AF">
        <w:rPr>
          <w:color w:val="FF0000"/>
        </w:rPr>
        <w:t>&lt;S-100 Part 10&gt;</w:t>
      </w:r>
      <w:bookmarkEnd w:id="253"/>
    </w:p>
    <w:p w14:paraId="049CDEB1" w14:textId="77777777" w:rsidR="00B82002" w:rsidRPr="008233BF" w:rsidRDefault="00B82002" w:rsidP="00666E30">
      <w:pPr>
        <w:pStyle w:val="Heading2"/>
      </w:pPr>
      <w:bookmarkStart w:id="254" w:name="_Toc220188274"/>
      <w:r w:rsidRPr="008233BF">
        <w:t>Introduction</w:t>
      </w:r>
      <w:bookmarkEnd w:id="254"/>
    </w:p>
    <w:p w14:paraId="1117DEBB" w14:textId="1FC30693" w:rsidR="004B3BA0" w:rsidRPr="00D73CA5" w:rsidRDefault="004B3BA0" w:rsidP="00972855">
      <w:pPr>
        <w:pStyle w:val="note0"/>
      </w:pPr>
      <w:r w:rsidRPr="00D73CA5">
        <w:t>&lt;</w:t>
      </w:r>
      <w:r w:rsidR="00B82002" w:rsidRPr="00D73CA5">
        <w:t xml:space="preserve">This clause </w:t>
      </w:r>
      <w:r w:rsidRPr="00D73CA5">
        <w:t>specifies the encoding for S-1</w:t>
      </w:r>
      <w:ins w:id="255" w:author="Raphael Malyankar" w:date="2025-07-28T00:27:00Z">
        <w:r w:rsidR="00A15DCA">
          <w:t>XX</w:t>
        </w:r>
      </w:ins>
      <w:r w:rsidRPr="00D73CA5">
        <w:t xml:space="preserve"> datasets.</w:t>
      </w:r>
      <w:r w:rsidR="00A15DCA">
        <w:t xml:space="preserve"> If one of the data formats defined in S-100 Part 10</w:t>
      </w:r>
      <w:r w:rsidR="007310B3">
        <w:t>a/b/c</w:t>
      </w:r>
      <w:r w:rsidR="00A15DCA">
        <w:t xml:space="preserve"> is being used the Part should be indicated. If a format </w:t>
      </w:r>
      <w:r w:rsidR="007310B3">
        <w:t>not</w:t>
      </w:r>
      <w:r w:rsidR="00A15DCA">
        <w:t xml:space="preserve"> defined in S-100</w:t>
      </w:r>
      <w:r w:rsidR="007310B3">
        <w:t xml:space="preserve"> is used the Product Specification must specify it by reference to its defining standard and/or to the component of  the Product Specification </w:t>
      </w:r>
      <w:r w:rsidR="007310B3" w:rsidRPr="007310B3">
        <w:t>(Annex, clause, etc.)</w:t>
      </w:r>
      <w:r w:rsidR="007310B3">
        <w:t xml:space="preserve"> which describes the format.</w:t>
      </w:r>
      <w:r w:rsidRPr="00D73CA5">
        <w:t>&gt;</w:t>
      </w:r>
      <w:r w:rsidR="00B82002" w:rsidRPr="00D73CA5">
        <w:t xml:space="preserve">  </w:t>
      </w:r>
    </w:p>
    <w:p w14:paraId="5BC868C6" w14:textId="77777777" w:rsidR="005C26E0" w:rsidRDefault="005C26E0" w:rsidP="00972855">
      <w:pPr>
        <w:pStyle w:val="Label1"/>
      </w:pPr>
      <w:r w:rsidRPr="005C26E0">
        <w:t>Format Name:</w:t>
      </w:r>
      <w:r>
        <w:tab/>
      </w:r>
      <w:r>
        <w:tab/>
      </w:r>
    </w:p>
    <w:p w14:paraId="326860A7" w14:textId="77777777" w:rsidR="005C26E0" w:rsidRDefault="005C26E0" w:rsidP="00972855">
      <w:pPr>
        <w:pStyle w:val="Label1"/>
      </w:pPr>
      <w:r w:rsidRPr="005C26E0">
        <w:t>Version:</w:t>
      </w:r>
      <w:r w:rsidRPr="005C26E0">
        <w:tab/>
      </w:r>
      <w:r>
        <w:tab/>
      </w:r>
      <w:r>
        <w:tab/>
      </w:r>
    </w:p>
    <w:p w14:paraId="6950AFA5" w14:textId="77777777" w:rsidR="005C26E0" w:rsidRDefault="005C26E0" w:rsidP="00972855">
      <w:pPr>
        <w:pStyle w:val="Label1"/>
      </w:pPr>
      <w:r w:rsidRPr="005C26E0">
        <w:t>Character Set:</w:t>
      </w:r>
      <w:r>
        <w:tab/>
      </w:r>
    </w:p>
    <w:p w14:paraId="352DF51C" w14:textId="77777777" w:rsidR="00151E9A" w:rsidRDefault="005C26E0" w:rsidP="00972855">
      <w:pPr>
        <w:pStyle w:val="Label1"/>
      </w:pPr>
      <w:r w:rsidRPr="005C26E0">
        <w:t>Specification:</w:t>
      </w:r>
    </w:p>
    <w:p w14:paraId="576F49FF" w14:textId="25C13C1D" w:rsidR="005C26E0" w:rsidRDefault="00151E9A" w:rsidP="00A7510E">
      <w:pPr>
        <w:pStyle w:val="Heading2"/>
      </w:pPr>
      <w:bookmarkStart w:id="256" w:name="_Toc220188275"/>
      <w:r>
        <w:t>Dataset structure</w:t>
      </w:r>
      <w:bookmarkEnd w:id="256"/>
    </w:p>
    <w:p w14:paraId="6022033C" w14:textId="7DACB474" w:rsidR="00151E9A" w:rsidRDefault="00151E9A" w:rsidP="00A7510E">
      <w:pPr>
        <w:rPr>
          <w:i/>
          <w:iCs/>
          <w:color w:val="EE0000"/>
        </w:rPr>
      </w:pPr>
      <w:r w:rsidRPr="0037715F">
        <w:rPr>
          <w:i/>
          <w:iCs/>
          <w:color w:val="EE0000"/>
        </w:rPr>
        <w:t xml:space="preserve">&lt;Any required order for objects within a dataset, or </w:t>
      </w:r>
      <w:r w:rsidR="00262A5B" w:rsidRPr="0037715F">
        <w:rPr>
          <w:i/>
          <w:iCs/>
          <w:color w:val="EE0000"/>
        </w:rPr>
        <w:t xml:space="preserve">any </w:t>
      </w:r>
      <w:r w:rsidRPr="0037715F">
        <w:rPr>
          <w:i/>
          <w:iCs/>
          <w:color w:val="EE0000"/>
        </w:rPr>
        <w:t xml:space="preserve">hierarchical structure within a dataset, should be explained here. For example, vector data products may specify </w:t>
      </w:r>
      <w:r w:rsidR="00262A5B" w:rsidRPr="0037715F">
        <w:rPr>
          <w:i/>
          <w:iCs/>
          <w:color w:val="EE0000"/>
        </w:rPr>
        <w:t>a relative ordering of features, information types, and spatial objects, or Product Specifications for HDF-5 products may explain the hierarchical structure of their HDF-5 datasets.&gt;</w:t>
      </w:r>
    </w:p>
    <w:p w14:paraId="6E0159E6" w14:textId="484C641B" w:rsidR="008A6ED8" w:rsidRDefault="008A6ED8" w:rsidP="0037715F">
      <w:pPr>
        <w:pStyle w:val="Heading2"/>
      </w:pPr>
      <w:bookmarkStart w:id="257" w:name="_Toc220188276"/>
      <w:r>
        <w:t>Encoding of codelists</w:t>
      </w:r>
      <w:bookmarkEnd w:id="257"/>
    </w:p>
    <w:p w14:paraId="6C34D215" w14:textId="4A5FA4B7" w:rsidR="008A6ED8" w:rsidRDefault="008A6ED8" w:rsidP="008A6ED8">
      <w:pPr>
        <w:rPr>
          <w:ins w:id="258" w:author="Raphael Malyankar" w:date="2026-01-21T23:07:00Z" w16du:dateUtc="2026-01-22T06:07:00Z"/>
          <w:i/>
          <w:iCs/>
          <w:color w:val="EE0000"/>
        </w:rPr>
      </w:pPr>
      <w:r w:rsidRPr="0037715F">
        <w:rPr>
          <w:i/>
          <w:iCs/>
          <w:color w:val="EE0000"/>
        </w:rPr>
        <w:t xml:space="preserve">&lt;If the Application Schema includes codelists, the format for the chosen type(s) of codelists should be explained here. The format must conform to the format </w:t>
      </w:r>
      <w:r>
        <w:rPr>
          <w:i/>
          <w:iCs/>
          <w:color w:val="EE0000"/>
        </w:rPr>
        <w:t>guidance</w:t>
      </w:r>
      <w:r w:rsidRPr="0037715F">
        <w:rPr>
          <w:i/>
          <w:iCs/>
          <w:color w:val="EE0000"/>
        </w:rPr>
        <w:t xml:space="preserve"> in S-100 and S-97</w:t>
      </w:r>
      <w:r>
        <w:rPr>
          <w:i/>
          <w:iCs/>
          <w:color w:val="EE0000"/>
        </w:rPr>
        <w:t>, which must be treated as normative for the purposes of Product Specifications</w:t>
      </w:r>
      <w:r w:rsidRPr="0037715F">
        <w:rPr>
          <w:i/>
          <w:iCs/>
          <w:color w:val="EE0000"/>
        </w:rPr>
        <w:t>.</w:t>
      </w:r>
      <w:r>
        <w:rPr>
          <w:i/>
          <w:iCs/>
          <w:color w:val="EE0000"/>
        </w:rPr>
        <w:t xml:space="preserve"> </w:t>
      </w:r>
      <w:r w:rsidR="005B4605">
        <w:rPr>
          <w:i/>
          <w:iCs/>
          <w:color w:val="EE0000"/>
        </w:rPr>
        <w:t>This g</w:t>
      </w:r>
      <w:r>
        <w:rPr>
          <w:i/>
          <w:iCs/>
          <w:color w:val="EE0000"/>
        </w:rPr>
        <w:t xml:space="preserve">uidance is provided in S-100 Appendix 11-C and will be </w:t>
      </w:r>
      <w:r w:rsidR="005B4605">
        <w:rPr>
          <w:i/>
          <w:iCs/>
          <w:color w:val="EE0000"/>
        </w:rPr>
        <w:t>transferred to</w:t>
      </w:r>
      <w:r>
        <w:rPr>
          <w:i/>
          <w:iCs/>
          <w:color w:val="EE0000"/>
        </w:rPr>
        <w:t xml:space="preserve"> S-97 Edition 2.0.0.</w:t>
      </w:r>
      <w:ins w:id="259" w:author="Raphael Malyankar" w:date="2026-01-26T22:47:00Z" w16du:dateUtc="2026-01-27T05:47:00Z">
        <w:r w:rsidR="0016029E" w:rsidRPr="0016029E">
          <w:t xml:space="preserve"> </w:t>
        </w:r>
        <w:r w:rsidR="0016029E" w:rsidRPr="0016029E">
          <w:rPr>
            <w:i/>
            <w:iCs/>
            <w:color w:val="EE0000"/>
          </w:rPr>
          <w:t>(The content of this Appendix has been removed from S-100 Edition 5.2.1 in anticipation of S-97 Edition 2.0.0.)</w:t>
        </w:r>
        <w:r w:rsidR="0016029E">
          <w:rPr>
            <w:i/>
            <w:iCs/>
            <w:color w:val="EE0000"/>
          </w:rPr>
          <w:t xml:space="preserve"> </w:t>
        </w:r>
      </w:ins>
      <w:r w:rsidRPr="0037715F">
        <w:rPr>
          <w:i/>
          <w:iCs/>
          <w:color w:val="EE0000"/>
        </w:rPr>
        <w:t>&gt;</w:t>
      </w:r>
    </w:p>
    <w:p w14:paraId="0D82CAA0" w14:textId="0A7B5E80" w:rsidR="009512E4" w:rsidRPr="0037715F" w:rsidRDefault="009512E4" w:rsidP="008A6ED8">
      <w:pPr>
        <w:rPr>
          <w:i/>
          <w:iCs/>
          <w:color w:val="EE0000"/>
        </w:rPr>
      </w:pPr>
      <w:ins w:id="260" w:author="Raphael Malyankar" w:date="2026-01-21T23:07:00Z" w16du:dateUtc="2026-01-22T06:07:00Z">
        <w:r>
          <w:rPr>
            <w:i/>
            <w:iCs/>
            <w:color w:val="EE0000"/>
          </w:rPr>
          <w:t>&lt;Additional clauses 12.X describing other aspects of the dat</w:t>
        </w:r>
      </w:ins>
      <w:ins w:id="261" w:author="Raphael Malyankar" w:date="2026-01-21T23:08:00Z" w16du:dateUtc="2026-01-22T06:08:00Z">
        <w:r>
          <w:rPr>
            <w:i/>
            <w:iCs/>
            <w:color w:val="EE0000"/>
          </w:rPr>
          <w:t xml:space="preserve">a </w:t>
        </w:r>
      </w:ins>
      <w:ins w:id="262" w:author="Raphael Malyankar" w:date="2026-01-24T22:59:00Z" w16du:dateUtc="2026-01-25T05:59:00Z">
        <w:r w:rsidR="00B272E9">
          <w:rPr>
            <w:i/>
            <w:iCs/>
            <w:color w:val="EE0000"/>
          </w:rPr>
          <w:t xml:space="preserve">product </w:t>
        </w:r>
      </w:ins>
      <w:ins w:id="263" w:author="Raphael Malyankar" w:date="2026-01-21T23:08:00Z" w16du:dateUtc="2026-01-22T06:08:00Z">
        <w:r>
          <w:rPr>
            <w:i/>
            <w:iCs/>
            <w:color w:val="EE0000"/>
          </w:rPr>
          <w:t>format</w:t>
        </w:r>
      </w:ins>
      <w:ins w:id="264" w:author="Raphael Malyankar" w:date="2026-01-21T23:13:00Z" w16du:dateUtc="2026-01-22T06:13:00Z">
        <w:r w:rsidR="00A404BA">
          <w:rPr>
            <w:i/>
            <w:iCs/>
            <w:color w:val="EE0000"/>
          </w:rPr>
          <w:t>.</w:t>
        </w:r>
      </w:ins>
      <w:ins w:id="265" w:author="Raphael Malyankar" w:date="2026-01-21T23:10:00Z" w16du:dateUtc="2026-01-22T06:10:00Z">
        <w:r w:rsidR="00212A1A">
          <w:rPr>
            <w:i/>
            <w:iCs/>
            <w:color w:val="EE0000"/>
          </w:rPr>
          <w:t>&gt;</w:t>
        </w:r>
      </w:ins>
    </w:p>
    <w:p w14:paraId="63769B8B" w14:textId="77777777" w:rsidR="0054652A" w:rsidRDefault="0054652A" w:rsidP="00972855">
      <w:pPr>
        <w:pStyle w:val="Heading1"/>
      </w:pPr>
      <w:bookmarkStart w:id="266" w:name="_Toc225648364"/>
      <w:bookmarkStart w:id="267" w:name="_Toc225065221"/>
      <w:bookmarkStart w:id="268" w:name="_Toc220188277"/>
      <w:bookmarkStart w:id="269" w:name="_Toc225648340"/>
      <w:bookmarkStart w:id="270" w:name="_Toc225065197"/>
      <w:r w:rsidRPr="008233BF">
        <w:t>Data Product Delivery</w:t>
      </w:r>
      <w:bookmarkEnd w:id="266"/>
      <w:bookmarkEnd w:id="267"/>
      <w:bookmarkEnd w:id="268"/>
      <w:r w:rsidR="004E22F9">
        <w:t xml:space="preserve"> </w:t>
      </w:r>
    </w:p>
    <w:p w14:paraId="583A1084" w14:textId="77777777" w:rsidR="00ED586A" w:rsidRPr="008233BF" w:rsidRDefault="00ED586A" w:rsidP="00666E30">
      <w:pPr>
        <w:pStyle w:val="Heading2"/>
      </w:pPr>
      <w:bookmarkStart w:id="271" w:name="_Toc220188278"/>
      <w:r w:rsidRPr="008233BF">
        <w:t>Introduction</w:t>
      </w:r>
      <w:bookmarkEnd w:id="271"/>
    </w:p>
    <w:p w14:paraId="46987CCE" w14:textId="77777777" w:rsidR="006767ED" w:rsidRPr="00D73CA5" w:rsidRDefault="004A4AF0" w:rsidP="00972855">
      <w:pPr>
        <w:pStyle w:val="note0"/>
      </w:pPr>
      <w:r w:rsidRPr="00D73CA5">
        <w:t>&lt;</w:t>
      </w:r>
      <w:r w:rsidR="00743583" w:rsidRPr="00D73CA5">
        <w:t xml:space="preserve">This clause specifies the delivery mechanisms for </w:t>
      </w:r>
      <w:r w:rsidRPr="00D73CA5">
        <w:t>datasets</w:t>
      </w:r>
      <w:r w:rsidR="00743583" w:rsidRPr="00D73CA5">
        <w:t>.</w:t>
      </w:r>
      <w:r w:rsidRPr="00D73CA5">
        <w:t xml:space="preserve"> &gt;</w:t>
      </w:r>
    </w:p>
    <w:p w14:paraId="62F8D768" w14:textId="77777777" w:rsidR="00FB54AB" w:rsidRPr="005C1DB9" w:rsidRDefault="00FB54AB" w:rsidP="00972855">
      <w:pPr>
        <w:pStyle w:val="Label1"/>
      </w:pPr>
      <w:r w:rsidRPr="005C1DB9">
        <w:t>Units of Delivery:</w:t>
      </w:r>
      <w:r w:rsidRPr="005C1DB9">
        <w:tab/>
      </w:r>
      <w:r w:rsidRPr="005C1DB9">
        <w:tab/>
      </w:r>
      <w:r w:rsidRPr="005C1DB9">
        <w:tab/>
      </w:r>
      <w:r w:rsidRPr="005C1DB9">
        <w:tab/>
      </w:r>
      <w:r w:rsidRPr="005C1DB9">
        <w:tab/>
      </w:r>
    </w:p>
    <w:p w14:paraId="7F6C922F" w14:textId="77777777" w:rsidR="00FB54AB" w:rsidRPr="005C1DB9" w:rsidRDefault="00FB54AB" w:rsidP="00972855">
      <w:pPr>
        <w:pStyle w:val="Label1"/>
      </w:pPr>
      <w:r w:rsidRPr="005C1DB9">
        <w:t>Transfer Size:</w:t>
      </w:r>
      <w:r w:rsidRPr="005C1DB9">
        <w:tab/>
      </w:r>
      <w:r w:rsidRPr="005C1DB9">
        <w:tab/>
      </w:r>
      <w:r w:rsidRPr="005C1DB9">
        <w:tab/>
      </w:r>
      <w:r w:rsidRPr="005C1DB9">
        <w:tab/>
      </w:r>
      <w:r w:rsidRPr="005C1DB9">
        <w:tab/>
      </w:r>
      <w:r w:rsidRPr="005C1DB9">
        <w:tab/>
      </w:r>
    </w:p>
    <w:p w14:paraId="03311A60" w14:textId="77777777" w:rsidR="00FB54AB" w:rsidRPr="005C1DB9" w:rsidRDefault="00FB54AB" w:rsidP="00972855">
      <w:pPr>
        <w:pStyle w:val="Label1"/>
      </w:pPr>
      <w:r w:rsidRPr="005C1DB9">
        <w:t>Medium Name:</w:t>
      </w:r>
      <w:r w:rsidRPr="005C1DB9">
        <w:tab/>
      </w:r>
      <w:r w:rsidRPr="005C1DB9">
        <w:tab/>
      </w:r>
      <w:r w:rsidRPr="005C1DB9">
        <w:tab/>
      </w:r>
      <w:r w:rsidRPr="005C1DB9">
        <w:tab/>
      </w:r>
      <w:r w:rsidRPr="005C1DB9">
        <w:tab/>
      </w:r>
    </w:p>
    <w:p w14:paraId="0DCD8DC0" w14:textId="77777777" w:rsidR="00FB54AB" w:rsidRPr="005C1DB9" w:rsidRDefault="00FB54AB" w:rsidP="00972855">
      <w:pPr>
        <w:pStyle w:val="Label1"/>
        <w:rPr>
          <w:lang w:eastAsia="en-GB"/>
        </w:rPr>
      </w:pPr>
      <w:r w:rsidRPr="005C1DB9">
        <w:t>Other Delivery Information:</w:t>
      </w:r>
      <w:r w:rsidRPr="005C1DB9">
        <w:tab/>
      </w:r>
    </w:p>
    <w:p w14:paraId="21C3AD0F" w14:textId="77777777" w:rsidR="00E83228" w:rsidRDefault="00E83228" w:rsidP="00666E30">
      <w:pPr>
        <w:pStyle w:val="Heading2"/>
        <w:rPr>
          <w:lang w:eastAsia="en-US"/>
        </w:rPr>
      </w:pPr>
      <w:bookmarkStart w:id="272" w:name="_Toc220188279"/>
      <w:r>
        <w:rPr>
          <w:lang w:eastAsia="en-US"/>
        </w:rPr>
        <w:lastRenderedPageBreak/>
        <w:t>Dataset</w:t>
      </w:r>
      <w:bookmarkEnd w:id="272"/>
    </w:p>
    <w:p w14:paraId="6AD2ECAB" w14:textId="77777777" w:rsidR="00183503" w:rsidRDefault="00183503" w:rsidP="009512F4">
      <w:pPr>
        <w:pStyle w:val="Heading3"/>
        <w:rPr>
          <w:lang w:eastAsia="en-US"/>
        </w:rPr>
      </w:pPr>
      <w:bookmarkStart w:id="273" w:name="_Toc225648341"/>
      <w:bookmarkStart w:id="274" w:name="_Toc225648342"/>
      <w:bookmarkStart w:id="275" w:name="_Toc220188280"/>
      <w:r w:rsidRPr="008233BF">
        <w:rPr>
          <w:lang w:eastAsia="en-US"/>
        </w:rPr>
        <w:t>Data</w:t>
      </w:r>
      <w:r w:rsidR="00064E25">
        <w:rPr>
          <w:lang w:eastAsia="en-US"/>
        </w:rPr>
        <w:t>s</w:t>
      </w:r>
      <w:r w:rsidRPr="008233BF">
        <w:rPr>
          <w:lang w:eastAsia="en-US"/>
        </w:rPr>
        <w:t>ets</w:t>
      </w:r>
      <w:bookmarkEnd w:id="273"/>
      <w:bookmarkEnd w:id="274"/>
      <w:bookmarkEnd w:id="275"/>
      <w:r>
        <w:rPr>
          <w:lang w:eastAsia="en-US"/>
        </w:rPr>
        <w:t xml:space="preserve"> </w:t>
      </w:r>
    </w:p>
    <w:p w14:paraId="38CE3C41" w14:textId="77777777" w:rsidR="004A4AF0" w:rsidRPr="00D73CA5" w:rsidRDefault="004A4AF0" w:rsidP="00972855">
      <w:pPr>
        <w:pStyle w:val="note0"/>
        <w:rPr>
          <w:lang w:eastAsia="en-US"/>
        </w:rPr>
      </w:pPr>
      <w:r w:rsidRPr="00D73CA5">
        <w:rPr>
          <w:lang w:eastAsia="en-US"/>
        </w:rPr>
        <w:t>&lt;Specify the types of datasets (New Edition, Update, Re-issue)&gt;</w:t>
      </w:r>
    </w:p>
    <w:p w14:paraId="5AEA6540" w14:textId="77777777" w:rsidR="00596CE7" w:rsidRDefault="00596CE7" w:rsidP="00D722DC">
      <w:pPr>
        <w:pStyle w:val="Heading4"/>
        <w:rPr>
          <w:lang w:eastAsia="en-US"/>
        </w:rPr>
      </w:pPr>
      <w:r>
        <w:rPr>
          <w:lang w:eastAsia="en-US"/>
        </w:rPr>
        <w:t>Dataset size</w:t>
      </w:r>
    </w:p>
    <w:p w14:paraId="6D3B27B5" w14:textId="77777777" w:rsidR="004A4AF0" w:rsidRPr="00D73CA5" w:rsidRDefault="004A4AF0" w:rsidP="00972855">
      <w:pPr>
        <w:pStyle w:val="note0"/>
        <w:rPr>
          <w:lang w:eastAsia="en-US"/>
        </w:rPr>
      </w:pPr>
      <w:r w:rsidRPr="00D73CA5">
        <w:rPr>
          <w:lang w:eastAsia="en-US"/>
        </w:rPr>
        <w:t>&lt;Specify the maximum dataset size&gt;</w:t>
      </w:r>
    </w:p>
    <w:p w14:paraId="116F3455" w14:textId="77777777" w:rsidR="00183503" w:rsidRDefault="002875C5" w:rsidP="009512F4">
      <w:pPr>
        <w:pStyle w:val="Heading3"/>
        <w:rPr>
          <w:lang w:eastAsia="en-US"/>
        </w:rPr>
      </w:pPr>
      <w:bookmarkStart w:id="276" w:name="_Toc225648343"/>
      <w:bookmarkStart w:id="277" w:name="_Toc225065200"/>
      <w:bookmarkStart w:id="278" w:name="_Toc220188281"/>
      <w:r>
        <w:rPr>
          <w:lang w:eastAsia="en-US"/>
        </w:rPr>
        <w:t>Data</w:t>
      </w:r>
      <w:r w:rsidR="00183503">
        <w:rPr>
          <w:lang w:eastAsia="en-US"/>
        </w:rPr>
        <w:t>set file</w:t>
      </w:r>
      <w:r w:rsidR="00183503" w:rsidRPr="008233BF">
        <w:rPr>
          <w:lang w:eastAsia="en-US"/>
        </w:rPr>
        <w:t xml:space="preserve"> naming</w:t>
      </w:r>
      <w:bookmarkEnd w:id="276"/>
      <w:bookmarkEnd w:id="277"/>
      <w:bookmarkEnd w:id="278"/>
      <w:r w:rsidR="00183503">
        <w:rPr>
          <w:lang w:eastAsia="en-US"/>
        </w:rPr>
        <w:t xml:space="preserve"> </w:t>
      </w:r>
    </w:p>
    <w:p w14:paraId="723751CE" w14:textId="77777777" w:rsidR="00183503" w:rsidRPr="008233BF" w:rsidRDefault="004A4AF0" w:rsidP="00972855">
      <w:pPr>
        <w:pStyle w:val="note0"/>
        <w:rPr>
          <w:lang w:eastAsia="en-US"/>
        </w:rPr>
      </w:pPr>
      <w:r w:rsidRPr="00D73CA5">
        <w:rPr>
          <w:lang w:eastAsia="en-US"/>
        </w:rPr>
        <w:t>&lt;Specify the dataset naming convention&gt;</w:t>
      </w:r>
    </w:p>
    <w:p w14:paraId="4F4A3D20" w14:textId="77777777" w:rsidR="00E83228" w:rsidRPr="005C1DB9" w:rsidRDefault="00E83228" w:rsidP="00666E30">
      <w:pPr>
        <w:pStyle w:val="Heading2"/>
        <w:rPr>
          <w:lang w:eastAsia="en-US"/>
        </w:rPr>
      </w:pPr>
      <w:bookmarkStart w:id="279" w:name="_Toc220188282"/>
      <w:r w:rsidRPr="005C1DB9">
        <w:rPr>
          <w:lang w:eastAsia="en-US"/>
        </w:rPr>
        <w:t>Support Files</w:t>
      </w:r>
      <w:bookmarkEnd w:id="279"/>
    </w:p>
    <w:p w14:paraId="6E17E70A" w14:textId="77777777" w:rsidR="00183503" w:rsidRPr="005C1DB9" w:rsidRDefault="00AC4424" w:rsidP="00972855">
      <w:pPr>
        <w:pStyle w:val="note0"/>
      </w:pPr>
      <w:r>
        <w:t>&lt;Specify if the product will utilize support files&gt;</w:t>
      </w:r>
    </w:p>
    <w:p w14:paraId="2607527C" w14:textId="77777777" w:rsidR="00183503" w:rsidRPr="005C1DB9" w:rsidRDefault="00183503" w:rsidP="009512F4">
      <w:pPr>
        <w:pStyle w:val="Heading3"/>
      </w:pPr>
      <w:bookmarkStart w:id="280" w:name="_Toc225648345"/>
      <w:bookmarkStart w:id="281" w:name="_Toc225065202"/>
      <w:bookmarkStart w:id="282" w:name="_Toc226430998"/>
      <w:bookmarkStart w:id="283" w:name="_Toc220188283"/>
      <w:r w:rsidRPr="005C1DB9">
        <w:t>Support File Naming</w:t>
      </w:r>
      <w:bookmarkEnd w:id="280"/>
      <w:bookmarkEnd w:id="281"/>
      <w:bookmarkEnd w:id="282"/>
      <w:bookmarkEnd w:id="283"/>
    </w:p>
    <w:p w14:paraId="01F42F99" w14:textId="77777777" w:rsidR="00183503" w:rsidRPr="00AC4424" w:rsidRDefault="00AC4424" w:rsidP="00972855">
      <w:pPr>
        <w:pStyle w:val="note0"/>
      </w:pPr>
      <w:r w:rsidRPr="00AC4424">
        <w:t>&lt;Specify if naming convention for support files&gt;</w:t>
      </w:r>
    </w:p>
    <w:p w14:paraId="0FD2BE2D" w14:textId="5CF608EC" w:rsidR="00E83228" w:rsidRPr="005C1DB9" w:rsidRDefault="00E83228" w:rsidP="00666E30">
      <w:pPr>
        <w:pStyle w:val="Heading2"/>
        <w:rPr>
          <w:lang w:eastAsia="en-US"/>
        </w:rPr>
      </w:pPr>
      <w:bookmarkStart w:id="284" w:name="_Toc220188284"/>
      <w:r w:rsidRPr="005C1DB9">
        <w:rPr>
          <w:lang w:eastAsia="en-US"/>
        </w:rPr>
        <w:t>Exchange Catalogue</w:t>
      </w:r>
      <w:r w:rsidR="0037715F">
        <w:rPr>
          <w:lang w:eastAsia="en-US"/>
        </w:rPr>
        <w:t xml:space="preserve"> and Delivery Packaging</w:t>
      </w:r>
      <w:bookmarkEnd w:id="284"/>
    </w:p>
    <w:bookmarkEnd w:id="269"/>
    <w:bookmarkEnd w:id="270"/>
    <w:p w14:paraId="22D683AB" w14:textId="68BD17F9" w:rsidR="00982DCD" w:rsidRDefault="00AC4424" w:rsidP="00972855">
      <w:pPr>
        <w:pStyle w:val="note0"/>
        <w:rPr>
          <w:lang w:eastAsia="en-US"/>
        </w:rPr>
      </w:pPr>
      <w:r w:rsidRPr="00AC4424">
        <w:rPr>
          <w:lang w:eastAsia="en-US"/>
        </w:rPr>
        <w:t xml:space="preserve">&lt;Specify if the datasets will be part of an exchange </w:t>
      </w:r>
      <w:r w:rsidR="0037715F">
        <w:rPr>
          <w:lang w:eastAsia="en-US"/>
        </w:rPr>
        <w:t>set and accompanied by an exchange catalogue</w:t>
      </w:r>
      <w:r w:rsidR="00976A96">
        <w:rPr>
          <w:lang w:eastAsia="en-US"/>
        </w:rPr>
        <w:t>. The</w:t>
      </w:r>
      <w:r w:rsidR="006668E5">
        <w:rPr>
          <w:lang w:eastAsia="en-US"/>
        </w:rPr>
        <w:t xml:space="preserve"> structure and </w:t>
      </w:r>
      <w:r w:rsidR="00976A96">
        <w:rPr>
          <w:lang w:eastAsia="en-US"/>
        </w:rPr>
        <w:t xml:space="preserve"> form(s) which the delivery packages are expected to take (e.g., zip archives) may also be described here</w:t>
      </w:r>
      <w:r w:rsidR="006668E5">
        <w:rPr>
          <w:lang w:eastAsia="en-US"/>
        </w:rPr>
        <w:t xml:space="preserve">. Typical sub-heads in this clause are listed below </w:t>
      </w:r>
      <w:r w:rsidRPr="00AC4424">
        <w:rPr>
          <w:lang w:eastAsia="en-US"/>
        </w:rPr>
        <w:t>&gt;</w:t>
      </w:r>
    </w:p>
    <w:p w14:paraId="04F2AB32" w14:textId="1C37F879" w:rsidR="006668E5" w:rsidRDefault="00774EF9" w:rsidP="00774EF9">
      <w:pPr>
        <w:pStyle w:val="ListParagraph"/>
        <w:numPr>
          <w:ilvl w:val="0"/>
          <w:numId w:val="83"/>
        </w:numPr>
        <w:rPr>
          <w:lang w:eastAsia="en-US"/>
        </w:rPr>
      </w:pPr>
      <w:r>
        <w:rPr>
          <w:lang w:eastAsia="en-US"/>
        </w:rPr>
        <w:t>D</w:t>
      </w:r>
      <w:r w:rsidR="006668E5">
        <w:rPr>
          <w:lang w:eastAsia="en-US"/>
        </w:rPr>
        <w:t>ataset packaging</w:t>
      </w:r>
      <w:r>
        <w:rPr>
          <w:lang w:eastAsia="en-US"/>
        </w:rPr>
        <w:t xml:space="preserve"> </w:t>
      </w:r>
      <w:r w:rsidRPr="00774EF9">
        <w:rPr>
          <w:i/>
          <w:iCs/>
          <w:color w:val="EE0000"/>
          <w:lang w:eastAsia="en-US"/>
        </w:rPr>
        <w:t>&lt;E.g., archive format</w:t>
      </w:r>
      <w:r w:rsidR="00C7068A">
        <w:rPr>
          <w:i/>
          <w:iCs/>
          <w:color w:val="EE0000"/>
          <w:lang w:eastAsia="en-US"/>
        </w:rPr>
        <w:t>, delivery method</w:t>
      </w:r>
      <w:r w:rsidRPr="00774EF9">
        <w:rPr>
          <w:i/>
          <w:iCs/>
          <w:color w:val="EE0000"/>
          <w:lang w:eastAsia="en-US"/>
        </w:rPr>
        <w:t>&gt;</w:t>
      </w:r>
    </w:p>
    <w:p w14:paraId="6C9E4639" w14:textId="4E2E72EC" w:rsidR="006668E5" w:rsidRPr="00C7068A" w:rsidRDefault="006668E5" w:rsidP="00774EF9">
      <w:pPr>
        <w:pStyle w:val="ListParagraph"/>
        <w:numPr>
          <w:ilvl w:val="0"/>
          <w:numId w:val="83"/>
        </w:numPr>
        <w:rPr>
          <w:lang w:eastAsia="en-US"/>
        </w:rPr>
      </w:pPr>
      <w:r>
        <w:rPr>
          <w:lang w:eastAsia="en-US"/>
        </w:rPr>
        <w:t>Exchange Sets</w:t>
      </w:r>
      <w:r w:rsidR="00774EF9">
        <w:rPr>
          <w:lang w:eastAsia="en-US"/>
        </w:rPr>
        <w:t xml:space="preserve"> </w:t>
      </w:r>
      <w:r w:rsidR="00774EF9" w:rsidRPr="00774EF9">
        <w:rPr>
          <w:i/>
          <w:iCs/>
          <w:color w:val="EE0000"/>
          <w:lang w:eastAsia="en-US"/>
        </w:rPr>
        <w:t>&lt;Explain exchange set structure, which should be based on the structure described S-100 Part 17 clause 17-4.2 omitting components not used by the Product Specification.&gt;</w:t>
      </w:r>
    </w:p>
    <w:p w14:paraId="290C9D28" w14:textId="24968BFE" w:rsidR="00C7068A" w:rsidRDefault="00C7068A" w:rsidP="00774EF9">
      <w:pPr>
        <w:pStyle w:val="ListParagraph"/>
        <w:numPr>
          <w:ilvl w:val="0"/>
          <w:numId w:val="83"/>
        </w:numPr>
        <w:rPr>
          <w:lang w:eastAsia="en-US"/>
        </w:rPr>
      </w:pPr>
      <w:r>
        <w:rPr>
          <w:lang w:eastAsia="en-US"/>
        </w:rPr>
        <w:t xml:space="preserve">Exchange catalogue </w:t>
      </w:r>
      <w:r w:rsidRPr="00C7068A">
        <w:rPr>
          <w:i/>
          <w:iCs/>
          <w:color w:val="EE0000"/>
          <w:lang w:eastAsia="en-US"/>
        </w:rPr>
        <w:t>&lt;Statement about the necessity of exchange catalogue (required for exchange sets), its name (CATALOG.XML) and conformance to the S-100 exchange catalogue format</w:t>
      </w:r>
      <w:r>
        <w:rPr>
          <w:i/>
          <w:iCs/>
          <w:color w:val="EE0000"/>
          <w:lang w:eastAsia="en-US"/>
        </w:rPr>
        <w:t>, location of schema and/or product-specific validation support, e.g., availability of validation software</w:t>
      </w:r>
      <w:r w:rsidRPr="00C7068A">
        <w:rPr>
          <w:i/>
          <w:iCs/>
          <w:color w:val="EE0000"/>
          <w:lang w:eastAsia="en-US"/>
        </w:rPr>
        <w:t>.&gt;</w:t>
      </w:r>
    </w:p>
    <w:p w14:paraId="1A85EDE5" w14:textId="77777777" w:rsidR="00292FF6" w:rsidRPr="00292FF6" w:rsidRDefault="00292FF6" w:rsidP="00292FF6">
      <w:pPr>
        <w:autoSpaceDE w:val="0"/>
        <w:autoSpaceDN w:val="0"/>
        <w:adjustRightInd w:val="0"/>
        <w:spacing w:after="0" w:line="240" w:lineRule="auto"/>
        <w:rPr>
          <w:rFonts w:eastAsia="Times New Roman" w:cs="Arial"/>
          <w:lang w:eastAsia="en-US"/>
        </w:rPr>
      </w:pPr>
    </w:p>
    <w:p w14:paraId="1F043B91" w14:textId="352D76F3" w:rsidR="00B3315D" w:rsidRDefault="00B3315D" w:rsidP="001C2735">
      <w:pPr>
        <w:pStyle w:val="Heading1"/>
        <w:rPr>
          <w:color w:val="FF0000"/>
        </w:rPr>
      </w:pPr>
      <w:bookmarkStart w:id="285" w:name="_Toc225648311"/>
      <w:bookmarkStart w:id="286" w:name="_Toc225065168"/>
      <w:bookmarkStart w:id="287" w:name="_Toc220188285"/>
      <w:r w:rsidRPr="008233BF">
        <w:t>Metadata</w:t>
      </w:r>
      <w:bookmarkEnd w:id="285"/>
      <w:bookmarkEnd w:id="286"/>
      <w:r w:rsidR="009E66AF">
        <w:t xml:space="preserve"> </w:t>
      </w:r>
      <w:r w:rsidR="009E66AF" w:rsidRPr="00F63F5C">
        <w:rPr>
          <w:color w:val="FF0000"/>
        </w:rPr>
        <w:t xml:space="preserve">&lt;S-100 Part </w:t>
      </w:r>
      <w:r w:rsidR="00907226">
        <w:rPr>
          <w:color w:val="FF0000"/>
        </w:rPr>
        <w:t>17</w:t>
      </w:r>
      <w:r w:rsidR="009E66AF" w:rsidRPr="00F63F5C">
        <w:rPr>
          <w:color w:val="FF0000"/>
        </w:rPr>
        <w:t>&gt;</w:t>
      </w:r>
      <w:bookmarkEnd w:id="287"/>
    </w:p>
    <w:p w14:paraId="448E7081" w14:textId="3E9F9BE6" w:rsidR="00CD3473" w:rsidRPr="00197F99" w:rsidRDefault="00CD3473" w:rsidP="00197F99">
      <w:r w:rsidRPr="00197F99">
        <w:t xml:space="preserve">&lt;The Metadata clause should consist of one or more introductory clauses providing an overview of the exchange catalogue for S-1XX </w:t>
      </w:r>
      <w:r w:rsidR="00197F99" w:rsidRPr="00197F99">
        <w:t>followed by clauses specifying</w:t>
      </w:r>
      <w:r w:rsidRPr="00197F99">
        <w:t xml:space="preserve"> the requirements for </w:t>
      </w:r>
      <w:r w:rsidR="00197F99" w:rsidRPr="00197F99">
        <w:t xml:space="preserve">exchange catalogues and discovery </w:t>
      </w:r>
      <w:r w:rsidRPr="00197F99">
        <w:t xml:space="preserve">metadata in S-1XX exchange catalogues, especially product-specific restrictions on </w:t>
      </w:r>
      <w:r w:rsidR="00197F99" w:rsidRPr="00197F99">
        <w:t>the classes and attributes described in S-100</w:t>
      </w:r>
      <w:r w:rsidRPr="00197F99">
        <w:t>.</w:t>
      </w:r>
      <w:r w:rsidR="00197F99">
        <w:t>&gt;</w:t>
      </w:r>
    </w:p>
    <w:p w14:paraId="006DE732" w14:textId="77777777" w:rsidR="00780142" w:rsidRDefault="00780142" w:rsidP="00666E30">
      <w:pPr>
        <w:pStyle w:val="Heading2"/>
      </w:pPr>
      <w:bookmarkStart w:id="288" w:name="_Toc220188286"/>
      <w:r>
        <w:t>Introduction</w:t>
      </w:r>
      <w:bookmarkEnd w:id="288"/>
    </w:p>
    <w:p w14:paraId="134B2183" w14:textId="6B422842" w:rsidR="00D62903" w:rsidRDefault="00AC4424" w:rsidP="00972855">
      <w:pPr>
        <w:pStyle w:val="note0"/>
        <w:rPr>
          <w:lang w:eastAsia="de-DE"/>
        </w:rPr>
      </w:pPr>
      <w:r w:rsidRPr="00AC4424">
        <w:rPr>
          <w:lang w:eastAsia="de-DE"/>
        </w:rPr>
        <w:t>&lt;</w:t>
      </w:r>
      <w:r w:rsidR="009C2BC4" w:rsidRPr="009C2BC4">
        <w:rPr>
          <w:lang w:eastAsia="de-DE"/>
        </w:rPr>
        <w:t xml:space="preserve">One or more introductory </w:t>
      </w:r>
      <w:r w:rsidR="009C2BC4">
        <w:rPr>
          <w:lang w:eastAsia="de-DE"/>
        </w:rPr>
        <w:t xml:space="preserve">clauses </w:t>
      </w:r>
      <w:r w:rsidR="009C2BC4" w:rsidRPr="009C2BC4">
        <w:rPr>
          <w:lang w:eastAsia="de-DE"/>
        </w:rPr>
        <w:t>providing an overview of the exchange catalogue for S-1XX</w:t>
      </w:r>
      <w:r w:rsidR="009C2BC4">
        <w:rPr>
          <w:lang w:eastAsia="de-DE"/>
        </w:rPr>
        <w:t>. Include an overview of any significant</w:t>
      </w:r>
      <w:r w:rsidR="009C2BC4" w:rsidRPr="009C2BC4">
        <w:rPr>
          <w:lang w:eastAsia="de-DE"/>
        </w:rPr>
        <w:t xml:space="preserve"> differences from the exchange catalogue </w:t>
      </w:r>
      <w:r w:rsidR="009C2BC4">
        <w:rPr>
          <w:lang w:eastAsia="de-DE"/>
        </w:rPr>
        <w:t>elements</w:t>
      </w:r>
      <w:r w:rsidR="009C2BC4" w:rsidRPr="009C2BC4">
        <w:rPr>
          <w:lang w:eastAsia="de-DE"/>
        </w:rPr>
        <w:t xml:space="preserve"> described in S-100 Part 17</w:t>
      </w:r>
      <w:r w:rsidR="00CD3473">
        <w:rPr>
          <w:lang w:eastAsia="de-DE"/>
        </w:rPr>
        <w:t>. For example, if the product specification does  not permit support files and therefore does not use the class S100_SupportFileDiscoveryMetadata, this should be mentioned ini the overview.</w:t>
      </w:r>
      <w:r w:rsidR="00197F99">
        <w:rPr>
          <w:lang w:eastAsia="de-DE"/>
        </w:rPr>
        <w:t xml:space="preserve"> An example follows.</w:t>
      </w:r>
      <w:r w:rsidR="00935DA7">
        <w:rPr>
          <w:lang w:eastAsia="de-DE"/>
        </w:rPr>
        <w:t xml:space="preserve"> Product Specification developers </w:t>
      </w:r>
      <w:r w:rsidR="0029402B">
        <w:rPr>
          <w:lang w:eastAsia="de-DE"/>
        </w:rPr>
        <w:t>should</w:t>
      </w:r>
      <w:r w:rsidR="00935DA7">
        <w:rPr>
          <w:lang w:eastAsia="de-DE"/>
        </w:rPr>
        <w:t xml:space="preserve"> customize the example</w:t>
      </w:r>
      <w:r w:rsidR="0029402B">
        <w:rPr>
          <w:lang w:eastAsia="de-DE"/>
        </w:rPr>
        <w:t xml:space="preserve"> for their own data products </w:t>
      </w:r>
      <w:r w:rsidR="00935DA7">
        <w:rPr>
          <w:lang w:eastAsia="de-DE"/>
        </w:rPr>
        <w:t xml:space="preserve"> or substitute their own description.</w:t>
      </w:r>
      <w:r w:rsidRPr="00AC4424">
        <w:rPr>
          <w:lang w:eastAsia="de-DE"/>
        </w:rPr>
        <w:t>&gt;</w:t>
      </w:r>
    </w:p>
    <w:p w14:paraId="5523EE5D" w14:textId="77777777" w:rsidR="00197F99" w:rsidRPr="00935DA7" w:rsidRDefault="00197F99" w:rsidP="00935DA7">
      <w:pPr>
        <w:ind w:left="720"/>
        <w:rPr>
          <w:b/>
          <w:bCs/>
          <w:lang w:eastAsia="de-DE"/>
        </w:rPr>
      </w:pPr>
      <w:r w:rsidRPr="00935DA7">
        <w:rPr>
          <w:b/>
          <w:bCs/>
          <w:lang w:eastAsia="de-DE"/>
        </w:rPr>
        <w:lastRenderedPageBreak/>
        <w:t>12.1.</w:t>
      </w:r>
      <w:r w:rsidRPr="00935DA7">
        <w:rPr>
          <w:b/>
          <w:bCs/>
          <w:lang w:eastAsia="de-DE"/>
        </w:rPr>
        <w:tab/>
        <w:t>Introduction</w:t>
      </w:r>
    </w:p>
    <w:p w14:paraId="2DEDE7FD" w14:textId="77777777" w:rsidR="00935DA7" w:rsidRDefault="00197F99" w:rsidP="00935DA7">
      <w:pPr>
        <w:ind w:left="720"/>
        <w:rPr>
          <w:lang w:eastAsia="de-DE"/>
        </w:rPr>
      </w:pPr>
      <w:r>
        <w:rPr>
          <w:lang w:eastAsia="de-DE"/>
        </w:rPr>
        <w:t>S-100 provides for supplying the following categories of metadata with S-100 based Exchange Sets:</w:t>
      </w:r>
    </w:p>
    <w:p w14:paraId="060E4D65" w14:textId="77777777" w:rsidR="00935DA7" w:rsidRDefault="00197F99" w:rsidP="00935DA7">
      <w:pPr>
        <w:pStyle w:val="ListParagraph"/>
        <w:numPr>
          <w:ilvl w:val="0"/>
          <w:numId w:val="71"/>
        </w:numPr>
        <w:rPr>
          <w:lang w:eastAsia="de-DE"/>
        </w:rPr>
      </w:pPr>
      <w:r>
        <w:rPr>
          <w:lang w:eastAsia="de-DE"/>
        </w:rPr>
        <w:t>Metadata about the overall Exchange Set and the Exchange Catalogue;</w:t>
      </w:r>
    </w:p>
    <w:p w14:paraId="6F679DB8" w14:textId="77777777" w:rsidR="00935DA7" w:rsidRDefault="00197F99" w:rsidP="00935DA7">
      <w:pPr>
        <w:pStyle w:val="ListParagraph"/>
        <w:numPr>
          <w:ilvl w:val="0"/>
          <w:numId w:val="71"/>
        </w:numPr>
        <w:rPr>
          <w:lang w:eastAsia="de-DE"/>
        </w:rPr>
      </w:pPr>
      <w:r>
        <w:rPr>
          <w:lang w:eastAsia="de-DE"/>
        </w:rPr>
        <w:t>Discovery metadata about each of the datasets contained in the Exchange Set; and</w:t>
      </w:r>
    </w:p>
    <w:p w14:paraId="6C5EBEEF" w14:textId="77777777" w:rsidR="00935DA7" w:rsidRDefault="00197F99" w:rsidP="00935DA7">
      <w:pPr>
        <w:pStyle w:val="ListParagraph"/>
        <w:numPr>
          <w:ilvl w:val="0"/>
          <w:numId w:val="71"/>
        </w:numPr>
        <w:rPr>
          <w:lang w:eastAsia="de-DE"/>
        </w:rPr>
      </w:pPr>
      <w:r>
        <w:rPr>
          <w:lang w:eastAsia="de-DE"/>
        </w:rPr>
        <w:t>Discovery metadata about the support files that make up the package;</w:t>
      </w:r>
    </w:p>
    <w:p w14:paraId="630AFE4A" w14:textId="24E47B66" w:rsidR="00197F99" w:rsidRDefault="00197F99" w:rsidP="00935DA7">
      <w:pPr>
        <w:pStyle w:val="ListParagraph"/>
        <w:numPr>
          <w:ilvl w:val="0"/>
          <w:numId w:val="71"/>
        </w:numPr>
        <w:rPr>
          <w:lang w:eastAsia="de-DE"/>
        </w:rPr>
      </w:pPr>
      <w:r>
        <w:rPr>
          <w:lang w:eastAsia="de-DE"/>
        </w:rPr>
        <w:t>Metadata about any Feature, Portrayal, or Interoperability Catalogues included in the Exchange Set.</w:t>
      </w:r>
    </w:p>
    <w:p w14:paraId="37CA55F8" w14:textId="77777777" w:rsidR="00197F99" w:rsidRDefault="00197F99" w:rsidP="00935DA7">
      <w:pPr>
        <w:ind w:left="720"/>
        <w:rPr>
          <w:lang w:eastAsia="de-DE"/>
        </w:rPr>
      </w:pPr>
      <w:r>
        <w:rPr>
          <w:lang w:eastAsia="de-DE"/>
        </w:rPr>
        <w:t>In an S-100 Exchange Set, the above metadata is provided by the Exchange Catalogue, which is an XML file containing XML blocks describing discovery metadata for the exchange set and its components.</w:t>
      </w:r>
    </w:p>
    <w:p w14:paraId="6850D2F3" w14:textId="591CF4CB" w:rsidR="00197F99" w:rsidRDefault="00197F99" w:rsidP="00935DA7">
      <w:pPr>
        <w:ind w:left="720"/>
        <w:rPr>
          <w:lang w:eastAsia="de-DE"/>
        </w:rPr>
      </w:pPr>
      <w:r>
        <w:rPr>
          <w:lang w:eastAsia="de-DE"/>
        </w:rPr>
        <w:t>The discovery metadata classes described in S-100 Part 17 have numerous attributes which enable important information about the datasets and accompanying support files to be examined without the need to process the data, for example, decrypt, decompress, load, etc. S-100 Figure 17-2 depicts the conceptual structure of an S-100 Exchange Set and the relationships between components of the Exchange Set and discovery metadata in the Exchange Catalogue. The Exchange Catalogue is structured as depicted in S-100 Figures 17</w:t>
      </w:r>
      <w:r w:rsidR="0029402B">
        <w:rPr>
          <w:lang w:eastAsia="de-DE"/>
        </w:rPr>
        <w:noBreakHyphen/>
      </w:r>
      <w:r>
        <w:rPr>
          <w:lang w:eastAsia="de-DE"/>
        </w:rPr>
        <w:t>6 and 17-7. Detailed specifications for metadata are provided in S-100 clause 17-4.5.</w:t>
      </w:r>
    </w:p>
    <w:p w14:paraId="7FB99588" w14:textId="51A1FF9B" w:rsidR="00197F99" w:rsidRDefault="00197F99" w:rsidP="00935DA7">
      <w:pPr>
        <w:ind w:left="720"/>
        <w:rPr>
          <w:lang w:eastAsia="de-DE"/>
        </w:rPr>
      </w:pPr>
      <w:r>
        <w:rPr>
          <w:lang w:eastAsia="de-DE"/>
        </w:rPr>
        <w:t>This edition of S-1</w:t>
      </w:r>
      <w:r w:rsidR="00935DA7">
        <w:rPr>
          <w:lang w:eastAsia="de-DE"/>
        </w:rPr>
        <w:t>XX</w:t>
      </w:r>
      <w:r>
        <w:rPr>
          <w:lang w:eastAsia="de-DE"/>
        </w:rPr>
        <w:t xml:space="preserve"> implements the metadata structure and encoding defined in S-100 Edition 5.2.</w:t>
      </w:r>
      <w:del w:id="289" w:author="Raphael Malyankar" w:date="2026-02-02T14:33:00Z" w16du:dateUtc="2026-02-02T21:33:00Z">
        <w:r w:rsidDel="00E87F53">
          <w:rPr>
            <w:lang w:eastAsia="de-DE"/>
          </w:rPr>
          <w:delText xml:space="preserve">0 </w:delText>
        </w:r>
      </w:del>
      <w:ins w:id="290" w:author="Raphael Malyankar" w:date="2026-02-02T14:33:00Z" w16du:dateUtc="2026-02-02T21:33:00Z">
        <w:r w:rsidR="00E87F53">
          <w:rPr>
            <w:lang w:eastAsia="de-DE"/>
          </w:rPr>
          <w:t>1</w:t>
        </w:r>
        <w:r w:rsidR="00E87F53">
          <w:rPr>
            <w:lang w:eastAsia="de-DE"/>
          </w:rPr>
          <w:t xml:space="preserve"> </w:t>
        </w:r>
      </w:ins>
      <w:r>
        <w:rPr>
          <w:lang w:eastAsia="de-DE"/>
        </w:rPr>
        <w:t>Part 17. This Edition of S-1</w:t>
      </w:r>
      <w:r w:rsidR="00935DA7">
        <w:rPr>
          <w:lang w:eastAsia="de-DE"/>
        </w:rPr>
        <w:t>XX</w:t>
      </w:r>
      <w:r>
        <w:rPr>
          <w:lang w:eastAsia="de-DE"/>
        </w:rPr>
        <w:t xml:space="preserve"> does not include a Portrayal Catalogue, does not use ISO metadata files, and does not provide for S-130 datasets to reference support files. The optional discovery metadata which S-100 Part 17 provides for portrayal catalogues and ISO metadata files are therefore not permitted for S-1</w:t>
      </w:r>
      <w:r w:rsidR="00935DA7">
        <w:rPr>
          <w:lang w:eastAsia="de-DE"/>
        </w:rPr>
        <w:t>XX</w:t>
      </w:r>
      <w:r>
        <w:rPr>
          <w:lang w:eastAsia="de-DE"/>
        </w:rPr>
        <w:t xml:space="preserve"> data.</w:t>
      </w:r>
    </w:p>
    <w:p w14:paraId="0DAA79C5" w14:textId="1C2D1979" w:rsidR="00197F99" w:rsidRDefault="00197F99" w:rsidP="00935DA7">
      <w:pPr>
        <w:ind w:left="720"/>
        <w:rPr>
          <w:lang w:eastAsia="de-DE"/>
        </w:rPr>
      </w:pPr>
      <w:r>
        <w:rPr>
          <w:lang w:eastAsia="de-DE"/>
        </w:rPr>
        <w:t>Clause 12.2 provides details about the mandatory and optional metadata for S-1</w:t>
      </w:r>
      <w:r w:rsidR="00935DA7">
        <w:rPr>
          <w:lang w:eastAsia="de-DE"/>
        </w:rPr>
        <w:t>XX</w:t>
      </w:r>
      <w:r>
        <w:rPr>
          <w:lang w:eastAsia="de-DE"/>
        </w:rPr>
        <w:t>.</w:t>
      </w:r>
    </w:p>
    <w:p w14:paraId="03F1E400" w14:textId="0AF494A0" w:rsidR="0029402B" w:rsidRDefault="0029402B" w:rsidP="00750EF8">
      <w:pPr>
        <w:pStyle w:val="Heading2"/>
        <w:rPr>
          <w:lang w:eastAsia="de-DE"/>
        </w:rPr>
      </w:pPr>
      <w:bookmarkStart w:id="291" w:name="_Toc220188287"/>
      <w:r>
        <w:rPr>
          <w:lang w:eastAsia="de-DE"/>
        </w:rPr>
        <w:t>Elements of S-1XX Exchange Catalogues</w:t>
      </w:r>
      <w:bookmarkEnd w:id="291"/>
    </w:p>
    <w:p w14:paraId="600E3BAD" w14:textId="7698869B" w:rsidR="00197F99" w:rsidRPr="00935DA7" w:rsidRDefault="00197F99" w:rsidP="00935DA7">
      <w:pPr>
        <w:ind w:left="720"/>
        <w:rPr>
          <w:b/>
          <w:bCs/>
          <w:lang w:eastAsia="de-DE"/>
        </w:rPr>
      </w:pPr>
      <w:r w:rsidRPr="00935DA7">
        <w:rPr>
          <w:b/>
          <w:bCs/>
          <w:lang w:eastAsia="de-DE"/>
        </w:rPr>
        <w:t>12.2.</w:t>
      </w:r>
      <w:r w:rsidRPr="00935DA7">
        <w:rPr>
          <w:b/>
          <w:bCs/>
          <w:lang w:eastAsia="de-DE"/>
        </w:rPr>
        <w:tab/>
        <w:t>Elements of S-1</w:t>
      </w:r>
      <w:r w:rsidR="00935DA7">
        <w:rPr>
          <w:b/>
          <w:bCs/>
          <w:lang w:eastAsia="de-DE"/>
        </w:rPr>
        <w:t>XX</w:t>
      </w:r>
      <w:r w:rsidRPr="00935DA7">
        <w:rPr>
          <w:b/>
          <w:bCs/>
          <w:lang w:eastAsia="de-DE"/>
        </w:rPr>
        <w:t xml:space="preserve"> Exchange Catalogues</w:t>
      </w:r>
    </w:p>
    <w:p w14:paraId="638D422A" w14:textId="7EE5E11C" w:rsidR="00935DA7" w:rsidRDefault="00197F99" w:rsidP="00935DA7">
      <w:pPr>
        <w:ind w:left="720"/>
        <w:rPr>
          <w:lang w:eastAsia="de-DE"/>
        </w:rPr>
      </w:pPr>
      <w:r>
        <w:rPr>
          <w:lang w:eastAsia="de-DE"/>
        </w:rPr>
        <w:t>S-1</w:t>
      </w:r>
      <w:r w:rsidR="00935DA7">
        <w:rPr>
          <w:lang w:eastAsia="de-DE"/>
        </w:rPr>
        <w:t>XX</w:t>
      </w:r>
      <w:r>
        <w:rPr>
          <w:lang w:eastAsia="de-DE"/>
        </w:rPr>
        <w:t xml:space="preserve"> metadata in Exchange Catalogues is derived from S-100 Part 17, Figure 17-7, with the following restrictions:</w:t>
      </w:r>
    </w:p>
    <w:p w14:paraId="7F214ED7" w14:textId="1038E13F" w:rsidR="00935DA7" w:rsidRDefault="00197F99" w:rsidP="00935DA7">
      <w:pPr>
        <w:pStyle w:val="ListParagraph"/>
        <w:numPr>
          <w:ilvl w:val="0"/>
          <w:numId w:val="72"/>
        </w:numPr>
        <w:rPr>
          <w:lang w:eastAsia="de-DE"/>
        </w:rPr>
      </w:pPr>
      <w:r>
        <w:rPr>
          <w:lang w:eastAsia="de-DE"/>
        </w:rPr>
        <w:t>S-1</w:t>
      </w:r>
      <w:r w:rsidR="00935DA7">
        <w:rPr>
          <w:lang w:eastAsia="de-DE"/>
        </w:rPr>
        <w:t>XX</w:t>
      </w:r>
      <w:r>
        <w:rPr>
          <w:lang w:eastAsia="de-DE"/>
        </w:rPr>
        <w:t xml:space="preserve"> does not use certain optional elements and fields defined in S-100 generic metadata. Elements that are optional in the generic S-100 catalogue model but not used in S-130 are not shown.</w:t>
      </w:r>
    </w:p>
    <w:p w14:paraId="4FD223E7" w14:textId="050B0B81" w:rsidR="00935DA7" w:rsidRDefault="00197F99" w:rsidP="00935DA7">
      <w:pPr>
        <w:pStyle w:val="ListParagraph"/>
        <w:numPr>
          <w:ilvl w:val="0"/>
          <w:numId w:val="72"/>
        </w:numPr>
        <w:rPr>
          <w:lang w:eastAsia="de-DE"/>
        </w:rPr>
      </w:pPr>
      <w:r>
        <w:rPr>
          <w:lang w:eastAsia="de-DE"/>
        </w:rPr>
        <w:t>S-1</w:t>
      </w:r>
      <w:r w:rsidR="00935DA7">
        <w:rPr>
          <w:lang w:eastAsia="de-DE"/>
        </w:rPr>
        <w:t>XX</w:t>
      </w:r>
      <w:r>
        <w:rPr>
          <w:lang w:eastAsia="de-DE"/>
        </w:rPr>
        <w:t xml:space="preserve"> makes certain optional S-100 elements or fields mandatory. Elements that are optional in S-100 but mandatory in S-130 are shown with the restricted multiplicity in place of that given in S-100 Part 17 (for example, as “1” instead of the generic “0..1”) and the restriction is noted in the Remarks column.</w:t>
      </w:r>
    </w:p>
    <w:p w14:paraId="60BA4792" w14:textId="6297CDB5" w:rsidR="00935DA7" w:rsidRDefault="00197F99" w:rsidP="00935DA7">
      <w:pPr>
        <w:pStyle w:val="ListParagraph"/>
        <w:numPr>
          <w:ilvl w:val="0"/>
          <w:numId w:val="72"/>
        </w:numPr>
        <w:rPr>
          <w:lang w:eastAsia="de-DE"/>
        </w:rPr>
      </w:pPr>
      <w:r>
        <w:rPr>
          <w:lang w:eastAsia="de-DE"/>
        </w:rPr>
        <w:t>S-1</w:t>
      </w:r>
      <w:r w:rsidR="00935DA7">
        <w:rPr>
          <w:lang w:eastAsia="de-DE"/>
        </w:rPr>
        <w:t>XX</w:t>
      </w:r>
      <w:r>
        <w:rPr>
          <w:lang w:eastAsia="de-DE"/>
        </w:rPr>
        <w:t xml:space="preserve"> imposes certain product-specific requirements on the values of some metadata fields. These requirements are described in the Remarks column.</w:t>
      </w:r>
    </w:p>
    <w:p w14:paraId="437A3A29" w14:textId="1400EC0B" w:rsidR="00197F99" w:rsidRDefault="00197F99" w:rsidP="00935DA7">
      <w:pPr>
        <w:pStyle w:val="ListParagraph"/>
        <w:numPr>
          <w:ilvl w:val="0"/>
          <w:numId w:val="72"/>
        </w:numPr>
        <w:rPr>
          <w:lang w:eastAsia="de-DE"/>
        </w:rPr>
      </w:pPr>
      <w:r>
        <w:rPr>
          <w:lang w:eastAsia="de-DE"/>
        </w:rPr>
        <w:t>In S-1</w:t>
      </w:r>
      <w:r w:rsidR="0029402B">
        <w:rPr>
          <w:lang w:eastAsia="de-DE"/>
        </w:rPr>
        <w:t>XX</w:t>
      </w:r>
      <w:r>
        <w:rPr>
          <w:lang w:eastAsia="de-DE"/>
        </w:rPr>
        <w:t xml:space="preserve"> Edition 2.0.0 the only catalogues defined for S-1</w:t>
      </w:r>
      <w:r w:rsidR="0029402B">
        <w:rPr>
          <w:lang w:eastAsia="de-DE"/>
        </w:rPr>
        <w:t>XX</w:t>
      </w:r>
      <w:r>
        <w:rPr>
          <w:lang w:eastAsia="de-DE"/>
        </w:rPr>
        <w:t xml:space="preserve"> products are Feature Catalogues.</w:t>
      </w:r>
    </w:p>
    <w:p w14:paraId="4316136E" w14:textId="77777777" w:rsidR="00197F99" w:rsidRDefault="00197F99" w:rsidP="00750EF8">
      <w:pPr>
        <w:ind w:left="720"/>
        <w:rPr>
          <w:lang w:eastAsia="de-DE"/>
        </w:rPr>
      </w:pPr>
      <w:r>
        <w:rPr>
          <w:lang w:eastAsia="de-DE"/>
        </w:rPr>
        <w:t xml:space="preserve">The default language used by the Exchange Catalogue may be specified in the defaultLocale field of S100_ExchangeCatalogue (clause 0). If omitted, the default language is English. See </w:t>
      </w:r>
      <w:r>
        <w:rPr>
          <w:lang w:eastAsia="de-DE"/>
        </w:rPr>
        <w:lastRenderedPageBreak/>
        <w:t>S-100 Part 17, clauses 17-4.6 – 17-4.8 for guidance on encoding of metadata in languages other than English.</w:t>
      </w:r>
    </w:p>
    <w:p w14:paraId="40F44950" w14:textId="4707C277" w:rsidR="00197F99" w:rsidRDefault="00197F99" w:rsidP="00750EF8">
      <w:pPr>
        <w:ind w:left="720"/>
        <w:rPr>
          <w:lang w:eastAsia="de-DE"/>
        </w:rPr>
      </w:pPr>
      <w:r>
        <w:rPr>
          <w:lang w:eastAsia="de-DE"/>
        </w:rPr>
        <w:t>The following clauses define the mandatory and optional metadata used by S-1</w:t>
      </w:r>
      <w:r w:rsidR="0029402B">
        <w:rPr>
          <w:lang w:eastAsia="de-DE"/>
        </w:rPr>
        <w:t>XX</w:t>
      </w:r>
      <w:r>
        <w:rPr>
          <w:lang w:eastAsia="de-DE"/>
        </w:rPr>
        <w:t>. Differences from generic S-100 metadata are emphasized for developer convenience in bold text in the documentation tables, and comments noting the difference are included in the Remarks column. Where S-1</w:t>
      </w:r>
      <w:r w:rsidR="0029402B">
        <w:rPr>
          <w:lang w:eastAsia="de-DE"/>
        </w:rPr>
        <w:t>XX</w:t>
      </w:r>
      <w:r>
        <w:rPr>
          <w:lang w:eastAsia="de-DE"/>
        </w:rPr>
        <w:t xml:space="preserve"> does not impose any restrictions on the S-100 class, the corresponding documentation table has been omitted from this document.</w:t>
      </w:r>
    </w:p>
    <w:p w14:paraId="209236ED" w14:textId="0BA9B77D" w:rsidR="00197F99" w:rsidRDefault="00197F99" w:rsidP="00750EF8">
      <w:pPr>
        <w:ind w:left="720"/>
        <w:rPr>
          <w:lang w:eastAsia="de-DE"/>
        </w:rPr>
      </w:pPr>
      <w:r>
        <w:rPr>
          <w:lang w:eastAsia="de-DE"/>
        </w:rPr>
        <w:t>Figure 12-1 below depicts the detailed structure of the S-130 Exchange Catalogue. This Figure is derived from S-100 Part 17, Figure 17-7, modified to omit elements (classes, attributes, and enumeration values) that are optional in the generic S-100 catalogue model and not used in S-1</w:t>
      </w:r>
      <w:r w:rsidR="0029402B">
        <w:rPr>
          <w:lang w:eastAsia="de-DE"/>
        </w:rPr>
        <w:t>XX</w:t>
      </w:r>
      <w:r>
        <w:rPr>
          <w:lang w:eastAsia="de-DE"/>
        </w:rPr>
        <w:t>.</w:t>
      </w:r>
    </w:p>
    <w:p w14:paraId="46A706A5" w14:textId="067E39F1" w:rsidR="00197F99" w:rsidRPr="00380698" w:rsidRDefault="00935DA7" w:rsidP="00197F99">
      <w:pPr>
        <w:rPr>
          <w:i/>
          <w:iCs/>
          <w:color w:val="EE0000"/>
          <w:lang w:eastAsia="de-DE"/>
        </w:rPr>
      </w:pPr>
      <w:r w:rsidRPr="00380698">
        <w:rPr>
          <w:i/>
          <w:iCs/>
          <w:color w:val="EE0000"/>
          <w:lang w:eastAsia="de-DE"/>
        </w:rPr>
        <w:t xml:space="preserve">&lt;The UML diagram from Part 17 depicting metadata classes may be included at Project Team discretion. If included, it </w:t>
      </w:r>
      <w:r w:rsidR="0029402B" w:rsidRPr="00380698">
        <w:rPr>
          <w:i/>
          <w:iCs/>
          <w:color w:val="EE0000"/>
          <w:lang w:eastAsia="de-DE"/>
        </w:rPr>
        <w:t xml:space="preserve">may </w:t>
      </w:r>
      <w:r w:rsidRPr="00380698">
        <w:rPr>
          <w:i/>
          <w:iCs/>
          <w:color w:val="EE0000"/>
          <w:lang w:eastAsia="de-DE"/>
        </w:rPr>
        <w:t xml:space="preserve"> be customized to apply product-specific restrictions; if the diagram from S-100 Part 17 is reproduced as is, a note should be added saying that product-specific changes are not depicted.</w:t>
      </w:r>
      <w:r w:rsidR="0029402B" w:rsidRPr="00380698">
        <w:rPr>
          <w:i/>
          <w:iCs/>
          <w:color w:val="EE0000"/>
          <w:lang w:eastAsia="de-DE"/>
        </w:rPr>
        <w:t>&gt;</w:t>
      </w:r>
    </w:p>
    <w:p w14:paraId="0FE73742" w14:textId="292F8E73" w:rsidR="008672E9" w:rsidRPr="00380698" w:rsidRDefault="008672E9" w:rsidP="00197F99">
      <w:pPr>
        <w:rPr>
          <w:i/>
          <w:iCs/>
          <w:color w:val="EE0000"/>
          <w:lang w:eastAsia="de-DE"/>
        </w:rPr>
      </w:pPr>
      <w:r w:rsidRPr="00380698">
        <w:rPr>
          <w:i/>
          <w:iCs/>
          <w:color w:val="EE0000"/>
          <w:lang w:eastAsia="de-DE"/>
        </w:rPr>
        <w:t>&lt;</w:t>
      </w:r>
      <w:r w:rsidR="00D852DC" w:rsidRPr="00380698">
        <w:rPr>
          <w:i/>
          <w:iCs/>
          <w:color w:val="EE0000"/>
          <w:lang w:eastAsia="de-DE"/>
        </w:rPr>
        <w:t>S-100 m</w:t>
      </w:r>
      <w:r w:rsidRPr="00380698">
        <w:rPr>
          <w:i/>
          <w:iCs/>
          <w:color w:val="EE0000"/>
          <w:lang w:eastAsia="de-DE"/>
        </w:rPr>
        <w:t xml:space="preserve">etadata classes </w:t>
      </w:r>
      <w:r w:rsidR="00D852DC" w:rsidRPr="00380698">
        <w:rPr>
          <w:i/>
          <w:iCs/>
          <w:color w:val="EE0000"/>
          <w:lang w:eastAsia="de-DE"/>
        </w:rPr>
        <w:t xml:space="preserve">and attributes </w:t>
      </w:r>
      <w:r w:rsidRPr="00380698">
        <w:rPr>
          <w:i/>
          <w:iCs/>
          <w:color w:val="EE0000"/>
          <w:lang w:eastAsia="de-DE"/>
        </w:rPr>
        <w:t xml:space="preserve">used in </w:t>
      </w:r>
      <w:r w:rsidR="00750EF8" w:rsidRPr="00380698">
        <w:rPr>
          <w:i/>
          <w:iCs/>
          <w:color w:val="EE0000"/>
          <w:lang w:eastAsia="de-DE"/>
        </w:rPr>
        <w:t>the Product Specification</w:t>
      </w:r>
      <w:r w:rsidRPr="00380698">
        <w:rPr>
          <w:i/>
          <w:iCs/>
          <w:color w:val="EE0000"/>
          <w:lang w:eastAsia="de-DE"/>
        </w:rPr>
        <w:t xml:space="preserve"> must be documented</w:t>
      </w:r>
      <w:r w:rsidR="00750EF8" w:rsidRPr="00380698">
        <w:rPr>
          <w:i/>
          <w:iCs/>
          <w:color w:val="EE0000"/>
          <w:lang w:eastAsia="de-DE"/>
        </w:rPr>
        <w:t>. The</w:t>
      </w:r>
      <w:r w:rsidR="00D852DC" w:rsidRPr="00380698">
        <w:rPr>
          <w:i/>
          <w:iCs/>
          <w:color w:val="EE0000"/>
          <w:lang w:eastAsia="de-DE"/>
        </w:rPr>
        <w:t xml:space="preserve"> classes and attributes</w:t>
      </w:r>
      <w:r w:rsidR="00750EF8" w:rsidRPr="00380698">
        <w:rPr>
          <w:i/>
          <w:iCs/>
          <w:color w:val="EE0000"/>
          <w:lang w:eastAsia="de-DE"/>
        </w:rPr>
        <w:t xml:space="preserve"> may be documented by reference to S-100 Part 17 or in the form of documentation tables for all permitted classes, each  listing </w:t>
      </w:r>
      <w:r w:rsidR="00D852DC" w:rsidRPr="00380698">
        <w:rPr>
          <w:i/>
          <w:iCs/>
          <w:color w:val="EE0000"/>
          <w:lang w:eastAsia="de-DE"/>
        </w:rPr>
        <w:t xml:space="preserve">all </w:t>
      </w:r>
      <w:r w:rsidR="00750EF8" w:rsidRPr="00380698">
        <w:rPr>
          <w:i/>
          <w:iCs/>
          <w:color w:val="EE0000"/>
          <w:lang w:eastAsia="de-DE"/>
        </w:rPr>
        <w:t xml:space="preserve">the permitted attributes and roles for each class. </w:t>
      </w:r>
      <w:r w:rsidR="003B419E">
        <w:rPr>
          <w:i/>
          <w:iCs/>
          <w:color w:val="EE0000"/>
          <w:lang w:eastAsia="de-DE"/>
        </w:rPr>
        <w:t xml:space="preserve">If there are no product-specific restrictions for a class, the table may be omitted and replaced by a statement that the S-100 class is used without product-specific restrictions. </w:t>
      </w:r>
      <w:r w:rsidR="00750EF8" w:rsidRPr="00380698">
        <w:rPr>
          <w:i/>
          <w:iCs/>
          <w:color w:val="EE0000"/>
          <w:lang w:eastAsia="de-DE"/>
        </w:rPr>
        <w:t>Whichever form is used, any product-specific restrictions on S-100 classes and attributes must be specified, including restrictions</w:t>
      </w:r>
      <w:r w:rsidR="00D852DC" w:rsidRPr="00380698">
        <w:rPr>
          <w:i/>
          <w:iCs/>
          <w:color w:val="EE0000"/>
          <w:lang w:eastAsia="de-DE"/>
        </w:rPr>
        <w:t xml:space="preserve"> </w:t>
      </w:r>
      <w:r w:rsidR="00750EF8" w:rsidRPr="00380698">
        <w:rPr>
          <w:i/>
          <w:iCs/>
          <w:color w:val="EE0000"/>
          <w:lang w:eastAsia="de-DE"/>
        </w:rPr>
        <w:t>on multiplicity and values.</w:t>
      </w:r>
      <w:r w:rsidR="00D852DC" w:rsidRPr="00380698">
        <w:rPr>
          <w:i/>
          <w:iCs/>
          <w:color w:val="EE0000"/>
          <w:lang w:eastAsia="de-DE"/>
        </w:rPr>
        <w:t xml:space="preserve"> It is strongly recommended that the documentation include specific statements regarding any S-100 elements which are are not used in the Product Specification. </w:t>
      </w:r>
      <w:r w:rsidR="003B419E" w:rsidRPr="00380698">
        <w:rPr>
          <w:i/>
          <w:iCs/>
          <w:color w:val="EE0000"/>
          <w:lang w:eastAsia="de-DE"/>
        </w:rPr>
        <w:t>E</w:t>
      </w:r>
      <w:r w:rsidR="00750EF8" w:rsidRPr="00380698">
        <w:rPr>
          <w:i/>
          <w:iCs/>
          <w:color w:val="EE0000"/>
          <w:lang w:eastAsia="de-DE"/>
        </w:rPr>
        <w:t>xample</w:t>
      </w:r>
      <w:r w:rsidR="003B419E" w:rsidRPr="00380698">
        <w:rPr>
          <w:i/>
          <w:iCs/>
          <w:color w:val="EE0000"/>
          <w:lang w:eastAsia="de-DE"/>
        </w:rPr>
        <w:t>s</w:t>
      </w:r>
      <w:r w:rsidR="00750EF8" w:rsidRPr="00380698">
        <w:rPr>
          <w:i/>
          <w:iCs/>
          <w:color w:val="EE0000"/>
          <w:lang w:eastAsia="de-DE"/>
        </w:rPr>
        <w:t xml:space="preserve"> </w:t>
      </w:r>
      <w:r w:rsidR="003B419E" w:rsidRPr="00380698">
        <w:rPr>
          <w:i/>
          <w:iCs/>
          <w:color w:val="EE0000"/>
          <w:lang w:eastAsia="de-DE"/>
        </w:rPr>
        <w:t>are</w:t>
      </w:r>
      <w:r w:rsidR="00750EF8" w:rsidRPr="00380698">
        <w:rPr>
          <w:i/>
          <w:iCs/>
          <w:color w:val="EE0000"/>
          <w:lang w:eastAsia="de-DE"/>
        </w:rPr>
        <w:t xml:space="preserve"> included for </w:t>
      </w:r>
      <w:r w:rsidR="003B419E" w:rsidRPr="00380698">
        <w:rPr>
          <w:i/>
          <w:iCs/>
          <w:color w:val="EE0000"/>
          <w:lang w:eastAsia="de-DE"/>
        </w:rPr>
        <w:t xml:space="preserve">S100_ExchangeCatalogue and </w:t>
      </w:r>
      <w:r w:rsidR="00750EF8" w:rsidRPr="00380698">
        <w:rPr>
          <w:i/>
          <w:iCs/>
          <w:color w:val="EE0000"/>
          <w:lang w:eastAsia="de-DE"/>
        </w:rPr>
        <w:t>S100_DiscoveryMetadata below.&gt;</w:t>
      </w:r>
    </w:p>
    <w:p w14:paraId="3A1EC0D4" w14:textId="67C0BB3C" w:rsidR="001D7937" w:rsidRPr="00380698" w:rsidRDefault="001D7937" w:rsidP="00197F99">
      <w:pPr>
        <w:rPr>
          <w:b/>
          <w:bCs/>
          <w:i/>
          <w:iCs/>
          <w:color w:val="EE0000"/>
          <w:lang w:eastAsia="de-DE"/>
        </w:rPr>
      </w:pPr>
      <w:r w:rsidRPr="00380698">
        <w:rPr>
          <w:b/>
          <w:bCs/>
          <w:i/>
          <w:iCs/>
          <w:color w:val="EE0000"/>
          <w:lang w:eastAsia="de-DE"/>
        </w:rPr>
        <w:t>&lt;</w:t>
      </w:r>
      <w:r w:rsidR="002354B2" w:rsidRPr="00380698">
        <w:rPr>
          <w:b/>
          <w:bCs/>
          <w:i/>
          <w:iCs/>
          <w:color w:val="EE0000"/>
          <w:lang w:eastAsia="de-DE"/>
        </w:rPr>
        <w:t xml:space="preserve">Since the S-100 WG may have revised Part 17 after preparation of </w:t>
      </w:r>
      <w:r w:rsidR="00267167" w:rsidRPr="00380698">
        <w:rPr>
          <w:b/>
          <w:bCs/>
          <w:i/>
          <w:iCs/>
          <w:color w:val="EE0000"/>
          <w:lang w:eastAsia="de-DE"/>
        </w:rPr>
        <w:t xml:space="preserve">this edition of </w:t>
      </w:r>
      <w:r w:rsidR="002354B2" w:rsidRPr="00380698">
        <w:rPr>
          <w:b/>
          <w:bCs/>
          <w:i/>
          <w:iCs/>
          <w:color w:val="EE0000"/>
          <w:lang w:eastAsia="de-DE"/>
        </w:rPr>
        <w:t xml:space="preserve">S-97, </w:t>
      </w:r>
      <w:r w:rsidRPr="00380698">
        <w:rPr>
          <w:b/>
          <w:bCs/>
          <w:i/>
          <w:iCs/>
          <w:color w:val="EE0000"/>
          <w:lang w:eastAsia="de-DE"/>
        </w:rPr>
        <w:t xml:space="preserve">Product Specification developers must </w:t>
      </w:r>
      <w:r w:rsidR="002354B2" w:rsidRPr="00380698">
        <w:rPr>
          <w:b/>
          <w:bCs/>
          <w:i/>
          <w:iCs/>
          <w:color w:val="EE0000"/>
          <w:lang w:eastAsia="de-DE"/>
        </w:rPr>
        <w:t xml:space="preserve">use the elements and tables from the current edition of S-100 as a starting point and either </w:t>
      </w:r>
      <w:r w:rsidR="00267167" w:rsidRPr="00380698">
        <w:rPr>
          <w:b/>
          <w:bCs/>
          <w:i/>
          <w:iCs/>
          <w:color w:val="EE0000"/>
          <w:lang w:eastAsia="de-DE"/>
        </w:rPr>
        <w:t xml:space="preserve">compare </w:t>
      </w:r>
      <w:r w:rsidR="002354B2" w:rsidRPr="00380698">
        <w:rPr>
          <w:b/>
          <w:bCs/>
          <w:i/>
          <w:iCs/>
          <w:color w:val="EE0000"/>
          <w:lang w:eastAsia="de-DE"/>
        </w:rPr>
        <w:t xml:space="preserve">the tables below </w:t>
      </w:r>
      <w:r w:rsidR="00267167" w:rsidRPr="00380698">
        <w:rPr>
          <w:b/>
          <w:bCs/>
          <w:i/>
          <w:iCs/>
          <w:color w:val="EE0000"/>
          <w:lang w:eastAsia="de-DE"/>
        </w:rPr>
        <w:t xml:space="preserve">with S-100 or replace them with </w:t>
      </w:r>
      <w:r w:rsidR="008D4156" w:rsidRPr="00380698">
        <w:rPr>
          <w:b/>
          <w:bCs/>
          <w:i/>
          <w:iCs/>
          <w:color w:val="EE0000"/>
          <w:lang w:eastAsia="de-DE"/>
        </w:rPr>
        <w:t xml:space="preserve">the </w:t>
      </w:r>
      <w:r w:rsidR="00267167" w:rsidRPr="00380698">
        <w:rPr>
          <w:b/>
          <w:bCs/>
          <w:i/>
          <w:iCs/>
          <w:color w:val="EE0000"/>
          <w:lang w:eastAsia="de-DE"/>
        </w:rPr>
        <w:t xml:space="preserve">S-100 tables modified </w:t>
      </w:r>
      <w:r w:rsidR="008D4156" w:rsidRPr="00380698">
        <w:rPr>
          <w:b/>
          <w:bCs/>
          <w:i/>
          <w:iCs/>
          <w:color w:val="EE0000"/>
          <w:lang w:eastAsia="de-DE"/>
        </w:rPr>
        <w:t>with product-specific restrictions and annotations</w:t>
      </w:r>
      <w:r w:rsidR="002354B2" w:rsidRPr="00380698">
        <w:rPr>
          <w:b/>
          <w:bCs/>
          <w:i/>
          <w:iCs/>
          <w:color w:val="EE0000"/>
          <w:lang w:eastAsia="de-DE"/>
        </w:rPr>
        <w:t>.&gt;</w:t>
      </w:r>
    </w:p>
    <w:p w14:paraId="49341B05" w14:textId="72585B33" w:rsidR="007151EC" w:rsidRPr="00380698" w:rsidRDefault="007151EC" w:rsidP="00197F99">
      <w:pPr>
        <w:rPr>
          <w:b/>
          <w:bCs/>
          <w:i/>
          <w:iCs/>
          <w:color w:val="EE0000"/>
          <w:lang w:eastAsia="de-DE"/>
        </w:rPr>
      </w:pPr>
      <w:r w:rsidRPr="00380698">
        <w:rPr>
          <w:b/>
          <w:bCs/>
          <w:i/>
          <w:iCs/>
          <w:color w:val="EE0000"/>
          <w:lang w:eastAsia="de-DE"/>
        </w:rPr>
        <w:t>&lt;Differences from S-100 should be emphasized so that they stand out to the reader, for example by using bold font in red colour for differences.&gt;</w:t>
      </w:r>
    </w:p>
    <w:p w14:paraId="084A8419" w14:textId="77777777" w:rsidR="00B413FE" w:rsidRDefault="00B413FE" w:rsidP="00C53B69">
      <w:pPr>
        <w:autoSpaceDE w:val="0"/>
        <w:autoSpaceDN w:val="0"/>
        <w:adjustRightInd w:val="0"/>
        <w:spacing w:line="240" w:lineRule="auto"/>
        <w:rPr>
          <w:lang w:eastAsia="en-GB"/>
        </w:rPr>
      </w:pPr>
      <w:bookmarkStart w:id="292" w:name="_Toc225648365"/>
      <w:bookmarkStart w:id="293" w:name="_Toc225065222"/>
    </w:p>
    <w:p w14:paraId="2DBA69DC" w14:textId="77777777" w:rsidR="006F742F" w:rsidRDefault="006F742F" w:rsidP="00C53B69">
      <w:pPr>
        <w:autoSpaceDE w:val="0"/>
        <w:autoSpaceDN w:val="0"/>
        <w:adjustRightInd w:val="0"/>
        <w:spacing w:line="240" w:lineRule="auto"/>
        <w:rPr>
          <w:lang w:eastAsia="en-GB"/>
        </w:rPr>
        <w:sectPr w:rsidR="006F742F" w:rsidSect="00937674">
          <w:footerReference w:type="even" r:id="rId20"/>
          <w:footerReference w:type="default" r:id="rId21"/>
          <w:headerReference w:type="first" r:id="rId22"/>
          <w:footerReference w:type="first" r:id="rId23"/>
          <w:pgSz w:w="11906" w:h="16838"/>
          <w:pgMar w:top="1440" w:right="1440" w:bottom="1440" w:left="1440" w:header="709" w:footer="709" w:gutter="0"/>
          <w:pgNumType w:start="1"/>
          <w:cols w:space="720"/>
          <w:docGrid w:linePitch="272"/>
        </w:sectPr>
      </w:pPr>
    </w:p>
    <w:p w14:paraId="637BDEEC" w14:textId="77777777" w:rsidR="00B413FE" w:rsidRPr="007C307C" w:rsidRDefault="00B413FE" w:rsidP="004E62B0">
      <w:pPr>
        <w:pStyle w:val="Heading3"/>
      </w:pPr>
      <w:bookmarkStart w:id="294" w:name="_Toc403560564"/>
      <w:bookmarkStart w:id="295" w:name="_Toc220188288"/>
      <w:r w:rsidRPr="007C307C">
        <w:lastRenderedPageBreak/>
        <w:t>S100_ExchangeCatalogue</w:t>
      </w:r>
      <w:bookmarkEnd w:id="294"/>
      <w:bookmarkEnd w:id="295"/>
    </w:p>
    <w:p w14:paraId="2223F5AA" w14:textId="788BDB30" w:rsidR="00B413FE" w:rsidRDefault="001D7937" w:rsidP="00B413FE">
      <w:pPr>
        <w:rPr>
          <w:ins w:id="296" w:author="Raphael Malyankar" w:date="2025-08-10T20:04:00Z" w16du:dateUtc="2025-08-11T03:04:00Z"/>
        </w:rPr>
      </w:pPr>
      <w:r>
        <w:t>S-1XX uses the</w:t>
      </w:r>
      <w:r w:rsidR="00B413FE" w:rsidRPr="007C307C">
        <w:t xml:space="preserve"> S100_ExchangeCatalogue </w:t>
      </w:r>
      <w:r>
        <w:t>class with</w:t>
      </w:r>
      <w:r w:rsidRPr="007C307C">
        <w:t xml:space="preserve"> </w:t>
      </w:r>
      <w:r>
        <w:t>additional restrictions and constraints as described below.</w:t>
      </w:r>
      <w:del w:id="297" w:author="Raphael Malyankar" w:date="2026-01-24T23:04:00Z" w16du:dateUtc="2026-01-25T06:04:00Z">
        <w:r w:rsidR="00B413FE" w:rsidRPr="007C307C" w:rsidDel="00A370C5">
          <w:delText>.</w:delText>
        </w:r>
      </w:del>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0"/>
        <w:gridCol w:w="3420"/>
        <w:gridCol w:w="804"/>
        <w:gridCol w:w="2436"/>
        <w:gridCol w:w="3060"/>
      </w:tblGrid>
      <w:tr w:rsidR="001D7937" w:rsidRPr="001D7937" w14:paraId="1916689F" w14:textId="77777777" w:rsidTr="001D7937">
        <w:trPr>
          <w:cantSplit/>
          <w:trHeight w:val="150"/>
        </w:trPr>
        <w:tc>
          <w:tcPr>
            <w:tcW w:w="30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70D5EB5" w14:textId="77777777" w:rsidR="001D7937" w:rsidRPr="001D7937" w:rsidRDefault="001D7937" w:rsidP="001D7937">
            <w:pPr>
              <w:suppressAutoHyphens/>
              <w:snapToGrid w:val="0"/>
              <w:spacing w:before="60" w:after="60" w:line="240" w:lineRule="auto"/>
              <w:rPr>
                <w:b/>
                <w:sz w:val="16"/>
                <w:szCs w:val="16"/>
                <w:lang w:eastAsia="ar-SA"/>
              </w:rPr>
            </w:pPr>
            <w:r w:rsidRPr="001D7937">
              <w:rPr>
                <w:b/>
                <w:sz w:val="16"/>
                <w:szCs w:val="16"/>
                <w:lang w:eastAsia="ar-SA"/>
              </w:rPr>
              <w:t>Name</w:t>
            </w:r>
          </w:p>
        </w:tc>
        <w:tc>
          <w:tcPr>
            <w:tcW w:w="342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6F713AF" w14:textId="77777777" w:rsidR="001D7937" w:rsidRPr="001D7937" w:rsidRDefault="001D7937" w:rsidP="001D7937">
            <w:pPr>
              <w:suppressAutoHyphens/>
              <w:snapToGrid w:val="0"/>
              <w:spacing w:before="60" w:after="60" w:line="240" w:lineRule="auto"/>
              <w:rPr>
                <w:b/>
                <w:sz w:val="16"/>
                <w:szCs w:val="16"/>
                <w:lang w:eastAsia="ar-SA"/>
              </w:rPr>
            </w:pPr>
            <w:r w:rsidRPr="001D7937">
              <w:rPr>
                <w:b/>
                <w:sz w:val="16"/>
                <w:szCs w:val="16"/>
                <w:lang w:eastAsia="ar-SA"/>
              </w:rPr>
              <w:t>Description</w:t>
            </w:r>
          </w:p>
        </w:tc>
        <w:tc>
          <w:tcPr>
            <w:tcW w:w="80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FBAD075" w14:textId="77777777" w:rsidR="001D7937" w:rsidRPr="001D7937" w:rsidRDefault="001D7937" w:rsidP="001D7937">
            <w:pPr>
              <w:suppressAutoHyphens/>
              <w:snapToGrid w:val="0"/>
              <w:spacing w:before="60" w:after="60" w:line="240" w:lineRule="auto"/>
              <w:jc w:val="center"/>
              <w:rPr>
                <w:b/>
                <w:sz w:val="16"/>
                <w:szCs w:val="16"/>
                <w:lang w:eastAsia="ar-SA"/>
              </w:rPr>
            </w:pPr>
            <w:r w:rsidRPr="001D7937">
              <w:rPr>
                <w:b/>
                <w:sz w:val="16"/>
                <w:szCs w:val="16"/>
                <w:lang w:eastAsia="ar-SA"/>
              </w:rPr>
              <w:t>Mult</w:t>
            </w:r>
          </w:p>
        </w:tc>
        <w:tc>
          <w:tcPr>
            <w:tcW w:w="243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DBCE9A" w14:textId="77777777" w:rsidR="001D7937" w:rsidRPr="001D7937" w:rsidRDefault="001D7937" w:rsidP="001D7937">
            <w:pPr>
              <w:suppressAutoHyphens/>
              <w:snapToGrid w:val="0"/>
              <w:spacing w:before="60" w:after="60" w:line="240" w:lineRule="auto"/>
              <w:rPr>
                <w:b/>
                <w:sz w:val="16"/>
                <w:szCs w:val="16"/>
                <w:lang w:eastAsia="ar-SA"/>
              </w:rPr>
            </w:pPr>
            <w:r w:rsidRPr="001D7937">
              <w:rPr>
                <w:b/>
                <w:sz w:val="16"/>
                <w:szCs w:val="16"/>
                <w:lang w:eastAsia="ar-SA"/>
              </w:rPr>
              <w:t>Type</w:t>
            </w:r>
          </w:p>
        </w:tc>
        <w:tc>
          <w:tcPr>
            <w:tcW w:w="30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791C953" w14:textId="77777777" w:rsidR="001D7937" w:rsidRPr="001D7937" w:rsidRDefault="001D7937" w:rsidP="001D7937">
            <w:pPr>
              <w:suppressAutoHyphens/>
              <w:snapToGrid w:val="0"/>
              <w:spacing w:before="60" w:after="60" w:line="240" w:lineRule="auto"/>
              <w:rPr>
                <w:b/>
                <w:sz w:val="16"/>
                <w:szCs w:val="16"/>
                <w:lang w:eastAsia="ar-SA"/>
              </w:rPr>
            </w:pPr>
            <w:r w:rsidRPr="001D7937">
              <w:rPr>
                <w:b/>
                <w:sz w:val="16"/>
                <w:szCs w:val="16"/>
                <w:lang w:eastAsia="ar-SA"/>
              </w:rPr>
              <w:t>Remarks</w:t>
            </w:r>
          </w:p>
        </w:tc>
      </w:tr>
      <w:tr w:rsidR="001D7937" w:rsidRPr="001D7937" w14:paraId="6C584034" w14:textId="77777777">
        <w:trPr>
          <w:trHeight w:val="480"/>
        </w:trPr>
        <w:tc>
          <w:tcPr>
            <w:tcW w:w="3060" w:type="dxa"/>
            <w:tcBorders>
              <w:top w:val="single" w:sz="4" w:space="0" w:color="000000"/>
              <w:left w:val="single" w:sz="4" w:space="0" w:color="000000"/>
              <w:bottom w:val="single" w:sz="4" w:space="0" w:color="000000"/>
              <w:right w:val="single" w:sz="4" w:space="0" w:color="000000"/>
            </w:tcBorders>
            <w:hideMark/>
          </w:tcPr>
          <w:p w14:paraId="3524469A"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S100_ExchangeCatalogue</w:t>
            </w:r>
          </w:p>
        </w:tc>
        <w:tc>
          <w:tcPr>
            <w:tcW w:w="3420" w:type="dxa"/>
            <w:tcBorders>
              <w:top w:val="single" w:sz="4" w:space="0" w:color="000000"/>
              <w:left w:val="single" w:sz="4" w:space="0" w:color="000000"/>
              <w:bottom w:val="single" w:sz="4" w:space="0" w:color="000000"/>
              <w:right w:val="single" w:sz="4" w:space="0" w:color="000000"/>
            </w:tcBorders>
            <w:hideMark/>
          </w:tcPr>
          <w:p w14:paraId="4BB54588"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An Exchange Catalogue contains the discovery metadata about the exchange datasets and support files</w:t>
            </w:r>
          </w:p>
        </w:tc>
        <w:tc>
          <w:tcPr>
            <w:tcW w:w="804" w:type="dxa"/>
            <w:tcBorders>
              <w:top w:val="single" w:sz="4" w:space="0" w:color="000000"/>
              <w:left w:val="single" w:sz="4" w:space="0" w:color="000000"/>
              <w:bottom w:val="single" w:sz="4" w:space="0" w:color="000000"/>
              <w:right w:val="single" w:sz="4" w:space="0" w:color="000000"/>
            </w:tcBorders>
            <w:hideMark/>
          </w:tcPr>
          <w:p w14:paraId="0439461B" w14:textId="77777777" w:rsidR="001D7937" w:rsidRPr="001D7937" w:rsidRDefault="001D7937" w:rsidP="001D7937">
            <w:pPr>
              <w:suppressAutoHyphens/>
              <w:snapToGrid w:val="0"/>
              <w:spacing w:before="60" w:after="60" w:line="240" w:lineRule="auto"/>
              <w:jc w:val="center"/>
              <w:rPr>
                <w:sz w:val="16"/>
                <w:szCs w:val="16"/>
                <w:lang w:eastAsia="ar-SA"/>
              </w:rPr>
            </w:pPr>
            <w:r w:rsidRPr="001D7937">
              <w:rPr>
                <w:sz w:val="16"/>
                <w:szCs w:val="16"/>
                <w:lang w:eastAsia="ar-SA"/>
              </w:rPr>
              <w:t>-</w:t>
            </w:r>
          </w:p>
        </w:tc>
        <w:tc>
          <w:tcPr>
            <w:tcW w:w="2436" w:type="dxa"/>
            <w:tcBorders>
              <w:top w:val="single" w:sz="4" w:space="0" w:color="000000"/>
              <w:left w:val="single" w:sz="4" w:space="0" w:color="000000"/>
              <w:bottom w:val="single" w:sz="4" w:space="0" w:color="000000"/>
              <w:right w:val="single" w:sz="4" w:space="0" w:color="000000"/>
            </w:tcBorders>
            <w:hideMark/>
          </w:tcPr>
          <w:p w14:paraId="2443292A"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w:t>
            </w:r>
          </w:p>
        </w:tc>
        <w:tc>
          <w:tcPr>
            <w:tcW w:w="3060" w:type="dxa"/>
            <w:tcBorders>
              <w:top w:val="single" w:sz="4" w:space="0" w:color="000000"/>
              <w:left w:val="single" w:sz="4" w:space="0" w:color="000000"/>
              <w:bottom w:val="single" w:sz="4" w:space="0" w:color="000000"/>
              <w:right w:val="single" w:sz="4" w:space="0" w:color="000000"/>
            </w:tcBorders>
            <w:hideMark/>
          </w:tcPr>
          <w:p w14:paraId="3F8F024E"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w:t>
            </w:r>
          </w:p>
        </w:tc>
      </w:tr>
      <w:tr w:rsidR="001D7937" w:rsidRPr="001D7937" w14:paraId="4A8C4FF9" w14:textId="77777777">
        <w:trPr>
          <w:trHeight w:val="315"/>
        </w:trPr>
        <w:tc>
          <w:tcPr>
            <w:tcW w:w="3060" w:type="dxa"/>
            <w:tcBorders>
              <w:top w:val="single" w:sz="4" w:space="0" w:color="000000"/>
              <w:left w:val="single" w:sz="4" w:space="0" w:color="000000"/>
              <w:bottom w:val="single" w:sz="4" w:space="0" w:color="000000"/>
              <w:right w:val="single" w:sz="4" w:space="0" w:color="000000"/>
            </w:tcBorders>
            <w:hideMark/>
          </w:tcPr>
          <w:p w14:paraId="10A3EAE1"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identifier</w:t>
            </w:r>
          </w:p>
        </w:tc>
        <w:tc>
          <w:tcPr>
            <w:tcW w:w="3420" w:type="dxa"/>
            <w:tcBorders>
              <w:top w:val="single" w:sz="4" w:space="0" w:color="000000"/>
              <w:left w:val="single" w:sz="4" w:space="0" w:color="000000"/>
              <w:bottom w:val="single" w:sz="4" w:space="0" w:color="000000"/>
              <w:right w:val="single" w:sz="4" w:space="0" w:color="000000"/>
            </w:tcBorders>
            <w:hideMark/>
          </w:tcPr>
          <w:p w14:paraId="7B766113"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Uniquely identifies this Exchange Catalogue</w:t>
            </w:r>
          </w:p>
        </w:tc>
        <w:tc>
          <w:tcPr>
            <w:tcW w:w="804" w:type="dxa"/>
            <w:tcBorders>
              <w:top w:val="single" w:sz="4" w:space="0" w:color="000000"/>
              <w:left w:val="single" w:sz="4" w:space="0" w:color="000000"/>
              <w:bottom w:val="single" w:sz="4" w:space="0" w:color="000000"/>
              <w:right w:val="single" w:sz="4" w:space="0" w:color="000000"/>
            </w:tcBorders>
            <w:hideMark/>
          </w:tcPr>
          <w:p w14:paraId="0776FD9B" w14:textId="51975FBA" w:rsidR="001D7937" w:rsidRPr="003B419E" w:rsidRDefault="007151EC" w:rsidP="001D7937">
            <w:pPr>
              <w:suppressAutoHyphens/>
              <w:snapToGrid w:val="0"/>
              <w:spacing w:before="60" w:after="60" w:line="240" w:lineRule="auto"/>
              <w:jc w:val="center"/>
              <w:rPr>
                <w:b/>
                <w:bCs/>
                <w:sz w:val="16"/>
                <w:szCs w:val="16"/>
                <w:lang w:eastAsia="ar-SA"/>
              </w:rPr>
            </w:pPr>
            <w:r w:rsidRPr="003B419E">
              <w:rPr>
                <w:b/>
                <w:bCs/>
                <w:color w:val="EE0000"/>
                <w:sz w:val="16"/>
                <w:szCs w:val="16"/>
                <w:lang w:eastAsia="ar-SA"/>
              </w:rPr>
              <w:t>1</w:t>
            </w:r>
          </w:p>
        </w:tc>
        <w:tc>
          <w:tcPr>
            <w:tcW w:w="2436" w:type="dxa"/>
            <w:tcBorders>
              <w:top w:val="single" w:sz="4" w:space="0" w:color="000000"/>
              <w:left w:val="single" w:sz="4" w:space="0" w:color="000000"/>
              <w:bottom w:val="single" w:sz="4" w:space="0" w:color="000000"/>
              <w:right w:val="single" w:sz="4" w:space="0" w:color="000000"/>
            </w:tcBorders>
            <w:hideMark/>
          </w:tcPr>
          <w:p w14:paraId="7AEBE5C4"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S100_ExchangeCatalogueIdentifier</w:t>
            </w:r>
          </w:p>
        </w:tc>
        <w:tc>
          <w:tcPr>
            <w:tcW w:w="3060" w:type="dxa"/>
            <w:tcBorders>
              <w:top w:val="single" w:sz="4" w:space="0" w:color="000000"/>
              <w:left w:val="single" w:sz="4" w:space="0" w:color="000000"/>
              <w:bottom w:val="single" w:sz="4" w:space="0" w:color="000000"/>
              <w:right w:val="single" w:sz="4" w:space="0" w:color="000000"/>
            </w:tcBorders>
          </w:tcPr>
          <w:p w14:paraId="46DA94D3" w14:textId="12254484" w:rsidR="001D7937" w:rsidRPr="003B419E" w:rsidRDefault="007151EC" w:rsidP="001D7937">
            <w:pPr>
              <w:suppressAutoHyphens/>
              <w:snapToGrid w:val="0"/>
              <w:spacing w:before="60" w:after="60" w:line="240" w:lineRule="auto"/>
              <w:jc w:val="left"/>
              <w:rPr>
                <w:b/>
                <w:bCs/>
                <w:sz w:val="16"/>
                <w:szCs w:val="16"/>
                <w:lang w:eastAsia="ar-SA"/>
              </w:rPr>
            </w:pPr>
            <w:r w:rsidRPr="003B419E">
              <w:rPr>
                <w:b/>
                <w:bCs/>
                <w:color w:val="EE0000"/>
                <w:sz w:val="16"/>
                <w:szCs w:val="16"/>
                <w:lang w:eastAsia="ar-SA"/>
              </w:rPr>
              <w:t>0..1 multiplicity in S-100 restricted to 1 in S-1</w:t>
            </w:r>
            <w:r w:rsidR="00597750">
              <w:rPr>
                <w:b/>
                <w:bCs/>
                <w:color w:val="EE0000"/>
                <w:sz w:val="16"/>
                <w:szCs w:val="16"/>
                <w:lang w:eastAsia="ar-SA"/>
              </w:rPr>
              <w:t>XX</w:t>
            </w:r>
          </w:p>
        </w:tc>
      </w:tr>
      <w:tr w:rsidR="001D7937" w:rsidRPr="001D7937" w14:paraId="3B375895" w14:textId="77777777">
        <w:trPr>
          <w:trHeight w:val="315"/>
        </w:trPr>
        <w:tc>
          <w:tcPr>
            <w:tcW w:w="3060" w:type="dxa"/>
            <w:tcBorders>
              <w:top w:val="single" w:sz="4" w:space="0" w:color="000000"/>
              <w:left w:val="single" w:sz="4" w:space="0" w:color="000000"/>
              <w:bottom w:val="single" w:sz="4" w:space="0" w:color="000000"/>
              <w:right w:val="single" w:sz="4" w:space="0" w:color="000000"/>
            </w:tcBorders>
            <w:hideMark/>
          </w:tcPr>
          <w:p w14:paraId="03E4DDD3"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contact</w:t>
            </w:r>
          </w:p>
        </w:tc>
        <w:tc>
          <w:tcPr>
            <w:tcW w:w="3420" w:type="dxa"/>
            <w:tcBorders>
              <w:top w:val="single" w:sz="4" w:space="0" w:color="000000"/>
              <w:left w:val="single" w:sz="4" w:space="0" w:color="000000"/>
              <w:bottom w:val="single" w:sz="4" w:space="0" w:color="000000"/>
              <w:right w:val="single" w:sz="4" w:space="0" w:color="000000"/>
            </w:tcBorders>
            <w:hideMark/>
          </w:tcPr>
          <w:p w14:paraId="7E1E9D5F"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Details about the issuer of this Exchange Catalogue</w:t>
            </w:r>
          </w:p>
        </w:tc>
        <w:tc>
          <w:tcPr>
            <w:tcW w:w="804" w:type="dxa"/>
            <w:tcBorders>
              <w:top w:val="single" w:sz="4" w:space="0" w:color="000000"/>
              <w:left w:val="single" w:sz="4" w:space="0" w:color="000000"/>
              <w:bottom w:val="single" w:sz="4" w:space="0" w:color="000000"/>
              <w:right w:val="single" w:sz="4" w:space="0" w:color="000000"/>
            </w:tcBorders>
            <w:hideMark/>
          </w:tcPr>
          <w:p w14:paraId="77884EC7" w14:textId="36A7BA09" w:rsidR="001D7937" w:rsidRPr="003B419E" w:rsidRDefault="001D7937" w:rsidP="001D7937">
            <w:pPr>
              <w:suppressAutoHyphens/>
              <w:snapToGrid w:val="0"/>
              <w:spacing w:before="60" w:after="60" w:line="240" w:lineRule="auto"/>
              <w:jc w:val="center"/>
              <w:rPr>
                <w:b/>
                <w:bCs/>
                <w:sz w:val="16"/>
                <w:szCs w:val="16"/>
                <w:lang w:eastAsia="ar-SA"/>
              </w:rPr>
            </w:pPr>
            <w:r w:rsidRPr="003B419E">
              <w:rPr>
                <w:b/>
                <w:bCs/>
                <w:color w:val="EE0000"/>
                <w:sz w:val="16"/>
                <w:szCs w:val="16"/>
                <w:lang w:eastAsia="ar-SA"/>
              </w:rPr>
              <w:t>1</w:t>
            </w:r>
          </w:p>
        </w:tc>
        <w:tc>
          <w:tcPr>
            <w:tcW w:w="2436" w:type="dxa"/>
            <w:tcBorders>
              <w:top w:val="single" w:sz="4" w:space="0" w:color="000000"/>
              <w:left w:val="single" w:sz="4" w:space="0" w:color="000000"/>
              <w:bottom w:val="single" w:sz="4" w:space="0" w:color="000000"/>
              <w:right w:val="single" w:sz="4" w:space="0" w:color="000000"/>
            </w:tcBorders>
            <w:hideMark/>
          </w:tcPr>
          <w:p w14:paraId="43431F81"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S100_CataloguePointOfContact</w:t>
            </w:r>
          </w:p>
        </w:tc>
        <w:tc>
          <w:tcPr>
            <w:tcW w:w="3060" w:type="dxa"/>
            <w:tcBorders>
              <w:top w:val="single" w:sz="4" w:space="0" w:color="000000"/>
              <w:left w:val="single" w:sz="4" w:space="0" w:color="000000"/>
              <w:bottom w:val="single" w:sz="4" w:space="0" w:color="000000"/>
              <w:right w:val="single" w:sz="4" w:space="0" w:color="000000"/>
            </w:tcBorders>
          </w:tcPr>
          <w:p w14:paraId="011C7168" w14:textId="5BD5553E" w:rsidR="001D7937" w:rsidRPr="003B419E" w:rsidRDefault="007151EC" w:rsidP="001D7937">
            <w:pPr>
              <w:suppressAutoHyphens/>
              <w:snapToGrid w:val="0"/>
              <w:spacing w:before="60" w:after="60" w:line="240" w:lineRule="auto"/>
              <w:jc w:val="left"/>
              <w:rPr>
                <w:b/>
                <w:bCs/>
                <w:sz w:val="16"/>
                <w:szCs w:val="16"/>
                <w:lang w:eastAsia="ar-SA"/>
              </w:rPr>
            </w:pPr>
            <w:r w:rsidRPr="003B419E">
              <w:rPr>
                <w:b/>
                <w:bCs/>
                <w:color w:val="EE0000"/>
                <w:sz w:val="16"/>
                <w:szCs w:val="16"/>
                <w:lang w:eastAsia="ar-SA"/>
              </w:rPr>
              <w:t>0..1 multiplicity in S-100 restricted to 1 in S-1</w:t>
            </w:r>
            <w:r w:rsidR="00597750">
              <w:rPr>
                <w:b/>
                <w:bCs/>
                <w:color w:val="EE0000"/>
                <w:sz w:val="16"/>
                <w:szCs w:val="16"/>
                <w:lang w:eastAsia="ar-SA"/>
              </w:rPr>
              <w:t>XX</w:t>
            </w:r>
          </w:p>
        </w:tc>
      </w:tr>
      <w:tr w:rsidR="001D7937" w:rsidRPr="001D7937" w14:paraId="303E10F0" w14:textId="77777777">
        <w:trPr>
          <w:trHeight w:val="495"/>
        </w:trPr>
        <w:tc>
          <w:tcPr>
            <w:tcW w:w="3060" w:type="dxa"/>
            <w:tcBorders>
              <w:top w:val="single" w:sz="4" w:space="0" w:color="000000"/>
              <w:left w:val="single" w:sz="4" w:space="0" w:color="000000"/>
              <w:bottom w:val="single" w:sz="4" w:space="0" w:color="000000"/>
              <w:right w:val="single" w:sz="4" w:space="0" w:color="000000"/>
            </w:tcBorders>
            <w:hideMark/>
          </w:tcPr>
          <w:p w14:paraId="554E0FA4"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productSpecification</w:t>
            </w:r>
          </w:p>
        </w:tc>
        <w:tc>
          <w:tcPr>
            <w:tcW w:w="3420" w:type="dxa"/>
            <w:tcBorders>
              <w:top w:val="single" w:sz="4" w:space="0" w:color="000000"/>
              <w:left w:val="single" w:sz="4" w:space="0" w:color="000000"/>
              <w:bottom w:val="single" w:sz="4" w:space="0" w:color="000000"/>
              <w:right w:val="single" w:sz="4" w:space="0" w:color="000000"/>
            </w:tcBorders>
            <w:hideMark/>
          </w:tcPr>
          <w:p w14:paraId="2EBADEC5"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Details about the Product Specifications used for the datasets contained in the Exchange Catalogue</w:t>
            </w:r>
          </w:p>
        </w:tc>
        <w:tc>
          <w:tcPr>
            <w:tcW w:w="804" w:type="dxa"/>
            <w:tcBorders>
              <w:top w:val="single" w:sz="4" w:space="0" w:color="000000"/>
              <w:left w:val="single" w:sz="4" w:space="0" w:color="000000"/>
              <w:bottom w:val="single" w:sz="4" w:space="0" w:color="000000"/>
              <w:right w:val="single" w:sz="4" w:space="0" w:color="000000"/>
            </w:tcBorders>
            <w:hideMark/>
          </w:tcPr>
          <w:p w14:paraId="5200FD63" w14:textId="5A6DCFEB" w:rsidR="001D7937" w:rsidRPr="001D7937" w:rsidRDefault="007151EC" w:rsidP="001D7937">
            <w:pPr>
              <w:suppressAutoHyphens/>
              <w:snapToGrid w:val="0"/>
              <w:spacing w:before="60" w:after="60" w:line="240" w:lineRule="auto"/>
              <w:jc w:val="center"/>
              <w:rPr>
                <w:sz w:val="16"/>
                <w:szCs w:val="16"/>
                <w:lang w:eastAsia="ar-SA"/>
              </w:rPr>
            </w:pPr>
            <w:r w:rsidRPr="003B419E">
              <w:rPr>
                <w:b/>
                <w:bCs/>
                <w:color w:val="EE0000"/>
                <w:sz w:val="16"/>
                <w:szCs w:val="16"/>
                <w:lang w:eastAsia="ar-SA"/>
              </w:rPr>
              <w:t>1</w:t>
            </w:r>
            <w:r w:rsidR="001D7937" w:rsidRPr="001D7937">
              <w:rPr>
                <w:sz w:val="16"/>
                <w:szCs w:val="16"/>
                <w:lang w:eastAsia="ar-SA"/>
              </w:rPr>
              <w:t>..*</w:t>
            </w:r>
          </w:p>
        </w:tc>
        <w:tc>
          <w:tcPr>
            <w:tcW w:w="2436" w:type="dxa"/>
            <w:tcBorders>
              <w:top w:val="single" w:sz="4" w:space="0" w:color="000000"/>
              <w:left w:val="single" w:sz="4" w:space="0" w:color="000000"/>
              <w:bottom w:val="single" w:sz="4" w:space="0" w:color="000000"/>
              <w:right w:val="single" w:sz="4" w:space="0" w:color="000000"/>
            </w:tcBorders>
            <w:hideMark/>
          </w:tcPr>
          <w:p w14:paraId="0B05A64B"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S100_ProductSpecification</w:t>
            </w:r>
          </w:p>
        </w:tc>
        <w:tc>
          <w:tcPr>
            <w:tcW w:w="3060" w:type="dxa"/>
            <w:tcBorders>
              <w:top w:val="single" w:sz="4" w:space="0" w:color="000000"/>
              <w:left w:val="single" w:sz="4" w:space="0" w:color="000000"/>
              <w:bottom w:val="single" w:sz="4" w:space="0" w:color="000000"/>
              <w:right w:val="single" w:sz="4" w:space="0" w:color="000000"/>
            </w:tcBorders>
          </w:tcPr>
          <w:p w14:paraId="72C9513A" w14:textId="0296D484" w:rsidR="001D7937" w:rsidRPr="003B419E" w:rsidRDefault="00597750" w:rsidP="001D7937">
            <w:pPr>
              <w:suppressAutoHyphens/>
              <w:snapToGrid w:val="0"/>
              <w:spacing w:before="60" w:after="60" w:line="240" w:lineRule="auto"/>
              <w:jc w:val="left"/>
              <w:rPr>
                <w:b/>
                <w:bCs/>
                <w:sz w:val="16"/>
                <w:szCs w:val="16"/>
                <w:lang w:eastAsia="ar-SA"/>
              </w:rPr>
            </w:pPr>
            <w:r w:rsidRPr="003B419E">
              <w:rPr>
                <w:b/>
                <w:bCs/>
                <w:color w:val="EE0000"/>
                <w:sz w:val="16"/>
                <w:szCs w:val="16"/>
                <w:lang w:eastAsia="ar-SA"/>
              </w:rPr>
              <w:t>0..* multiplicity in S-100 restricted to 1..* in S-1XX</w:t>
            </w:r>
          </w:p>
        </w:tc>
      </w:tr>
      <w:tr w:rsidR="001D7937" w:rsidRPr="001D7937" w14:paraId="10D3847F" w14:textId="77777777">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581C8C32"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defaultLocale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hideMark/>
          </w:tcPr>
          <w:p w14:paraId="5A3B3F2B"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Default language and character set used for all metadata records in this Exchange Catalogue</w:t>
            </w: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2DF328C4" w14:textId="77777777" w:rsidR="001D7937" w:rsidRPr="001D7937" w:rsidRDefault="001D7937" w:rsidP="001D7937">
            <w:pPr>
              <w:suppressAutoHyphens/>
              <w:snapToGrid w:val="0"/>
              <w:spacing w:before="60" w:after="60" w:line="240" w:lineRule="auto"/>
              <w:jc w:val="center"/>
              <w:rPr>
                <w:rFonts w:cs="Arial"/>
                <w:sz w:val="16"/>
                <w:szCs w:val="16"/>
                <w:lang w:eastAsia="ar-SA"/>
              </w:rPr>
            </w:pPr>
            <w:r w:rsidRPr="001D7937">
              <w:rPr>
                <w:rFonts w:cs="Arial"/>
                <w:sz w:val="16"/>
                <w:szCs w:val="16"/>
                <w:lang w:eastAsia="ar-SA"/>
              </w:rPr>
              <w:t>0..1</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646FC05E"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PT_Locale</w:t>
            </w:r>
          </w:p>
        </w:tc>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2E33B5D5"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Default is English and UTF-8</w:t>
            </w:r>
          </w:p>
        </w:tc>
      </w:tr>
      <w:tr w:rsidR="001D7937" w:rsidRPr="001D7937" w14:paraId="79C36029" w14:textId="77777777">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1D8EC6FE"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otherLocale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hideMark/>
          </w:tcPr>
          <w:p w14:paraId="0974C35C"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 xml:space="preserve">Other languages and character sets used for the localized metadata records in this Exchange Catalogue </w:t>
            </w: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5F776607" w14:textId="77777777" w:rsidR="001D7937" w:rsidRPr="001D7937" w:rsidRDefault="001D7937" w:rsidP="001D7937">
            <w:pPr>
              <w:suppressAutoHyphens/>
              <w:snapToGrid w:val="0"/>
              <w:spacing w:before="60" w:after="60" w:line="240" w:lineRule="auto"/>
              <w:jc w:val="center"/>
              <w:rPr>
                <w:rFonts w:cs="Arial"/>
                <w:sz w:val="16"/>
                <w:szCs w:val="16"/>
                <w:lang w:eastAsia="ar-SA"/>
              </w:rPr>
            </w:pPr>
            <w:r w:rsidRPr="001D7937">
              <w:rPr>
                <w:rFonts w:cs="Arial"/>
                <w:sz w:val="16"/>
                <w:szCs w:val="16"/>
                <w:lang w:eastAsia="ar-SA"/>
              </w:rPr>
              <w:t>0..*</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029210EF"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PT_Locale</w:t>
            </w:r>
          </w:p>
        </w:tc>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38A05400"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Required if any localized entries are present in the Exchange Catalogue</w:t>
            </w:r>
          </w:p>
        </w:tc>
      </w:tr>
      <w:tr w:rsidR="001D7937" w:rsidRPr="001D7937" w14:paraId="2C349914" w14:textId="77777777">
        <w:trPr>
          <w:trHeight w:val="495"/>
        </w:trPr>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574D05C5"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rFonts w:cs="Arial"/>
                <w:sz w:val="16"/>
                <w:szCs w:val="16"/>
                <w:lang w:eastAsia="ar-SA"/>
              </w:rPr>
              <w:t>exchangeCatalogueDescription</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40E34097" w14:textId="77777777" w:rsidR="001D7937" w:rsidRPr="001D7937" w:rsidRDefault="001D7937" w:rsidP="001D7937">
            <w:pPr>
              <w:suppressAutoHyphens/>
              <w:spacing w:before="60" w:after="60" w:line="240" w:lineRule="auto"/>
              <w:jc w:val="left"/>
              <w:rPr>
                <w:rFonts w:cs="Arial"/>
                <w:sz w:val="16"/>
                <w:szCs w:val="16"/>
                <w:lang w:eastAsia="ar-SA"/>
              </w:rPr>
            </w:pPr>
            <w:r w:rsidRPr="001D7937">
              <w:rPr>
                <w:rFonts w:cs="Arial"/>
                <w:sz w:val="16"/>
                <w:szCs w:val="16"/>
                <w:lang w:eastAsia="ar-SA"/>
              </w:rPr>
              <w:t>Description of what the Exchange Catalogue contains</w:t>
            </w:r>
          </w:p>
          <w:p w14:paraId="6931BB84" w14:textId="77777777" w:rsidR="001D7937" w:rsidRPr="001D7937" w:rsidRDefault="001D7937" w:rsidP="001D7937">
            <w:pPr>
              <w:suppressAutoHyphens/>
              <w:snapToGrid w:val="0"/>
              <w:spacing w:before="60" w:after="60" w:line="240" w:lineRule="auto"/>
              <w:jc w:val="left"/>
              <w:rPr>
                <w:sz w:val="16"/>
                <w:szCs w:val="16"/>
                <w:lang w:eastAsia="ar-SA"/>
              </w:rPr>
            </w:pP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33F3AEEA" w14:textId="77777777" w:rsidR="001D7937" w:rsidRPr="001D7937" w:rsidRDefault="001D7937" w:rsidP="001D7937">
            <w:pPr>
              <w:suppressAutoHyphens/>
              <w:snapToGrid w:val="0"/>
              <w:spacing w:before="60" w:after="60" w:line="240" w:lineRule="auto"/>
              <w:jc w:val="center"/>
              <w:rPr>
                <w:sz w:val="16"/>
                <w:szCs w:val="16"/>
                <w:lang w:eastAsia="ar-SA"/>
              </w:rPr>
            </w:pPr>
            <w:r w:rsidRPr="001D7937">
              <w:rPr>
                <w:rFonts w:cs="Arial"/>
                <w:sz w:val="16"/>
                <w:szCs w:val="16"/>
                <w:lang w:eastAsia="ar-SA"/>
              </w:rPr>
              <w:t>0..1</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268A196E"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rFonts w:cs="Arial"/>
                <w:sz w:val="16"/>
                <w:szCs w:val="16"/>
                <w:lang w:eastAsia="ar-SA"/>
              </w:rPr>
              <w:t>CharacterString</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Pr>
          <w:p w14:paraId="1AFE634F" w14:textId="77777777" w:rsidR="001D7937" w:rsidRPr="001D7937" w:rsidRDefault="001D7937" w:rsidP="001D7937">
            <w:pPr>
              <w:suppressAutoHyphens/>
              <w:snapToGrid w:val="0"/>
              <w:spacing w:before="60" w:after="60" w:line="240" w:lineRule="auto"/>
              <w:jc w:val="left"/>
              <w:rPr>
                <w:sz w:val="16"/>
                <w:szCs w:val="16"/>
                <w:lang w:eastAsia="ar-SA"/>
              </w:rPr>
            </w:pPr>
          </w:p>
        </w:tc>
      </w:tr>
      <w:tr w:rsidR="001D7937" w:rsidRPr="001D7937" w14:paraId="057073C6" w14:textId="77777777">
        <w:trPr>
          <w:trHeight w:val="495"/>
        </w:trPr>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78E163C3"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rFonts w:cs="Arial"/>
                <w:sz w:val="16"/>
                <w:szCs w:val="16"/>
                <w:lang w:eastAsia="ar-SA"/>
              </w:rPr>
              <w:t>exchangeCatalogueComment</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79BD2553" w14:textId="77777777" w:rsidR="001D7937" w:rsidRPr="001D7937" w:rsidRDefault="001D7937" w:rsidP="001D7937">
            <w:pPr>
              <w:suppressAutoHyphens/>
              <w:spacing w:before="60" w:after="60" w:line="240" w:lineRule="auto"/>
              <w:jc w:val="left"/>
              <w:rPr>
                <w:rFonts w:cs="Arial"/>
                <w:sz w:val="16"/>
                <w:szCs w:val="16"/>
                <w:lang w:eastAsia="ar-SA"/>
              </w:rPr>
            </w:pPr>
            <w:r w:rsidRPr="001D7937">
              <w:rPr>
                <w:rFonts w:cs="Arial"/>
                <w:sz w:val="16"/>
                <w:szCs w:val="16"/>
                <w:lang w:eastAsia="ar-SA"/>
              </w:rPr>
              <w:t>Any additional Information</w:t>
            </w:r>
          </w:p>
          <w:p w14:paraId="684DDA29" w14:textId="77777777" w:rsidR="001D7937" w:rsidRPr="001D7937" w:rsidRDefault="001D7937" w:rsidP="001D7937">
            <w:pPr>
              <w:suppressAutoHyphens/>
              <w:snapToGrid w:val="0"/>
              <w:spacing w:before="60" w:after="60" w:line="240" w:lineRule="auto"/>
              <w:jc w:val="left"/>
              <w:rPr>
                <w:sz w:val="16"/>
                <w:szCs w:val="16"/>
                <w:lang w:eastAsia="ar-SA"/>
              </w:rPr>
            </w:pP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0DB73E39" w14:textId="77777777" w:rsidR="001D7937" w:rsidRPr="001D7937" w:rsidRDefault="001D7937" w:rsidP="001D7937">
            <w:pPr>
              <w:suppressAutoHyphens/>
              <w:snapToGrid w:val="0"/>
              <w:spacing w:before="60" w:after="60" w:line="240" w:lineRule="auto"/>
              <w:jc w:val="center"/>
              <w:rPr>
                <w:sz w:val="16"/>
                <w:szCs w:val="16"/>
                <w:lang w:eastAsia="ar-SA"/>
              </w:rPr>
            </w:pPr>
            <w:r w:rsidRPr="001D7937">
              <w:rPr>
                <w:rFonts w:cs="Arial"/>
                <w:sz w:val="16"/>
                <w:szCs w:val="16"/>
                <w:lang w:eastAsia="ar-SA"/>
              </w:rPr>
              <w:t>0..1</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49DAD6B1"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rFonts w:cs="Arial"/>
                <w:sz w:val="16"/>
                <w:szCs w:val="16"/>
                <w:lang w:eastAsia="ar-SA"/>
              </w:rPr>
              <w:t>CharacterString</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Pr>
          <w:p w14:paraId="6B6B10CD" w14:textId="77777777" w:rsidR="001D7937" w:rsidRPr="001D7937" w:rsidRDefault="001D7937" w:rsidP="001D7937">
            <w:pPr>
              <w:suppressAutoHyphens/>
              <w:snapToGrid w:val="0"/>
              <w:spacing w:before="60" w:after="60" w:line="240" w:lineRule="auto"/>
              <w:jc w:val="left"/>
              <w:rPr>
                <w:sz w:val="16"/>
                <w:szCs w:val="16"/>
                <w:lang w:eastAsia="ar-SA"/>
              </w:rPr>
            </w:pPr>
          </w:p>
        </w:tc>
      </w:tr>
      <w:tr w:rsidR="001D7937" w:rsidRPr="001D7937" w14:paraId="5D20860C" w14:textId="77777777">
        <w:trPr>
          <w:trHeight w:val="495"/>
        </w:trPr>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46162A9A"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certificates</w:t>
            </w:r>
          </w:p>
        </w:tc>
        <w:tc>
          <w:tcPr>
            <w:tcW w:w="3420" w:type="dxa"/>
            <w:tcBorders>
              <w:top w:val="single" w:sz="4" w:space="0" w:color="000000"/>
              <w:left w:val="single" w:sz="4" w:space="0" w:color="000000"/>
              <w:bottom w:val="single" w:sz="4" w:space="0" w:color="000000"/>
              <w:right w:val="single" w:sz="4" w:space="0" w:color="000000"/>
            </w:tcBorders>
            <w:shd w:val="clear" w:color="auto" w:fill="FFFFFF"/>
            <w:hideMark/>
          </w:tcPr>
          <w:p w14:paraId="5B6D2E36" w14:textId="77777777" w:rsidR="001D7937" w:rsidRPr="001D7937" w:rsidRDefault="001D7937" w:rsidP="001D7937">
            <w:pPr>
              <w:suppressAutoHyphens/>
              <w:spacing w:before="60" w:after="60" w:line="240" w:lineRule="auto"/>
              <w:jc w:val="left"/>
              <w:rPr>
                <w:rFonts w:cs="Arial"/>
                <w:sz w:val="16"/>
                <w:szCs w:val="16"/>
                <w:lang w:eastAsia="ar-SA"/>
              </w:rPr>
            </w:pPr>
            <w:r w:rsidRPr="001D7937">
              <w:rPr>
                <w:rFonts w:cs="Arial"/>
                <w:sz w:val="16"/>
                <w:szCs w:val="16"/>
                <w:lang w:eastAsia="ar-SA"/>
              </w:rPr>
              <w:t>Signed public key certificates referred to by digital signatures in the Exchange Set</w:t>
            </w: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0692A669" w14:textId="77777777" w:rsidR="001D7937" w:rsidRPr="001D7937" w:rsidRDefault="001D7937" w:rsidP="001D7937">
            <w:pPr>
              <w:suppressAutoHyphens/>
              <w:snapToGrid w:val="0"/>
              <w:spacing w:before="60" w:after="60" w:line="240" w:lineRule="auto"/>
              <w:jc w:val="center"/>
              <w:rPr>
                <w:rFonts w:cs="Arial"/>
                <w:sz w:val="16"/>
                <w:szCs w:val="16"/>
                <w:lang w:eastAsia="ar-SA"/>
              </w:rPr>
            </w:pPr>
            <w:r w:rsidRPr="001D7937">
              <w:rPr>
                <w:rFonts w:cs="Arial"/>
                <w:sz w:val="16"/>
                <w:szCs w:val="16"/>
                <w:lang w:eastAsia="ar-SA"/>
              </w:rPr>
              <w:t>0..*</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4306C6FD"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S100_SE_CertificateContainerType</w:t>
            </w:r>
          </w:p>
        </w:tc>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760C9E44" w14:textId="77777777" w:rsidR="001D7937" w:rsidRPr="001D7937" w:rsidRDefault="001D7937" w:rsidP="001D7937">
            <w:pPr>
              <w:suppressAutoHyphens/>
              <w:snapToGrid w:val="0"/>
              <w:spacing w:before="60" w:after="60" w:line="240" w:lineRule="auto"/>
              <w:jc w:val="left"/>
              <w:rPr>
                <w:sz w:val="16"/>
                <w:szCs w:val="16"/>
                <w:lang w:eastAsia="ar-SA"/>
              </w:rPr>
            </w:pPr>
            <w:r w:rsidRPr="001D7937">
              <w:rPr>
                <w:sz w:val="16"/>
                <w:szCs w:val="16"/>
                <w:lang w:eastAsia="ar-SA"/>
              </w:rPr>
              <w:t>Content defined in S-100 Part 15. All certificates used, except the SA root certificate (installed separately by the implementing system) shall be included</w:t>
            </w:r>
          </w:p>
        </w:tc>
      </w:tr>
      <w:tr w:rsidR="001D7937" w:rsidRPr="001D7937" w14:paraId="68B5E7F6" w14:textId="77777777">
        <w:trPr>
          <w:trHeight w:val="495"/>
        </w:trPr>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43C35134"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dataServerIdentifier</w:t>
            </w:r>
          </w:p>
        </w:tc>
        <w:tc>
          <w:tcPr>
            <w:tcW w:w="3420" w:type="dxa"/>
            <w:tcBorders>
              <w:top w:val="single" w:sz="4" w:space="0" w:color="000000"/>
              <w:left w:val="single" w:sz="4" w:space="0" w:color="000000"/>
              <w:bottom w:val="single" w:sz="4" w:space="0" w:color="000000"/>
              <w:right w:val="single" w:sz="4" w:space="0" w:color="000000"/>
            </w:tcBorders>
            <w:shd w:val="clear" w:color="auto" w:fill="FFFFFF"/>
            <w:hideMark/>
          </w:tcPr>
          <w:p w14:paraId="370EFF60" w14:textId="77777777" w:rsidR="001D7937" w:rsidRPr="001D7937" w:rsidRDefault="001D7937" w:rsidP="001D7937">
            <w:pPr>
              <w:suppressAutoHyphens/>
              <w:spacing w:before="60" w:after="60" w:line="240" w:lineRule="auto"/>
              <w:jc w:val="left"/>
              <w:rPr>
                <w:rFonts w:cs="Arial"/>
                <w:sz w:val="16"/>
                <w:szCs w:val="16"/>
                <w:lang w:eastAsia="ar-SA"/>
              </w:rPr>
            </w:pPr>
            <w:r w:rsidRPr="001D7937">
              <w:rPr>
                <w:rFonts w:cs="Arial"/>
                <w:sz w:val="16"/>
                <w:szCs w:val="16"/>
                <w:lang w:eastAsia="ar-SA"/>
              </w:rPr>
              <w:t>Identifies the data server for the permit</w:t>
            </w: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5567C44A" w14:textId="77777777" w:rsidR="001D7937" w:rsidRPr="001D7937" w:rsidRDefault="001D7937" w:rsidP="001D7937">
            <w:pPr>
              <w:suppressAutoHyphens/>
              <w:snapToGrid w:val="0"/>
              <w:spacing w:before="60" w:after="60" w:line="240" w:lineRule="auto"/>
              <w:jc w:val="center"/>
              <w:rPr>
                <w:rFonts w:cs="Arial"/>
                <w:sz w:val="16"/>
                <w:szCs w:val="16"/>
                <w:lang w:eastAsia="ar-SA"/>
              </w:rPr>
            </w:pPr>
            <w:r w:rsidRPr="001D7937">
              <w:rPr>
                <w:rFonts w:cs="Arial"/>
                <w:sz w:val="16"/>
                <w:szCs w:val="16"/>
                <w:lang w:eastAsia="ar-SA"/>
              </w:rPr>
              <w:t>0..1</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08E2307D"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CharacterString</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Pr>
          <w:p w14:paraId="686AEA93" w14:textId="77777777" w:rsidR="001D7937" w:rsidRPr="001D7937" w:rsidRDefault="001D7937" w:rsidP="001D7937">
            <w:pPr>
              <w:suppressAutoHyphens/>
              <w:snapToGrid w:val="0"/>
              <w:spacing w:before="60" w:after="60" w:line="240" w:lineRule="auto"/>
              <w:jc w:val="left"/>
              <w:rPr>
                <w:sz w:val="16"/>
                <w:szCs w:val="16"/>
                <w:lang w:eastAsia="ar-SA"/>
              </w:rPr>
            </w:pPr>
          </w:p>
        </w:tc>
      </w:tr>
      <w:tr w:rsidR="001D7937" w:rsidRPr="001D7937" w14:paraId="6F8FA2C5" w14:textId="77777777">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2590AB0D"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datasetDiscoveryMetadata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hideMark/>
          </w:tcPr>
          <w:p w14:paraId="39FECDAA"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Exchange Catalogues may include or reference discovery metadata for the datasets in the Exchange Set</w:t>
            </w: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7F24D895" w14:textId="77777777" w:rsidR="001D7937" w:rsidRPr="001D7937" w:rsidRDefault="001D7937" w:rsidP="001D7937">
            <w:pPr>
              <w:suppressAutoHyphens/>
              <w:snapToGrid w:val="0"/>
              <w:spacing w:before="60" w:after="60" w:line="240" w:lineRule="auto"/>
              <w:jc w:val="center"/>
              <w:rPr>
                <w:rFonts w:cs="Arial"/>
                <w:sz w:val="16"/>
                <w:szCs w:val="16"/>
                <w:lang w:eastAsia="ar-SA"/>
              </w:rPr>
            </w:pPr>
            <w:r w:rsidRPr="001D7937">
              <w:rPr>
                <w:rFonts w:cs="Arial"/>
                <w:sz w:val="16"/>
                <w:szCs w:val="16"/>
                <w:lang w:eastAsia="ar-SA"/>
              </w:rPr>
              <w:t>0..*</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4395C690" w14:textId="77777777" w:rsidR="001D7937" w:rsidRPr="001D7937" w:rsidRDefault="001D7937" w:rsidP="001D7937">
            <w:pPr>
              <w:suppressAutoHyphens/>
              <w:snapToGrid w:val="0"/>
              <w:spacing w:before="60" w:after="60" w:line="240" w:lineRule="auto"/>
              <w:rPr>
                <w:sz w:val="16"/>
                <w:szCs w:val="16"/>
                <w:lang w:eastAsia="ar-SA"/>
              </w:rPr>
            </w:pPr>
            <w:r w:rsidRPr="001D7937">
              <w:rPr>
                <w:sz w:val="16"/>
                <w:szCs w:val="16"/>
                <w:lang w:eastAsia="ar-SA"/>
              </w:rPr>
              <w:t>Aggregation S100_DatasetDiscoveryMetadata</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Pr>
          <w:p w14:paraId="63EF54A8" w14:textId="77777777" w:rsidR="001D7937" w:rsidRPr="001D7937" w:rsidRDefault="001D7937" w:rsidP="001D7937">
            <w:pPr>
              <w:suppressAutoHyphens/>
              <w:snapToGrid w:val="0"/>
              <w:spacing w:before="60" w:after="60" w:line="240" w:lineRule="auto"/>
              <w:jc w:val="left"/>
              <w:rPr>
                <w:rFonts w:cs="Arial"/>
                <w:sz w:val="16"/>
                <w:szCs w:val="16"/>
                <w:lang w:eastAsia="ar-SA"/>
              </w:rPr>
            </w:pPr>
          </w:p>
        </w:tc>
      </w:tr>
      <w:tr w:rsidR="001D7937" w:rsidRPr="001D7937" w14:paraId="745060DD" w14:textId="77777777">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7464556D"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lastRenderedPageBreak/>
              <w:t>catalogueDiscoveryMetadata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hideMark/>
          </w:tcPr>
          <w:p w14:paraId="482E2C29"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Metadata for Catalogue</w:t>
            </w: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2E60FA96" w14:textId="77777777" w:rsidR="001D7937" w:rsidRPr="001D7937" w:rsidRDefault="001D7937" w:rsidP="001D7937">
            <w:pPr>
              <w:suppressAutoHyphens/>
              <w:snapToGrid w:val="0"/>
              <w:spacing w:before="60" w:after="60" w:line="240" w:lineRule="auto"/>
              <w:jc w:val="center"/>
              <w:rPr>
                <w:rFonts w:cs="Arial"/>
                <w:sz w:val="16"/>
                <w:szCs w:val="16"/>
                <w:lang w:eastAsia="ar-SA"/>
              </w:rPr>
            </w:pPr>
            <w:r w:rsidRPr="001D7937">
              <w:rPr>
                <w:rFonts w:cs="Arial"/>
                <w:sz w:val="16"/>
                <w:szCs w:val="16"/>
                <w:lang w:eastAsia="ar-SA"/>
              </w:rPr>
              <w:t>0..*</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597A103A" w14:textId="77777777" w:rsidR="001D7937" w:rsidRPr="001D7937" w:rsidRDefault="001D7937" w:rsidP="001D7937">
            <w:pPr>
              <w:suppressAutoHyphens/>
              <w:snapToGrid w:val="0"/>
              <w:spacing w:before="60" w:after="60" w:line="240" w:lineRule="auto"/>
              <w:rPr>
                <w:sz w:val="16"/>
                <w:szCs w:val="16"/>
                <w:lang w:eastAsia="ar-SA"/>
              </w:rPr>
            </w:pPr>
            <w:r w:rsidRPr="001D7937">
              <w:rPr>
                <w:sz w:val="16"/>
                <w:szCs w:val="16"/>
                <w:lang w:eastAsia="ar-SA"/>
              </w:rPr>
              <w:t>Aggregation S100_CatalogueDiscoveryMetadata</w:t>
            </w:r>
          </w:p>
        </w:tc>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3ACD62B4"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Metadata for the Feature, Portrayal and Interoperability Catalogues, if any</w:t>
            </w:r>
          </w:p>
        </w:tc>
      </w:tr>
      <w:tr w:rsidR="001D7937" w:rsidRPr="001D7937" w14:paraId="5655A0E4" w14:textId="77777777">
        <w:tc>
          <w:tcPr>
            <w:tcW w:w="3060" w:type="dxa"/>
            <w:tcBorders>
              <w:top w:val="single" w:sz="4" w:space="0" w:color="000000"/>
              <w:left w:val="single" w:sz="4" w:space="0" w:color="000000"/>
              <w:bottom w:val="single" w:sz="4" w:space="0" w:color="000000"/>
              <w:right w:val="single" w:sz="4" w:space="0" w:color="000000"/>
            </w:tcBorders>
            <w:shd w:val="clear" w:color="auto" w:fill="FFFFFF"/>
            <w:hideMark/>
          </w:tcPr>
          <w:p w14:paraId="4AA0F772"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supportFileDiscoveryMetadata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hideMark/>
          </w:tcPr>
          <w:p w14:paraId="1C419F51" w14:textId="77777777" w:rsidR="001D7937" w:rsidRPr="001D7937" w:rsidRDefault="001D7937" w:rsidP="001D7937">
            <w:pPr>
              <w:suppressAutoHyphens/>
              <w:snapToGrid w:val="0"/>
              <w:spacing w:before="60" w:after="60" w:line="240" w:lineRule="auto"/>
              <w:jc w:val="left"/>
              <w:rPr>
                <w:rFonts w:cs="Arial"/>
                <w:sz w:val="16"/>
                <w:szCs w:val="16"/>
                <w:lang w:eastAsia="ar-SA"/>
              </w:rPr>
            </w:pPr>
            <w:r w:rsidRPr="001D7937">
              <w:rPr>
                <w:rFonts w:cs="Arial"/>
                <w:sz w:val="16"/>
                <w:szCs w:val="16"/>
                <w:lang w:eastAsia="ar-SA"/>
              </w:rPr>
              <w:t>Exchange Catalogues may include or reference discovery metadata for the support files in the Exchange Set</w:t>
            </w:r>
          </w:p>
        </w:tc>
        <w:tc>
          <w:tcPr>
            <w:tcW w:w="804" w:type="dxa"/>
            <w:tcBorders>
              <w:top w:val="single" w:sz="4" w:space="0" w:color="000000"/>
              <w:left w:val="single" w:sz="4" w:space="0" w:color="000000"/>
              <w:bottom w:val="single" w:sz="4" w:space="0" w:color="000000"/>
              <w:right w:val="single" w:sz="4" w:space="0" w:color="000000"/>
            </w:tcBorders>
            <w:shd w:val="clear" w:color="auto" w:fill="FFFFFF"/>
            <w:hideMark/>
          </w:tcPr>
          <w:p w14:paraId="1C89A42B" w14:textId="77777777" w:rsidR="001D7937" w:rsidRPr="001D7937" w:rsidRDefault="001D7937" w:rsidP="001D7937">
            <w:pPr>
              <w:suppressAutoHyphens/>
              <w:snapToGrid w:val="0"/>
              <w:spacing w:before="60" w:after="60" w:line="240" w:lineRule="auto"/>
              <w:jc w:val="center"/>
              <w:rPr>
                <w:rFonts w:cs="Arial"/>
                <w:sz w:val="16"/>
                <w:szCs w:val="16"/>
                <w:lang w:eastAsia="ar-SA"/>
              </w:rPr>
            </w:pPr>
            <w:r w:rsidRPr="001D7937">
              <w:rPr>
                <w:rFonts w:cs="Arial"/>
                <w:sz w:val="16"/>
                <w:szCs w:val="16"/>
                <w:lang w:eastAsia="ar-SA"/>
              </w:rPr>
              <w:t>0..*</w:t>
            </w:r>
          </w:p>
        </w:tc>
        <w:tc>
          <w:tcPr>
            <w:tcW w:w="2436" w:type="dxa"/>
            <w:tcBorders>
              <w:top w:val="single" w:sz="4" w:space="0" w:color="000000"/>
              <w:left w:val="single" w:sz="4" w:space="0" w:color="000000"/>
              <w:bottom w:val="single" w:sz="4" w:space="0" w:color="000000"/>
              <w:right w:val="single" w:sz="4" w:space="0" w:color="000000"/>
            </w:tcBorders>
            <w:shd w:val="clear" w:color="auto" w:fill="FFFFFF"/>
            <w:hideMark/>
          </w:tcPr>
          <w:p w14:paraId="676BD2DF" w14:textId="77777777" w:rsidR="001D7937" w:rsidRPr="001D7937" w:rsidRDefault="001D7937" w:rsidP="001D7937">
            <w:pPr>
              <w:suppressAutoHyphens/>
              <w:snapToGrid w:val="0"/>
              <w:spacing w:before="60" w:after="60" w:line="240" w:lineRule="auto"/>
              <w:rPr>
                <w:sz w:val="16"/>
                <w:szCs w:val="16"/>
                <w:lang w:eastAsia="ar-SA"/>
              </w:rPr>
            </w:pPr>
            <w:r w:rsidRPr="001D7937">
              <w:rPr>
                <w:sz w:val="16"/>
                <w:szCs w:val="16"/>
                <w:lang w:eastAsia="ar-SA"/>
              </w:rPr>
              <w:t>Aggregation S100_SupportFileDiscoveryMetadata</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Pr>
          <w:p w14:paraId="2E859944" w14:textId="77777777" w:rsidR="001D7937" w:rsidRPr="001D7937" w:rsidRDefault="001D7937" w:rsidP="001D7937">
            <w:pPr>
              <w:suppressAutoHyphens/>
              <w:snapToGrid w:val="0"/>
              <w:spacing w:before="60" w:after="60" w:line="240" w:lineRule="auto"/>
              <w:jc w:val="left"/>
              <w:rPr>
                <w:rFonts w:cs="Arial"/>
                <w:sz w:val="16"/>
                <w:szCs w:val="16"/>
                <w:lang w:eastAsia="ar-SA"/>
              </w:rPr>
            </w:pPr>
          </w:p>
        </w:tc>
      </w:tr>
    </w:tbl>
    <w:p w14:paraId="10E07C3E" w14:textId="77777777" w:rsidR="001D7937" w:rsidRDefault="001D7937" w:rsidP="00B413FE"/>
    <w:p w14:paraId="4A9D7B65" w14:textId="506ECB4F" w:rsidR="00D478D4" w:rsidRPr="00AC050B" w:rsidRDefault="00D478D4" w:rsidP="00B413FE">
      <w:pPr>
        <w:rPr>
          <w:i/>
          <w:iCs/>
          <w:color w:val="EE0000"/>
        </w:rPr>
      </w:pPr>
      <w:r w:rsidRPr="00AC050B">
        <w:rPr>
          <w:i/>
          <w:iCs/>
          <w:color w:val="EE0000"/>
        </w:rPr>
        <w:t xml:space="preserve">&lt;Optional notes, e.g., </w:t>
      </w:r>
      <w:r w:rsidR="00AC050B" w:rsidRPr="00AC050B">
        <w:rPr>
          <w:i/>
          <w:iCs/>
          <w:color w:val="EE0000"/>
        </w:rPr>
        <w:t>rules for defining identifier attribute.&gt;</w:t>
      </w:r>
    </w:p>
    <w:p w14:paraId="1AF35D0E" w14:textId="77777777" w:rsidR="00B413FE" w:rsidRPr="009063C9" w:rsidRDefault="00B413FE" w:rsidP="0054360D">
      <w:pPr>
        <w:spacing w:beforeLines="40" w:before="96" w:afterLines="40" w:after="96" w:line="240" w:lineRule="auto"/>
        <w:rPr>
          <w:sz w:val="19"/>
          <w:szCs w:val="19"/>
        </w:rPr>
      </w:pPr>
    </w:p>
    <w:p w14:paraId="054596EA" w14:textId="77777777" w:rsidR="00B413FE" w:rsidRDefault="00B413FE" w:rsidP="00585211">
      <w:pPr>
        <w:pStyle w:val="Heading4"/>
      </w:pPr>
      <w:bookmarkStart w:id="298" w:name="_Toc403560565"/>
      <w:r w:rsidRPr="0054360D">
        <w:t>S100_CatalogueIdentifier</w:t>
      </w:r>
      <w:bookmarkEnd w:id="298"/>
    </w:p>
    <w:p w14:paraId="48490256" w14:textId="4F6447FA" w:rsidR="00D478D4" w:rsidRDefault="003B419E" w:rsidP="003B419E">
      <w:pPr>
        <w:rPr>
          <w:i/>
          <w:iCs/>
          <w:color w:val="EE0000"/>
          <w:lang w:val="en-AU"/>
        </w:rPr>
      </w:pPr>
      <w:r w:rsidRPr="003B419E">
        <w:rPr>
          <w:lang w:val="en-AU"/>
        </w:rPr>
        <w:t>S-1</w:t>
      </w:r>
      <w:r>
        <w:rPr>
          <w:lang w:val="en-AU"/>
        </w:rPr>
        <w:t>XX</w:t>
      </w:r>
      <w:r w:rsidRPr="003B419E">
        <w:rPr>
          <w:lang w:val="en-AU"/>
        </w:rPr>
        <w:t xml:space="preserve"> uses S100_ExchangeCatalogueIdentifier without modification.</w:t>
      </w:r>
      <w:r w:rsidR="00D478D4">
        <w:rPr>
          <w:lang w:val="en-AU"/>
        </w:rPr>
        <w:t xml:space="preserve"> </w:t>
      </w:r>
      <w:bookmarkStart w:id="299" w:name="_Hlk205750402"/>
      <w:r w:rsidR="00D478D4" w:rsidRPr="00D478D4">
        <w:rPr>
          <w:i/>
          <w:iCs/>
          <w:color w:val="EE0000"/>
          <w:lang w:val="en-AU"/>
        </w:rPr>
        <w:t>&lt;or “S-1XX restricts the multiplicity and contents of S100_</w:t>
      </w:r>
      <w:r w:rsidR="00AC050B">
        <w:rPr>
          <w:i/>
          <w:iCs/>
          <w:color w:val="EE0000"/>
          <w:lang w:val="en-AU"/>
        </w:rPr>
        <w:t>CatalogueIdentifier</w:t>
      </w:r>
      <w:r w:rsidR="00D478D4" w:rsidRPr="00D478D4">
        <w:rPr>
          <w:i/>
          <w:iCs/>
          <w:color w:val="EE0000"/>
          <w:lang w:val="en-AU"/>
        </w:rPr>
        <w:t xml:space="preserve"> as described in the table below”&gt;</w:t>
      </w:r>
      <w:bookmarkEnd w:id="299"/>
    </w:p>
    <w:p w14:paraId="722131EE" w14:textId="6EBFBD7F" w:rsidR="00D478D4" w:rsidRDefault="00D478D4" w:rsidP="003B419E">
      <w:pPr>
        <w:rPr>
          <w:i/>
          <w:iCs/>
          <w:color w:val="EE0000"/>
          <w:lang w:val="en-AU"/>
        </w:rPr>
      </w:pPr>
      <w:bookmarkStart w:id="300" w:name="_Hlk205751537"/>
      <w:r>
        <w:rPr>
          <w:i/>
          <w:iCs/>
          <w:color w:val="EE0000"/>
          <w:lang w:val="en-AU"/>
        </w:rPr>
        <w:t>&lt;</w:t>
      </w:r>
      <w:r w:rsidR="00AC050B">
        <w:rPr>
          <w:i/>
          <w:iCs/>
          <w:color w:val="EE0000"/>
          <w:lang w:val="en-AU"/>
        </w:rPr>
        <w:t xml:space="preserve">Optional table. Recommended if S-1XX has </w:t>
      </w:r>
      <w:r>
        <w:rPr>
          <w:i/>
          <w:iCs/>
          <w:color w:val="EE0000"/>
          <w:lang w:val="en-AU"/>
        </w:rPr>
        <w:t xml:space="preserve">product-specific </w:t>
      </w:r>
      <w:r w:rsidR="00AC050B">
        <w:rPr>
          <w:i/>
          <w:iCs/>
          <w:color w:val="EE0000"/>
          <w:lang w:val="en-AU"/>
        </w:rPr>
        <w:t>requirements</w:t>
      </w:r>
      <w:r>
        <w:rPr>
          <w:i/>
          <w:iCs/>
          <w:color w:val="EE0000"/>
          <w:lang w:val="en-AU"/>
        </w:rPr>
        <w:t>.&gt;</w:t>
      </w:r>
    </w:p>
    <w:p w14:paraId="6DF563AC" w14:textId="312B3555" w:rsidR="00AC050B" w:rsidRPr="00D478D4" w:rsidRDefault="00AC050B" w:rsidP="003B419E">
      <w:r>
        <w:rPr>
          <w:i/>
          <w:iCs/>
          <w:color w:val="EE0000"/>
          <w:lang w:val="en-AU"/>
        </w:rPr>
        <w:t>&lt;Optional notes.&gt;</w:t>
      </w:r>
    </w:p>
    <w:bookmarkEnd w:id="300"/>
    <w:p w14:paraId="03174575" w14:textId="77777777" w:rsidR="00B413FE" w:rsidRPr="0054360D" w:rsidRDefault="00B413FE" w:rsidP="0054360D">
      <w:pPr>
        <w:spacing w:beforeLines="40" w:before="96" w:afterLines="40" w:after="96" w:line="240" w:lineRule="auto"/>
        <w:rPr>
          <w:sz w:val="19"/>
          <w:szCs w:val="19"/>
        </w:rPr>
      </w:pPr>
    </w:p>
    <w:p w14:paraId="2ED04BA2" w14:textId="77777777" w:rsidR="00B413FE" w:rsidRDefault="00B413FE" w:rsidP="00585211">
      <w:pPr>
        <w:pStyle w:val="Heading4"/>
      </w:pPr>
      <w:bookmarkStart w:id="301" w:name="_Toc403560566"/>
      <w:r w:rsidRPr="0054360D">
        <w:t>S100_CataloguePointofContact</w:t>
      </w:r>
      <w:bookmarkEnd w:id="301"/>
    </w:p>
    <w:p w14:paraId="2DDB29F9" w14:textId="310C7D2A" w:rsidR="003B419E" w:rsidRDefault="003B419E" w:rsidP="003B419E">
      <w:pPr>
        <w:rPr>
          <w:i/>
          <w:iCs/>
          <w:color w:val="EE0000"/>
          <w:lang w:val="en-AU"/>
        </w:rPr>
      </w:pPr>
      <w:r w:rsidRPr="003B419E">
        <w:rPr>
          <w:lang w:val="en-AU"/>
        </w:rPr>
        <w:t>S-1</w:t>
      </w:r>
      <w:r w:rsidR="00E71863">
        <w:rPr>
          <w:lang w:val="en-AU"/>
        </w:rPr>
        <w:t>XX</w:t>
      </w:r>
      <w:r w:rsidRPr="003B419E">
        <w:rPr>
          <w:lang w:val="en-AU"/>
        </w:rPr>
        <w:t xml:space="preserve"> uses S100_CataloguePointOfContact without modification.</w:t>
      </w:r>
      <w:r w:rsidR="00D478D4">
        <w:rPr>
          <w:lang w:val="en-AU"/>
        </w:rPr>
        <w:t xml:space="preserve"> </w:t>
      </w:r>
      <w:r w:rsidR="00D478D4" w:rsidRPr="00D478D4">
        <w:rPr>
          <w:i/>
          <w:iCs/>
          <w:color w:val="EE0000"/>
          <w:lang w:val="en-AU"/>
        </w:rPr>
        <w:t>&lt;or “S-1XX restricts the multiplicity and contents of S100_</w:t>
      </w:r>
      <w:r w:rsidR="00D478D4">
        <w:rPr>
          <w:i/>
          <w:iCs/>
          <w:color w:val="EE0000"/>
          <w:lang w:val="en-AU"/>
        </w:rPr>
        <w:t>CataloguePointOfContact</w:t>
      </w:r>
      <w:r w:rsidR="00D478D4" w:rsidRPr="00D478D4">
        <w:rPr>
          <w:i/>
          <w:iCs/>
          <w:color w:val="EE0000"/>
          <w:lang w:val="en-AU"/>
        </w:rPr>
        <w:t xml:space="preserve"> as described</w:t>
      </w:r>
      <w:r w:rsidR="00AC050B">
        <w:rPr>
          <w:i/>
          <w:iCs/>
          <w:color w:val="EE0000"/>
          <w:lang w:val="en-AU"/>
        </w:rPr>
        <w:t xml:space="preserve"> </w:t>
      </w:r>
      <w:r w:rsidR="00D478D4" w:rsidRPr="00D478D4">
        <w:rPr>
          <w:i/>
          <w:iCs/>
          <w:color w:val="EE0000"/>
          <w:lang w:val="en-AU"/>
        </w:rPr>
        <w:t>in the table below”&gt;</w:t>
      </w:r>
    </w:p>
    <w:p w14:paraId="6C5211B0" w14:textId="77777777" w:rsidR="004E7EF0" w:rsidRDefault="004E7EF0" w:rsidP="004E7EF0">
      <w:pPr>
        <w:rPr>
          <w:i/>
          <w:iCs/>
          <w:color w:val="EE0000"/>
          <w:lang w:val="en-AU"/>
        </w:rPr>
      </w:pPr>
      <w:r>
        <w:rPr>
          <w:i/>
          <w:iCs/>
          <w:color w:val="EE0000"/>
          <w:lang w:val="en-AU"/>
        </w:rPr>
        <w:t>&lt;Optional table. Recommended if S-1XX has product-specific requirements.&gt;</w:t>
      </w:r>
    </w:p>
    <w:p w14:paraId="12835669" w14:textId="71A7FF0D" w:rsidR="004E7EF0" w:rsidRPr="003B419E" w:rsidRDefault="004E7EF0" w:rsidP="003B419E">
      <w:r>
        <w:rPr>
          <w:i/>
          <w:iCs/>
          <w:color w:val="EE0000"/>
          <w:lang w:val="en-AU"/>
        </w:rPr>
        <w:t>&lt;Optional notes.&gt;</w:t>
      </w:r>
    </w:p>
    <w:p w14:paraId="1D0DBF94" w14:textId="77777777" w:rsidR="00B413FE" w:rsidRDefault="00B413FE" w:rsidP="0054360D">
      <w:pPr>
        <w:spacing w:beforeLines="40" w:before="96" w:afterLines="40" w:after="96" w:line="240" w:lineRule="auto"/>
        <w:rPr>
          <w:sz w:val="19"/>
          <w:szCs w:val="19"/>
        </w:rPr>
      </w:pPr>
    </w:p>
    <w:p w14:paraId="2C82229C" w14:textId="3669BDE4" w:rsidR="0054360D" w:rsidRDefault="00B413FE" w:rsidP="00460EEF">
      <w:pPr>
        <w:pStyle w:val="Heading3"/>
      </w:pPr>
      <w:bookmarkStart w:id="302" w:name="_Toc205844606"/>
      <w:bookmarkStart w:id="303" w:name="_Toc205844942"/>
      <w:bookmarkStart w:id="304" w:name="_Toc205846209"/>
      <w:bookmarkStart w:id="305" w:name="_Toc205846376"/>
      <w:bookmarkStart w:id="306" w:name="_Toc205848249"/>
      <w:bookmarkStart w:id="307" w:name="_Toc205849866"/>
      <w:bookmarkStart w:id="308" w:name="_Toc205844631"/>
      <w:bookmarkStart w:id="309" w:name="_Toc205844967"/>
      <w:bookmarkStart w:id="310" w:name="_Toc205846234"/>
      <w:bookmarkStart w:id="311" w:name="_Toc205846401"/>
      <w:bookmarkStart w:id="312" w:name="_Toc205848274"/>
      <w:bookmarkStart w:id="313" w:name="_Toc205849891"/>
      <w:bookmarkStart w:id="314" w:name="_Toc523493095"/>
      <w:bookmarkStart w:id="315" w:name="_Toc403560568"/>
      <w:bookmarkStart w:id="316" w:name="_Toc220188289"/>
      <w:bookmarkEnd w:id="302"/>
      <w:bookmarkEnd w:id="303"/>
      <w:bookmarkEnd w:id="304"/>
      <w:bookmarkEnd w:id="305"/>
      <w:bookmarkEnd w:id="306"/>
      <w:bookmarkEnd w:id="307"/>
      <w:bookmarkEnd w:id="308"/>
      <w:bookmarkEnd w:id="309"/>
      <w:bookmarkEnd w:id="310"/>
      <w:bookmarkEnd w:id="311"/>
      <w:bookmarkEnd w:id="312"/>
      <w:bookmarkEnd w:id="313"/>
      <w:bookmarkEnd w:id="314"/>
      <w:r w:rsidRPr="009063C9">
        <w:t>S100_</w:t>
      </w:r>
      <w:bookmarkEnd w:id="315"/>
      <w:r w:rsidR="00A57D35" w:rsidRPr="009063C9">
        <w:t>DatasetDiscoveryMetadata</w:t>
      </w:r>
      <w:bookmarkEnd w:id="316"/>
    </w:p>
    <w:p w14:paraId="2988FF9B" w14:textId="320C3E07" w:rsidR="00D478D4" w:rsidRPr="00D478D4" w:rsidRDefault="00D478D4" w:rsidP="00D478D4">
      <w:pPr>
        <w:rPr>
          <w:lang w:val="en-AU"/>
        </w:rPr>
      </w:pPr>
      <w:bookmarkStart w:id="317" w:name="_Hlk205750327"/>
      <w:r w:rsidRPr="00D478D4">
        <w:rPr>
          <w:lang w:val="en-AU"/>
        </w:rPr>
        <w:t>S-1</w:t>
      </w:r>
      <w:r w:rsidR="00E71863">
        <w:rPr>
          <w:lang w:val="en-AU"/>
        </w:rPr>
        <w:t>XX</w:t>
      </w:r>
      <w:r w:rsidRPr="00D478D4">
        <w:rPr>
          <w:lang w:val="en-AU"/>
        </w:rPr>
        <w:t xml:space="preserve"> restricts the multiplicity and contents of S100_DatasetDiscoveryMetadata as described in the table below</w:t>
      </w:r>
      <w:bookmarkEnd w:id="317"/>
      <w:r w:rsidRPr="00D478D4">
        <w:rPr>
          <w:lang w:val="en-AU"/>
        </w:rPr>
        <w:t>.</w:t>
      </w:r>
    </w:p>
    <w:p w14:paraId="6EED5F61" w14:textId="07C2AC83" w:rsidR="00D478D4" w:rsidRDefault="00D478D4" w:rsidP="00D478D4">
      <w:pPr>
        <w:rPr>
          <w:lang w:val="en-AU"/>
        </w:rPr>
      </w:pPr>
      <w:r w:rsidRPr="00D478D4">
        <w:rPr>
          <w:lang w:val="en-AU"/>
        </w:rPr>
        <w:lastRenderedPageBreak/>
        <w:t>Dataset discovery metadata for an update dataset also uses S100_DatasetDiscoveryMetadata. Update dataset metadata is intended to describe information about an update dataset. It facilitates the management and exploitation of data and is an important requirement for understanding the characteristics of an update dataset. Whereas dataset metadata is usually fairly comprehensive, metadata for update datasets only describe the issue date and sequential relation to the base dataset. Optional fields may therefore be omitted for update metadata unless mandated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600" w:firstRow="0" w:lastRow="0" w:firstColumn="0" w:lastColumn="0" w:noHBand="1" w:noVBand="1"/>
      </w:tblPr>
      <w:tblGrid>
        <w:gridCol w:w="2636"/>
        <w:gridCol w:w="2806"/>
        <w:gridCol w:w="801"/>
        <w:gridCol w:w="3529"/>
        <w:gridCol w:w="4176"/>
      </w:tblGrid>
      <w:tr w:rsidR="00D478D4" w:rsidRPr="00D478D4" w14:paraId="75DD42A9" w14:textId="77777777" w:rsidTr="00D478D4">
        <w:trPr>
          <w:cantSplit/>
          <w:trHeight w:val="155"/>
          <w:tblHeader/>
        </w:trPr>
        <w:tc>
          <w:tcPr>
            <w:tcW w:w="945" w:type="pct"/>
            <w:shd w:val="clear" w:color="auto" w:fill="D9D9D9"/>
            <w:vAlign w:val="center"/>
          </w:tcPr>
          <w:p w14:paraId="11392527" w14:textId="77777777"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bookmarkStart w:id="318" w:name="_Hlk111730082"/>
            <w:r w:rsidRPr="00D478D4">
              <w:rPr>
                <w:rFonts w:eastAsia="SimSun" w:cs="Arial"/>
                <w:b/>
                <w:color w:val="000000"/>
                <w:sz w:val="16"/>
                <w:szCs w:val="16"/>
                <w:lang w:eastAsia="ar-SA"/>
              </w:rPr>
              <w:t>Name</w:t>
            </w:r>
          </w:p>
        </w:tc>
        <w:tc>
          <w:tcPr>
            <w:tcW w:w="1006" w:type="pct"/>
            <w:shd w:val="clear" w:color="auto" w:fill="D9D9D9"/>
            <w:vAlign w:val="center"/>
          </w:tcPr>
          <w:p w14:paraId="585310CC" w14:textId="77777777"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r w:rsidRPr="00D478D4">
              <w:rPr>
                <w:rFonts w:eastAsia="SimSun" w:cs="Arial"/>
                <w:b/>
                <w:color w:val="000000"/>
                <w:sz w:val="16"/>
                <w:szCs w:val="16"/>
                <w:lang w:eastAsia="ar-SA"/>
              </w:rPr>
              <w:t>Description</w:t>
            </w:r>
          </w:p>
        </w:tc>
        <w:tc>
          <w:tcPr>
            <w:tcW w:w="287" w:type="pct"/>
            <w:shd w:val="clear" w:color="auto" w:fill="D9D9D9"/>
            <w:vAlign w:val="center"/>
          </w:tcPr>
          <w:p w14:paraId="05B854D4" w14:textId="77777777" w:rsidR="00D478D4" w:rsidRPr="00D478D4" w:rsidRDefault="00D478D4" w:rsidP="00D478D4">
            <w:pPr>
              <w:suppressAutoHyphens/>
              <w:snapToGrid w:val="0"/>
              <w:spacing w:before="60" w:after="60" w:line="240" w:lineRule="auto"/>
              <w:jc w:val="center"/>
              <w:rPr>
                <w:rFonts w:eastAsia="SimSun" w:cs="Arial"/>
                <w:b/>
                <w:color w:val="000000"/>
                <w:sz w:val="16"/>
                <w:szCs w:val="16"/>
                <w:lang w:eastAsia="ar-SA"/>
              </w:rPr>
            </w:pPr>
            <w:r w:rsidRPr="00D478D4">
              <w:rPr>
                <w:rFonts w:eastAsia="SimSun" w:cs="Arial"/>
                <w:b/>
                <w:color w:val="000000"/>
                <w:sz w:val="16"/>
                <w:szCs w:val="16"/>
                <w:lang w:eastAsia="ar-SA"/>
              </w:rPr>
              <w:t>Mult</w:t>
            </w:r>
          </w:p>
        </w:tc>
        <w:tc>
          <w:tcPr>
            <w:tcW w:w="1265" w:type="pct"/>
            <w:shd w:val="clear" w:color="auto" w:fill="D9D9D9"/>
            <w:vAlign w:val="center"/>
          </w:tcPr>
          <w:p w14:paraId="0B9B0004" w14:textId="77777777"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r w:rsidRPr="00D478D4">
              <w:rPr>
                <w:rFonts w:eastAsia="SimSun" w:cs="Arial"/>
                <w:b/>
                <w:color w:val="000000"/>
                <w:sz w:val="16"/>
                <w:szCs w:val="16"/>
                <w:lang w:eastAsia="ar-SA"/>
              </w:rPr>
              <w:t>Type</w:t>
            </w:r>
          </w:p>
        </w:tc>
        <w:tc>
          <w:tcPr>
            <w:tcW w:w="1497" w:type="pct"/>
            <w:shd w:val="clear" w:color="auto" w:fill="D9D9D9"/>
            <w:vAlign w:val="center"/>
          </w:tcPr>
          <w:p w14:paraId="545C595E" w14:textId="77777777"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r w:rsidRPr="00D478D4">
              <w:rPr>
                <w:rFonts w:eastAsia="SimSun" w:cs="Arial"/>
                <w:b/>
                <w:color w:val="000000"/>
                <w:sz w:val="16"/>
                <w:szCs w:val="16"/>
                <w:lang w:eastAsia="ar-SA"/>
              </w:rPr>
              <w:t>Remarks</w:t>
            </w:r>
          </w:p>
        </w:tc>
      </w:tr>
      <w:tr w:rsidR="00D478D4" w:rsidRPr="00D478D4" w14:paraId="02613B74" w14:textId="77777777" w:rsidTr="00213E83">
        <w:trPr>
          <w:cantSplit/>
          <w:trHeight w:val="171"/>
        </w:trPr>
        <w:tc>
          <w:tcPr>
            <w:tcW w:w="945" w:type="pct"/>
          </w:tcPr>
          <w:p w14:paraId="44535397"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S100_DatasetDiscoveryMetadata</w:t>
            </w:r>
          </w:p>
        </w:tc>
        <w:tc>
          <w:tcPr>
            <w:tcW w:w="1006" w:type="pct"/>
          </w:tcPr>
          <w:p w14:paraId="4BBAADF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Metadata about the individual datasets in the Exchange Catalogue</w:t>
            </w:r>
          </w:p>
        </w:tc>
        <w:tc>
          <w:tcPr>
            <w:tcW w:w="287" w:type="pct"/>
          </w:tcPr>
          <w:p w14:paraId="53B16620"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w:t>
            </w:r>
          </w:p>
        </w:tc>
        <w:tc>
          <w:tcPr>
            <w:tcW w:w="1265" w:type="pct"/>
          </w:tcPr>
          <w:p w14:paraId="57A7C1B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w:t>
            </w:r>
          </w:p>
        </w:tc>
        <w:tc>
          <w:tcPr>
            <w:tcW w:w="1497" w:type="pct"/>
            <w:vAlign w:val="center"/>
          </w:tcPr>
          <w:p w14:paraId="59BED554" w14:textId="60AE420D" w:rsidR="00D478D4" w:rsidRPr="00460EEF" w:rsidRDefault="00D478D4" w:rsidP="00D478D4">
            <w:pPr>
              <w:suppressAutoHyphens/>
              <w:snapToGrid w:val="0"/>
              <w:spacing w:before="60" w:after="60" w:line="240" w:lineRule="auto"/>
              <w:jc w:val="left"/>
              <w:rPr>
                <w:rFonts w:eastAsia="SimSun" w:cs="Arial"/>
                <w:b/>
                <w:color w:val="EE0000"/>
                <w:sz w:val="16"/>
                <w:szCs w:val="16"/>
                <w:lang w:eastAsia="ar-SA"/>
              </w:rPr>
            </w:pPr>
            <w:r w:rsidRPr="00460EEF">
              <w:rPr>
                <w:rFonts w:eastAsia="SimSun" w:cs="Arial"/>
                <w:b/>
                <w:color w:val="EE0000"/>
                <w:sz w:val="16"/>
                <w:szCs w:val="16"/>
                <w:lang w:eastAsia="ar-SA"/>
              </w:rPr>
              <w:t xml:space="preserve">The optional S-100 attributes </w:t>
            </w:r>
            <w:r w:rsidRPr="00460EEF">
              <w:rPr>
                <w:rFonts w:eastAsia="SimSun" w:cs="Arial"/>
                <w:b/>
                <w:i/>
                <w:iCs/>
                <w:color w:val="EE0000"/>
                <w:sz w:val="16"/>
                <w:szCs w:val="16"/>
                <w:lang w:eastAsia="ar-SA"/>
              </w:rPr>
              <w:t>navigationPurpose, temporalExtent</w:t>
            </w:r>
            <w:r w:rsidRPr="00460EEF">
              <w:rPr>
                <w:rFonts w:eastAsia="SimSun" w:cs="Arial"/>
                <w:b/>
                <w:color w:val="EE0000"/>
                <w:sz w:val="16"/>
                <w:szCs w:val="16"/>
                <w:lang w:eastAsia="ar-SA"/>
              </w:rPr>
              <w:t xml:space="preserve"> and </w:t>
            </w:r>
            <w:r w:rsidRPr="00460EEF">
              <w:rPr>
                <w:rFonts w:eastAsia="SimSun" w:cs="Arial"/>
                <w:b/>
                <w:i/>
                <w:iCs/>
                <w:color w:val="EE0000"/>
                <w:sz w:val="16"/>
                <w:szCs w:val="16"/>
                <w:lang w:eastAsia="ar-SA"/>
              </w:rPr>
              <w:t>approximateGridResolution</w:t>
            </w:r>
            <w:r w:rsidRPr="00460EEF">
              <w:rPr>
                <w:rFonts w:eastAsia="SimSun" w:cs="Arial"/>
                <w:b/>
                <w:color w:val="EE0000"/>
                <w:sz w:val="16"/>
                <w:szCs w:val="16"/>
                <w:lang w:eastAsia="ar-SA"/>
              </w:rPr>
              <w:t xml:space="preserve"> are prohibited in S-1</w:t>
            </w:r>
            <w:r w:rsidR="00AC050B" w:rsidRPr="00460EEF">
              <w:rPr>
                <w:rFonts w:eastAsia="SimSun" w:cs="Arial"/>
                <w:b/>
                <w:color w:val="EE0000"/>
                <w:sz w:val="16"/>
                <w:szCs w:val="16"/>
                <w:lang w:eastAsia="ar-SA"/>
              </w:rPr>
              <w:t>XX</w:t>
            </w:r>
            <w:r w:rsidRPr="00460EEF">
              <w:rPr>
                <w:rFonts w:eastAsia="SimSun" w:cs="Arial"/>
                <w:b/>
                <w:color w:val="EE0000"/>
                <w:sz w:val="16"/>
                <w:szCs w:val="16"/>
                <w:lang w:eastAsia="ar-SA"/>
              </w:rPr>
              <w:t>.</w:t>
            </w:r>
          </w:p>
          <w:p w14:paraId="090AE789" w14:textId="16539799"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r w:rsidRPr="00460EEF">
              <w:rPr>
                <w:rFonts w:eastAsia="SimSun" w:cs="Arial"/>
                <w:b/>
                <w:color w:val="EE0000"/>
                <w:sz w:val="16"/>
                <w:szCs w:val="16"/>
                <w:lang w:eastAsia="ar-SA"/>
              </w:rPr>
              <w:t xml:space="preserve">The optional S-100 attributes </w:t>
            </w:r>
            <w:r w:rsidRPr="00460EEF">
              <w:rPr>
                <w:rFonts w:eastAsia="SimSun" w:cs="Arial"/>
                <w:b/>
                <w:i/>
                <w:iCs/>
                <w:color w:val="EE0000"/>
                <w:sz w:val="16"/>
                <w:szCs w:val="16"/>
                <w:lang w:eastAsia="ar-SA"/>
              </w:rPr>
              <w:t>dataCoverage</w:t>
            </w:r>
            <w:r w:rsidRPr="00460EEF">
              <w:rPr>
                <w:rFonts w:eastAsia="SimSun" w:cs="Arial"/>
                <w:b/>
                <w:color w:val="EE0000"/>
                <w:sz w:val="16"/>
                <w:szCs w:val="16"/>
                <w:lang w:eastAsia="ar-SA"/>
              </w:rPr>
              <w:t xml:space="preserve"> and </w:t>
            </w:r>
            <w:r w:rsidRPr="00460EEF">
              <w:rPr>
                <w:rFonts w:eastAsia="SimSun" w:cs="Arial"/>
                <w:b/>
                <w:i/>
                <w:iCs/>
                <w:color w:val="EE0000"/>
                <w:sz w:val="16"/>
                <w:szCs w:val="16"/>
                <w:lang w:eastAsia="ar-SA"/>
              </w:rPr>
              <w:t xml:space="preserve">editionNumber </w:t>
            </w:r>
            <w:r w:rsidRPr="00460EEF">
              <w:rPr>
                <w:rFonts w:eastAsia="SimSun" w:cs="Arial"/>
                <w:b/>
                <w:color w:val="EE0000"/>
                <w:sz w:val="16"/>
                <w:szCs w:val="16"/>
                <w:lang w:eastAsia="ar-SA"/>
              </w:rPr>
              <w:t>are mandatory in S-1</w:t>
            </w:r>
            <w:r w:rsidR="00AC050B" w:rsidRPr="00460EEF">
              <w:rPr>
                <w:rFonts w:eastAsia="SimSun" w:cs="Arial"/>
                <w:b/>
                <w:color w:val="EE0000"/>
                <w:sz w:val="16"/>
                <w:szCs w:val="16"/>
                <w:lang w:eastAsia="ar-SA"/>
              </w:rPr>
              <w:t>XX</w:t>
            </w:r>
          </w:p>
        </w:tc>
      </w:tr>
      <w:tr w:rsidR="00D478D4" w:rsidRPr="00D478D4" w14:paraId="6D928E5B" w14:textId="77777777" w:rsidTr="00213E83">
        <w:trPr>
          <w:cantSplit/>
          <w:trHeight w:val="171"/>
        </w:trPr>
        <w:tc>
          <w:tcPr>
            <w:tcW w:w="945" w:type="pct"/>
          </w:tcPr>
          <w:p w14:paraId="67328BF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fileName</w:t>
            </w:r>
          </w:p>
        </w:tc>
        <w:tc>
          <w:tcPr>
            <w:tcW w:w="1006" w:type="pct"/>
          </w:tcPr>
          <w:p w14:paraId="19302667"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Dataset file name</w:t>
            </w:r>
          </w:p>
        </w:tc>
        <w:tc>
          <w:tcPr>
            <w:tcW w:w="287" w:type="pct"/>
          </w:tcPr>
          <w:p w14:paraId="673DF337"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460EEF">
              <w:rPr>
                <w:rFonts w:eastAsia="SimSun" w:cs="Arial"/>
                <w:color w:val="EE0000"/>
                <w:sz w:val="16"/>
                <w:szCs w:val="16"/>
                <w:lang w:eastAsia="ar-SA"/>
              </w:rPr>
              <w:t>1</w:t>
            </w:r>
          </w:p>
        </w:tc>
        <w:tc>
          <w:tcPr>
            <w:tcW w:w="1265" w:type="pct"/>
          </w:tcPr>
          <w:p w14:paraId="4EA86ED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URI</w:t>
            </w:r>
          </w:p>
        </w:tc>
        <w:tc>
          <w:tcPr>
            <w:tcW w:w="1497" w:type="pct"/>
          </w:tcPr>
          <w:p w14:paraId="2EB19449"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See S-100 Part 1, clause 1-4.6</w:t>
            </w:r>
          </w:p>
        </w:tc>
      </w:tr>
      <w:tr w:rsidR="00D478D4" w:rsidRPr="00D478D4" w14:paraId="0BB0DBC6" w14:textId="77777777" w:rsidTr="00213E83">
        <w:trPr>
          <w:cantSplit/>
          <w:trHeight w:val="326"/>
        </w:trPr>
        <w:tc>
          <w:tcPr>
            <w:tcW w:w="945" w:type="pct"/>
          </w:tcPr>
          <w:p w14:paraId="2A6C311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description</w:t>
            </w:r>
          </w:p>
        </w:tc>
        <w:tc>
          <w:tcPr>
            <w:tcW w:w="1006" w:type="pct"/>
          </w:tcPr>
          <w:p w14:paraId="13A43F4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Short description giving the area or location covered by the dataset</w:t>
            </w:r>
          </w:p>
        </w:tc>
        <w:tc>
          <w:tcPr>
            <w:tcW w:w="287" w:type="pct"/>
          </w:tcPr>
          <w:p w14:paraId="1F1BA324"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024E5F9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CharacterString</w:t>
            </w:r>
          </w:p>
        </w:tc>
        <w:tc>
          <w:tcPr>
            <w:tcW w:w="1497" w:type="pct"/>
            <w:vAlign w:val="center"/>
          </w:tcPr>
          <w:p w14:paraId="13B5F096"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For example a harbour or port name, between two named locations etc.</w:t>
            </w:r>
          </w:p>
          <w:p w14:paraId="45DB5DF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For an update dataset this field should contain a brief description of the update.</w:t>
            </w:r>
          </w:p>
        </w:tc>
      </w:tr>
      <w:tr w:rsidR="00D478D4" w:rsidRPr="00D478D4" w14:paraId="14D0DA2C" w14:textId="77777777" w:rsidTr="00213E83">
        <w:trPr>
          <w:cantSplit/>
          <w:trHeight w:val="326"/>
        </w:trPr>
        <w:tc>
          <w:tcPr>
            <w:tcW w:w="945" w:type="pct"/>
          </w:tcPr>
          <w:p w14:paraId="1AEBE4E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datasetID</w:t>
            </w:r>
          </w:p>
        </w:tc>
        <w:tc>
          <w:tcPr>
            <w:tcW w:w="1006" w:type="pct"/>
          </w:tcPr>
          <w:p w14:paraId="66B8CDE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Dataset ID expressed as a Maritime Resource Name</w:t>
            </w:r>
          </w:p>
        </w:tc>
        <w:tc>
          <w:tcPr>
            <w:tcW w:w="287" w:type="pct"/>
          </w:tcPr>
          <w:p w14:paraId="5ABEFC6A"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6BE659E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URN</w:t>
            </w:r>
          </w:p>
        </w:tc>
        <w:tc>
          <w:tcPr>
            <w:tcW w:w="1497" w:type="pct"/>
            <w:vAlign w:val="center"/>
          </w:tcPr>
          <w:p w14:paraId="7F12F1B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The URN must be an MRN</w:t>
            </w:r>
          </w:p>
        </w:tc>
      </w:tr>
      <w:tr w:rsidR="00D478D4" w:rsidRPr="00D478D4" w14:paraId="0D6177BD" w14:textId="77777777" w:rsidTr="00213E83">
        <w:trPr>
          <w:cantSplit/>
          <w:trHeight w:val="326"/>
        </w:trPr>
        <w:tc>
          <w:tcPr>
            <w:tcW w:w="945" w:type="pct"/>
          </w:tcPr>
          <w:p w14:paraId="2B4E7CD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compressionFlag</w:t>
            </w:r>
          </w:p>
        </w:tc>
        <w:tc>
          <w:tcPr>
            <w:tcW w:w="1006" w:type="pct"/>
          </w:tcPr>
          <w:p w14:paraId="7D18EA92"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Indicates if the resource is compressed</w:t>
            </w:r>
          </w:p>
        </w:tc>
        <w:tc>
          <w:tcPr>
            <w:tcW w:w="287" w:type="pct"/>
          </w:tcPr>
          <w:p w14:paraId="3FEBDD66"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56995D5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Boolean</w:t>
            </w:r>
          </w:p>
        </w:tc>
        <w:tc>
          <w:tcPr>
            <w:tcW w:w="1497" w:type="pct"/>
          </w:tcPr>
          <w:p w14:paraId="549F5AF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i/>
                <w:color w:val="000000"/>
                <w:sz w:val="16"/>
                <w:szCs w:val="16"/>
                <w:lang w:eastAsia="ar-SA"/>
              </w:rPr>
              <w:t>true</w:t>
            </w:r>
            <w:r w:rsidRPr="00D478D4">
              <w:rPr>
                <w:rFonts w:eastAsia="SimSun" w:cs="Arial"/>
                <w:color w:val="000000"/>
                <w:sz w:val="16"/>
                <w:szCs w:val="16"/>
                <w:lang w:eastAsia="ar-SA"/>
              </w:rPr>
              <w:t xml:space="preserve"> indicates a compressed dataset resource</w:t>
            </w:r>
          </w:p>
          <w:p w14:paraId="007115E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i/>
                <w:color w:val="000000"/>
                <w:sz w:val="16"/>
                <w:szCs w:val="16"/>
                <w:lang w:eastAsia="ar-SA"/>
              </w:rPr>
              <w:t>false</w:t>
            </w:r>
            <w:r w:rsidRPr="00D478D4">
              <w:rPr>
                <w:rFonts w:eastAsia="SimSun" w:cs="Arial"/>
                <w:color w:val="000000"/>
                <w:sz w:val="16"/>
                <w:szCs w:val="16"/>
                <w:lang w:eastAsia="ar-SA"/>
              </w:rPr>
              <w:t xml:space="preserve"> indicates an uncompressed dataset resource</w:t>
            </w:r>
          </w:p>
        </w:tc>
      </w:tr>
      <w:tr w:rsidR="00D478D4" w:rsidRPr="00D478D4" w14:paraId="7DAB0164" w14:textId="77777777" w:rsidTr="00213E83">
        <w:trPr>
          <w:cantSplit/>
          <w:trHeight w:val="326"/>
        </w:trPr>
        <w:tc>
          <w:tcPr>
            <w:tcW w:w="945" w:type="pct"/>
          </w:tcPr>
          <w:p w14:paraId="6F3B521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dataProtection</w:t>
            </w:r>
          </w:p>
        </w:tc>
        <w:tc>
          <w:tcPr>
            <w:tcW w:w="1006" w:type="pct"/>
          </w:tcPr>
          <w:p w14:paraId="51C85BA9"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Indicates if the data is encrypted</w:t>
            </w:r>
          </w:p>
        </w:tc>
        <w:tc>
          <w:tcPr>
            <w:tcW w:w="287" w:type="pct"/>
          </w:tcPr>
          <w:p w14:paraId="0E713FD5"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29AA954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Boolean</w:t>
            </w:r>
          </w:p>
        </w:tc>
        <w:tc>
          <w:tcPr>
            <w:tcW w:w="1497" w:type="pct"/>
          </w:tcPr>
          <w:p w14:paraId="102CFEB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i/>
                <w:color w:val="000000"/>
                <w:sz w:val="16"/>
                <w:szCs w:val="16"/>
                <w:lang w:eastAsia="ar-SA"/>
              </w:rPr>
              <w:t>true</w:t>
            </w:r>
            <w:r w:rsidRPr="00D478D4">
              <w:rPr>
                <w:rFonts w:eastAsia="SimSun" w:cs="Arial"/>
                <w:color w:val="000000"/>
                <w:sz w:val="16"/>
                <w:szCs w:val="16"/>
                <w:lang w:eastAsia="ar-SA"/>
              </w:rPr>
              <w:t xml:space="preserve"> indicates an encrypted dataset resource</w:t>
            </w:r>
          </w:p>
          <w:p w14:paraId="29355282"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i/>
                <w:color w:val="000000"/>
                <w:sz w:val="16"/>
                <w:szCs w:val="16"/>
                <w:lang w:eastAsia="ar-SA"/>
              </w:rPr>
              <w:t>false</w:t>
            </w:r>
            <w:r w:rsidRPr="00D478D4">
              <w:rPr>
                <w:rFonts w:eastAsia="SimSun" w:cs="Arial"/>
                <w:color w:val="000000"/>
                <w:sz w:val="16"/>
                <w:szCs w:val="16"/>
                <w:lang w:eastAsia="ar-SA"/>
              </w:rPr>
              <w:t xml:space="preserve"> indicates an unencrypted dataset resources</w:t>
            </w:r>
          </w:p>
        </w:tc>
      </w:tr>
      <w:tr w:rsidR="00D478D4" w:rsidRPr="00D478D4" w14:paraId="53C4527A" w14:textId="77777777" w:rsidTr="00213E83">
        <w:trPr>
          <w:cantSplit/>
          <w:trHeight w:val="326"/>
        </w:trPr>
        <w:tc>
          <w:tcPr>
            <w:tcW w:w="945" w:type="pct"/>
          </w:tcPr>
          <w:p w14:paraId="2461541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protectionScheme</w:t>
            </w:r>
          </w:p>
        </w:tc>
        <w:tc>
          <w:tcPr>
            <w:tcW w:w="1006" w:type="pct"/>
          </w:tcPr>
          <w:p w14:paraId="44E2B1AB" w14:textId="77777777" w:rsidR="00D478D4" w:rsidRPr="00D478D4" w:rsidRDefault="00D478D4" w:rsidP="00D478D4">
            <w:pPr>
              <w:suppressAutoHyphens/>
              <w:spacing w:before="60" w:after="60" w:line="240" w:lineRule="auto"/>
              <w:jc w:val="left"/>
              <w:rPr>
                <w:rFonts w:eastAsia="SimSun" w:cs="Arial"/>
                <w:color w:val="000000"/>
                <w:sz w:val="16"/>
                <w:szCs w:val="16"/>
                <w:lang w:eastAsia="ar-SA"/>
              </w:rPr>
            </w:pPr>
            <w:r w:rsidRPr="00D478D4">
              <w:rPr>
                <w:rFonts w:eastAsia="Times New Roman" w:cs="Arial"/>
                <w:color w:val="000000"/>
                <w:sz w:val="16"/>
                <w:szCs w:val="16"/>
                <w:lang w:eastAsia="ar-SA"/>
              </w:rPr>
              <w:t>Specification of method used for data protection</w:t>
            </w:r>
          </w:p>
        </w:tc>
        <w:tc>
          <w:tcPr>
            <w:tcW w:w="287" w:type="pct"/>
          </w:tcPr>
          <w:p w14:paraId="47C6CE61"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Borders>
              <w:bottom w:val="single" w:sz="4" w:space="0" w:color="000000"/>
            </w:tcBorders>
          </w:tcPr>
          <w:p w14:paraId="30E8303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S100_ProtectionScheme</w:t>
            </w:r>
          </w:p>
        </w:tc>
        <w:tc>
          <w:tcPr>
            <w:tcW w:w="1497" w:type="pct"/>
            <w:vAlign w:val="center"/>
          </w:tcPr>
          <w:p w14:paraId="568F5532"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In S-100 the only allowed value is “S100p15”</w:t>
            </w:r>
          </w:p>
        </w:tc>
      </w:tr>
      <w:tr w:rsidR="00D478D4" w:rsidRPr="00D478D4" w14:paraId="29619E03" w14:textId="77777777" w:rsidTr="00213E83">
        <w:trPr>
          <w:cantSplit/>
          <w:trHeight w:val="326"/>
        </w:trPr>
        <w:tc>
          <w:tcPr>
            <w:tcW w:w="945" w:type="pct"/>
          </w:tcPr>
          <w:p w14:paraId="2D9D011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digitalSignatureReference</w:t>
            </w:r>
          </w:p>
        </w:tc>
        <w:tc>
          <w:tcPr>
            <w:tcW w:w="1006" w:type="pct"/>
          </w:tcPr>
          <w:p w14:paraId="7B3EAE7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Specifies the algorithm used to compute digitalSignatureValue</w:t>
            </w:r>
          </w:p>
        </w:tc>
        <w:tc>
          <w:tcPr>
            <w:tcW w:w="287" w:type="pct"/>
          </w:tcPr>
          <w:p w14:paraId="2EB8A590"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Mar>
              <w:right w:w="29" w:type="dxa"/>
            </w:tcMar>
          </w:tcPr>
          <w:p w14:paraId="7CB448F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S100_SE_DigitalSignatureReference (see S-100 Part 15)</w:t>
            </w:r>
          </w:p>
        </w:tc>
        <w:tc>
          <w:tcPr>
            <w:tcW w:w="1497" w:type="pct"/>
          </w:tcPr>
          <w:p w14:paraId="2B60531F" w14:textId="44F79A4D"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Signatures are mandatory in S-100 Edition 5.2.0</w:t>
            </w:r>
            <w:ins w:id="319" w:author="Raphael Malyankar" w:date="2026-02-02T14:33:00Z" w16du:dateUtc="2026-02-02T21:33:00Z">
              <w:r w:rsidR="00E87F53">
                <w:rPr>
                  <w:rFonts w:eastAsia="SimSun" w:cs="Arial"/>
                  <w:color w:val="000000"/>
                  <w:sz w:val="16"/>
                  <w:szCs w:val="16"/>
                  <w:lang w:eastAsia="ar-SA"/>
                </w:rPr>
                <w:t>/5.2.1</w:t>
              </w:r>
            </w:ins>
          </w:p>
        </w:tc>
      </w:tr>
      <w:tr w:rsidR="00D478D4" w:rsidRPr="00D478D4" w14:paraId="7673389B" w14:textId="77777777" w:rsidTr="00213E83">
        <w:trPr>
          <w:cantSplit/>
          <w:trHeight w:val="326"/>
        </w:trPr>
        <w:tc>
          <w:tcPr>
            <w:tcW w:w="945" w:type="pct"/>
          </w:tcPr>
          <w:p w14:paraId="20F79316"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lastRenderedPageBreak/>
              <w:t>digitalSignatureValue</w:t>
            </w:r>
          </w:p>
        </w:tc>
        <w:tc>
          <w:tcPr>
            <w:tcW w:w="1006" w:type="pct"/>
          </w:tcPr>
          <w:p w14:paraId="54D27D1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Value derived from the digital signature</w:t>
            </w:r>
          </w:p>
        </w:tc>
        <w:tc>
          <w:tcPr>
            <w:tcW w:w="287" w:type="pct"/>
          </w:tcPr>
          <w:p w14:paraId="2A15F436"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2746841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S100_SE_DigitalSignature (see S-100 Part 15)</w:t>
            </w:r>
          </w:p>
        </w:tc>
        <w:tc>
          <w:tcPr>
            <w:tcW w:w="1497" w:type="pct"/>
          </w:tcPr>
          <w:p w14:paraId="5745992E"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 xml:space="preserve">The value resulting from application of </w:t>
            </w:r>
            <w:r w:rsidRPr="00D478D4">
              <w:rPr>
                <w:rFonts w:eastAsia="SimSun" w:cs="Arial"/>
                <w:i/>
                <w:iCs/>
                <w:color w:val="000000"/>
                <w:sz w:val="16"/>
                <w:szCs w:val="16"/>
                <w:lang w:eastAsia="ar-SA"/>
              </w:rPr>
              <w:t>digitalSignatureReference</w:t>
            </w:r>
          </w:p>
          <w:p w14:paraId="2412501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Implemented as the digital signature format specified in Part 15</w:t>
            </w:r>
          </w:p>
          <w:p w14:paraId="42089C20" w14:textId="28057DC2" w:rsidR="00D478D4" w:rsidRDefault="00D478D4" w:rsidP="00D478D4">
            <w:pPr>
              <w:suppressAutoHyphens/>
              <w:snapToGrid w:val="0"/>
              <w:spacing w:before="60" w:after="60" w:line="240" w:lineRule="auto"/>
              <w:jc w:val="left"/>
              <w:rPr>
                <w:rFonts w:eastAsia="SimSun" w:cs="Arial"/>
                <w:b/>
                <w:bCs/>
                <w:color w:val="EE0000"/>
                <w:sz w:val="16"/>
                <w:szCs w:val="16"/>
                <w:lang w:eastAsia="ar-SA"/>
              </w:rPr>
            </w:pPr>
            <w:r w:rsidRPr="00460EEF">
              <w:rPr>
                <w:rFonts w:eastAsia="SimSun" w:cs="Arial"/>
                <w:b/>
                <w:bCs/>
                <w:color w:val="EE0000"/>
                <w:sz w:val="16"/>
                <w:szCs w:val="16"/>
                <w:lang w:eastAsia="ar-SA"/>
              </w:rPr>
              <w:t>At least one S100_SE_SignatureOnData is required</w:t>
            </w:r>
            <w:r w:rsidR="00585805">
              <w:rPr>
                <w:rFonts w:eastAsia="SimSun" w:cs="Arial"/>
                <w:b/>
                <w:bCs/>
                <w:color w:val="EE0000"/>
                <w:sz w:val="16"/>
                <w:szCs w:val="16"/>
                <w:lang w:eastAsia="ar-SA"/>
              </w:rPr>
              <w:t xml:space="preserve">. All </w:t>
            </w:r>
            <w:r w:rsidR="00585805" w:rsidRPr="00585805">
              <w:rPr>
                <w:rFonts w:eastAsia="SimSun" w:cs="Arial"/>
                <w:b/>
                <w:bCs/>
                <w:color w:val="EE0000"/>
                <w:sz w:val="16"/>
                <w:szCs w:val="16"/>
                <w:lang w:eastAsia="ar-SA"/>
              </w:rPr>
              <w:t>S100_SE_SignatureOnData</w:t>
            </w:r>
            <w:r w:rsidR="00585805">
              <w:rPr>
                <w:rFonts w:eastAsia="SimSun" w:cs="Arial"/>
                <w:b/>
                <w:bCs/>
                <w:color w:val="EE0000"/>
                <w:sz w:val="16"/>
                <w:szCs w:val="16"/>
                <w:lang w:eastAsia="ar-SA"/>
              </w:rPr>
              <w:t xml:space="preserve"> elements must include dataStatus and certificateRef XML attributes.</w:t>
            </w:r>
          </w:p>
          <w:p w14:paraId="6D97DFD7" w14:textId="70ECBE4D" w:rsidR="00585805" w:rsidRPr="00D478D4" w:rsidRDefault="00585805" w:rsidP="00D478D4">
            <w:pPr>
              <w:suppressAutoHyphens/>
              <w:snapToGrid w:val="0"/>
              <w:spacing w:before="60" w:after="60" w:line="240" w:lineRule="auto"/>
              <w:jc w:val="left"/>
              <w:rPr>
                <w:rFonts w:eastAsia="SimSun" w:cs="Arial"/>
                <w:b/>
                <w:bCs/>
                <w:color w:val="000000"/>
                <w:sz w:val="16"/>
                <w:szCs w:val="16"/>
                <w:lang w:eastAsia="ar-SA"/>
              </w:rPr>
            </w:pPr>
            <w:r>
              <w:rPr>
                <w:rFonts w:eastAsia="SimSun" w:cs="Arial"/>
                <w:b/>
                <w:bCs/>
                <w:color w:val="EE0000"/>
                <w:sz w:val="16"/>
                <w:szCs w:val="16"/>
                <w:lang w:eastAsia="ar-SA"/>
              </w:rPr>
              <w:t>There must be at least one signature for the dataset file in the form (encrypted, compressed, or unencrypted and uncompressed) in which it is included in the exchange set.</w:t>
            </w:r>
          </w:p>
        </w:tc>
      </w:tr>
      <w:tr w:rsidR="00D478D4" w:rsidRPr="00D478D4" w14:paraId="2F18D577" w14:textId="77777777" w:rsidTr="00213E83">
        <w:trPr>
          <w:cantSplit/>
          <w:trHeight w:val="326"/>
        </w:trPr>
        <w:tc>
          <w:tcPr>
            <w:tcW w:w="945" w:type="pct"/>
          </w:tcPr>
          <w:p w14:paraId="3D4F9C1A" w14:textId="77777777" w:rsidR="00D478D4" w:rsidRPr="00D478D4" w:rsidRDefault="00D478D4" w:rsidP="00D478D4">
            <w:pPr>
              <w:suppressAutoHyphens/>
              <w:snapToGrid w:val="0"/>
              <w:spacing w:before="60" w:after="60" w:line="240" w:lineRule="auto"/>
              <w:jc w:val="left"/>
              <w:rPr>
                <w:rFonts w:eastAsia="SimSun" w:cs="Arial"/>
                <w:bCs/>
                <w:color w:val="000000"/>
                <w:sz w:val="16"/>
                <w:szCs w:val="16"/>
                <w:lang w:eastAsia="ar-SA"/>
              </w:rPr>
            </w:pPr>
            <w:r w:rsidRPr="00D478D4">
              <w:rPr>
                <w:rFonts w:eastAsia="SimSun" w:cs="Arial"/>
                <w:bCs/>
                <w:color w:val="000000"/>
                <w:sz w:val="16"/>
                <w:szCs w:val="16"/>
                <w:lang w:eastAsia="ar-SA"/>
              </w:rPr>
              <w:t>copyright</w:t>
            </w:r>
          </w:p>
        </w:tc>
        <w:tc>
          <w:tcPr>
            <w:tcW w:w="1006" w:type="pct"/>
          </w:tcPr>
          <w:p w14:paraId="32246CC9" w14:textId="77777777" w:rsidR="00D478D4" w:rsidRPr="00D478D4" w:rsidRDefault="00D478D4" w:rsidP="00D478D4">
            <w:pPr>
              <w:suppressAutoHyphens/>
              <w:snapToGrid w:val="0"/>
              <w:spacing w:before="60" w:after="60" w:line="240" w:lineRule="auto"/>
              <w:jc w:val="left"/>
              <w:rPr>
                <w:rFonts w:eastAsia="SimSun" w:cs="Arial"/>
                <w:bCs/>
                <w:color w:val="000000"/>
                <w:sz w:val="16"/>
                <w:szCs w:val="16"/>
                <w:lang w:eastAsia="ar-SA"/>
              </w:rPr>
            </w:pPr>
            <w:r w:rsidRPr="00D478D4">
              <w:rPr>
                <w:rFonts w:eastAsia="SimSun" w:cs="Arial"/>
                <w:color w:val="000000"/>
                <w:sz w:val="16"/>
                <w:szCs w:val="16"/>
                <w:lang w:eastAsia="ar-SA"/>
              </w:rPr>
              <w:t>Indicates if the dataset is copyrighted</w:t>
            </w:r>
          </w:p>
        </w:tc>
        <w:tc>
          <w:tcPr>
            <w:tcW w:w="287" w:type="pct"/>
          </w:tcPr>
          <w:p w14:paraId="3A6E1E9B"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2D98F401" w14:textId="77777777" w:rsidR="00D478D4" w:rsidRPr="00D478D4" w:rsidDel="00EF3EB0"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Boolean</w:t>
            </w:r>
          </w:p>
        </w:tc>
        <w:tc>
          <w:tcPr>
            <w:tcW w:w="1497" w:type="pct"/>
          </w:tcPr>
          <w:p w14:paraId="5FD5A01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i/>
                <w:color w:val="000000"/>
                <w:sz w:val="16"/>
                <w:szCs w:val="16"/>
                <w:lang w:eastAsia="ar-SA"/>
              </w:rPr>
              <w:t>true</w:t>
            </w:r>
            <w:r w:rsidRPr="00D478D4">
              <w:rPr>
                <w:rFonts w:eastAsia="SimSun" w:cs="Arial"/>
                <w:color w:val="000000"/>
                <w:sz w:val="16"/>
                <w:szCs w:val="16"/>
                <w:lang w:eastAsia="ar-SA"/>
              </w:rPr>
              <w:t xml:space="preserve"> indicates the resource is copyrighted</w:t>
            </w:r>
          </w:p>
          <w:p w14:paraId="216B17A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i/>
                <w:color w:val="000000"/>
                <w:sz w:val="16"/>
                <w:szCs w:val="16"/>
                <w:lang w:eastAsia="ar-SA"/>
              </w:rPr>
              <w:t>false</w:t>
            </w:r>
            <w:r w:rsidRPr="00D478D4">
              <w:rPr>
                <w:rFonts w:eastAsia="SimSun" w:cs="Arial"/>
                <w:color w:val="000000"/>
                <w:sz w:val="16"/>
                <w:szCs w:val="16"/>
                <w:lang w:eastAsia="ar-SA"/>
              </w:rPr>
              <w:t xml:space="preserve"> Indicates the resource is not copyrighted</w:t>
            </w:r>
          </w:p>
          <w:p w14:paraId="24781DB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For an update dataset the value must be the same as the base dataset</w:t>
            </w:r>
          </w:p>
        </w:tc>
      </w:tr>
      <w:tr w:rsidR="00D478D4" w:rsidRPr="00D478D4" w14:paraId="6212298A" w14:textId="77777777" w:rsidTr="00213E83">
        <w:trPr>
          <w:cantSplit/>
          <w:trHeight w:val="326"/>
        </w:trPr>
        <w:tc>
          <w:tcPr>
            <w:tcW w:w="945" w:type="pct"/>
          </w:tcPr>
          <w:p w14:paraId="66C203D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bCs/>
                <w:color w:val="000000"/>
                <w:sz w:val="16"/>
                <w:szCs w:val="16"/>
                <w:lang w:eastAsia="ar-SA"/>
              </w:rPr>
              <w:t>classification</w:t>
            </w:r>
          </w:p>
        </w:tc>
        <w:tc>
          <w:tcPr>
            <w:tcW w:w="1006" w:type="pct"/>
          </w:tcPr>
          <w:p w14:paraId="3C1AC94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bCs/>
                <w:color w:val="000000"/>
                <w:sz w:val="16"/>
                <w:szCs w:val="16"/>
                <w:lang w:eastAsia="ar-SA"/>
              </w:rPr>
              <w:t>Indicates the security classification of the dataset</w:t>
            </w:r>
          </w:p>
        </w:tc>
        <w:tc>
          <w:tcPr>
            <w:tcW w:w="287" w:type="pct"/>
          </w:tcPr>
          <w:p w14:paraId="6AA908D4"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71C48AE6"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val="fr-FR" w:eastAsia="ar-SA"/>
              </w:rPr>
            </w:pPr>
            <w:r w:rsidRPr="00D478D4">
              <w:rPr>
                <w:rFonts w:eastAsia="SimSun" w:cs="Arial"/>
                <w:color w:val="000000"/>
                <w:sz w:val="16"/>
                <w:szCs w:val="16"/>
                <w:lang w:val="fr-FR" w:eastAsia="ar-SA"/>
              </w:rPr>
              <w:t>MD_SecurityConstraints&gt; MD_ClassificationCode (codelist)</w:t>
            </w:r>
          </w:p>
        </w:tc>
        <w:tc>
          <w:tcPr>
            <w:tcW w:w="1497" w:type="pct"/>
            <w:vAlign w:val="center"/>
          </w:tcPr>
          <w:p w14:paraId="1C118A40" w14:textId="77777777" w:rsidR="00D478D4" w:rsidRPr="00D478D4" w:rsidRDefault="00D478D4" w:rsidP="00D478D4">
            <w:pPr>
              <w:suppressAutoHyphens/>
              <w:spacing w:before="60" w:after="0" w:line="240" w:lineRule="auto"/>
              <w:jc w:val="left"/>
              <w:rPr>
                <w:rFonts w:eastAsia="SimSun" w:cs="Arial"/>
                <w:color w:val="000000"/>
                <w:sz w:val="16"/>
                <w:szCs w:val="16"/>
                <w:lang w:eastAsia="ar-SA"/>
              </w:rPr>
            </w:pPr>
            <w:r w:rsidRPr="00D478D4">
              <w:rPr>
                <w:rFonts w:eastAsia="SimSun" w:cs="Arial"/>
                <w:color w:val="000000"/>
                <w:sz w:val="16"/>
                <w:szCs w:val="16"/>
                <w:lang w:eastAsia="ar-SA"/>
              </w:rPr>
              <w:t>1. unclassified</w:t>
            </w:r>
          </w:p>
          <w:p w14:paraId="67F173EB" w14:textId="77777777" w:rsidR="00D478D4" w:rsidRPr="00D478D4" w:rsidRDefault="00D478D4" w:rsidP="00D478D4">
            <w:pPr>
              <w:suppressAutoHyphens/>
              <w:spacing w:before="60" w:after="60" w:line="240" w:lineRule="auto"/>
              <w:contextualSpacing/>
              <w:jc w:val="left"/>
              <w:rPr>
                <w:rFonts w:eastAsia="SimSun" w:cs="Arial"/>
                <w:color w:val="000000"/>
                <w:sz w:val="16"/>
                <w:szCs w:val="16"/>
                <w:lang w:eastAsia="ar-SA"/>
              </w:rPr>
            </w:pPr>
            <w:r w:rsidRPr="00D478D4">
              <w:rPr>
                <w:rFonts w:eastAsia="SimSun" w:cs="Arial"/>
                <w:color w:val="000000"/>
                <w:sz w:val="16"/>
                <w:szCs w:val="16"/>
                <w:lang w:eastAsia="ar-SA"/>
              </w:rPr>
              <w:t>2. restricted</w:t>
            </w:r>
          </w:p>
          <w:p w14:paraId="34F8E0D4" w14:textId="77777777" w:rsidR="00D478D4" w:rsidRPr="00D478D4" w:rsidRDefault="00D478D4" w:rsidP="00D478D4">
            <w:pPr>
              <w:suppressAutoHyphens/>
              <w:spacing w:before="60" w:after="60" w:line="240" w:lineRule="auto"/>
              <w:contextualSpacing/>
              <w:jc w:val="left"/>
              <w:rPr>
                <w:rFonts w:eastAsia="SimSun" w:cs="Arial"/>
                <w:color w:val="000000"/>
                <w:sz w:val="16"/>
                <w:szCs w:val="16"/>
                <w:lang w:eastAsia="ar-SA"/>
              </w:rPr>
            </w:pPr>
            <w:r w:rsidRPr="00D478D4">
              <w:rPr>
                <w:rFonts w:eastAsia="SimSun" w:cs="Arial"/>
                <w:color w:val="000000"/>
                <w:sz w:val="16"/>
                <w:szCs w:val="16"/>
                <w:lang w:eastAsia="ar-SA"/>
              </w:rPr>
              <w:t>3. confidential</w:t>
            </w:r>
          </w:p>
          <w:p w14:paraId="4AD5F26B" w14:textId="77777777" w:rsidR="00D478D4" w:rsidRPr="00D478D4" w:rsidRDefault="00D478D4" w:rsidP="00D478D4">
            <w:pPr>
              <w:suppressAutoHyphens/>
              <w:spacing w:before="60" w:after="60" w:line="240" w:lineRule="auto"/>
              <w:contextualSpacing/>
              <w:jc w:val="left"/>
              <w:rPr>
                <w:rFonts w:eastAsia="SimSun" w:cs="Arial"/>
                <w:color w:val="000000"/>
                <w:sz w:val="16"/>
                <w:szCs w:val="16"/>
                <w:lang w:eastAsia="ar-SA"/>
              </w:rPr>
            </w:pPr>
            <w:r w:rsidRPr="00D478D4">
              <w:rPr>
                <w:rFonts w:eastAsia="SimSun" w:cs="Arial"/>
                <w:color w:val="000000"/>
                <w:sz w:val="16"/>
                <w:szCs w:val="16"/>
                <w:lang w:eastAsia="ar-SA"/>
              </w:rPr>
              <w:t>4. secret</w:t>
            </w:r>
          </w:p>
          <w:p w14:paraId="0CC1BEB4" w14:textId="77777777" w:rsidR="00D478D4" w:rsidRPr="00D478D4" w:rsidRDefault="00D478D4" w:rsidP="00D478D4">
            <w:pPr>
              <w:suppressAutoHyphens/>
              <w:snapToGrid w:val="0"/>
              <w:spacing w:before="60" w:after="60" w:line="240" w:lineRule="auto"/>
              <w:contextualSpacing/>
              <w:jc w:val="left"/>
              <w:rPr>
                <w:rFonts w:eastAsia="SimSun" w:cs="Arial"/>
                <w:color w:val="000000"/>
                <w:sz w:val="16"/>
                <w:szCs w:val="16"/>
                <w:lang w:eastAsia="ar-SA"/>
              </w:rPr>
            </w:pPr>
            <w:r w:rsidRPr="00D478D4">
              <w:rPr>
                <w:rFonts w:eastAsia="SimSun" w:cs="Arial"/>
                <w:color w:val="000000"/>
                <w:sz w:val="16"/>
                <w:szCs w:val="16"/>
                <w:lang w:eastAsia="ar-SA"/>
              </w:rPr>
              <w:t>5. top secret</w:t>
            </w:r>
          </w:p>
          <w:p w14:paraId="7FBDABF8" w14:textId="77777777" w:rsidR="00D478D4" w:rsidRPr="00D478D4" w:rsidRDefault="00D478D4" w:rsidP="00D478D4">
            <w:pPr>
              <w:suppressAutoHyphens/>
              <w:snapToGrid w:val="0"/>
              <w:spacing w:before="60" w:after="60" w:line="240" w:lineRule="auto"/>
              <w:contextualSpacing/>
              <w:rPr>
                <w:rFonts w:eastAsia="SimSun" w:cs="Arial"/>
                <w:color w:val="000000"/>
                <w:sz w:val="16"/>
                <w:szCs w:val="16"/>
                <w:lang w:eastAsia="ar-SA"/>
              </w:rPr>
            </w:pPr>
            <w:r w:rsidRPr="00D478D4">
              <w:rPr>
                <w:rFonts w:eastAsia="SimSun" w:cs="Arial"/>
                <w:color w:val="000000"/>
                <w:sz w:val="16"/>
                <w:szCs w:val="16"/>
                <w:lang w:eastAsia="ar-SA"/>
              </w:rPr>
              <w:t>6. sensitive but unclassified</w:t>
            </w:r>
          </w:p>
          <w:p w14:paraId="2A7B4C38" w14:textId="77777777" w:rsidR="00D478D4" w:rsidRPr="00D478D4" w:rsidRDefault="00D478D4" w:rsidP="00D478D4">
            <w:pPr>
              <w:suppressAutoHyphens/>
              <w:snapToGrid w:val="0"/>
              <w:spacing w:before="60" w:after="60" w:line="240" w:lineRule="auto"/>
              <w:contextualSpacing/>
              <w:rPr>
                <w:rFonts w:eastAsia="SimSun" w:cs="Arial"/>
                <w:color w:val="000000"/>
                <w:sz w:val="16"/>
                <w:szCs w:val="16"/>
                <w:lang w:eastAsia="ar-SA"/>
              </w:rPr>
            </w:pPr>
            <w:r w:rsidRPr="00D478D4">
              <w:rPr>
                <w:rFonts w:eastAsia="SimSun" w:cs="Arial"/>
                <w:color w:val="000000"/>
                <w:sz w:val="16"/>
                <w:szCs w:val="16"/>
                <w:lang w:eastAsia="ar-SA"/>
              </w:rPr>
              <w:t>7. for official use only</w:t>
            </w:r>
          </w:p>
          <w:p w14:paraId="5727D563" w14:textId="77777777" w:rsidR="00D478D4" w:rsidRPr="00D478D4" w:rsidRDefault="00D478D4" w:rsidP="00D478D4">
            <w:pPr>
              <w:suppressAutoHyphens/>
              <w:snapToGrid w:val="0"/>
              <w:spacing w:before="60" w:after="60" w:line="240" w:lineRule="auto"/>
              <w:contextualSpacing/>
              <w:rPr>
                <w:rFonts w:eastAsia="SimSun" w:cs="Arial"/>
                <w:color w:val="000000"/>
                <w:sz w:val="16"/>
                <w:szCs w:val="16"/>
                <w:lang w:eastAsia="ar-SA"/>
              </w:rPr>
            </w:pPr>
            <w:r w:rsidRPr="00D478D4">
              <w:rPr>
                <w:rFonts w:eastAsia="SimSun" w:cs="Arial"/>
                <w:color w:val="000000"/>
                <w:sz w:val="16"/>
                <w:szCs w:val="16"/>
                <w:lang w:eastAsia="ar-SA"/>
              </w:rPr>
              <w:t>8. protected</w:t>
            </w:r>
          </w:p>
          <w:p w14:paraId="2E321706" w14:textId="77777777" w:rsidR="00D478D4" w:rsidRPr="00D478D4" w:rsidRDefault="00D478D4" w:rsidP="00D478D4">
            <w:pPr>
              <w:suppressAutoHyphens/>
              <w:snapToGrid w:val="0"/>
              <w:spacing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9. limited distribution</w:t>
            </w:r>
          </w:p>
          <w:p w14:paraId="52AA15C6" w14:textId="77777777" w:rsidR="00D478D4" w:rsidRPr="00D478D4" w:rsidRDefault="00D478D4" w:rsidP="00D478D4">
            <w:pPr>
              <w:suppressAutoHyphens/>
              <w:snapToGrid w:val="0"/>
              <w:spacing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For an update dataset the value must be the same as the base dataset</w:t>
            </w:r>
          </w:p>
        </w:tc>
      </w:tr>
      <w:tr w:rsidR="00D478D4" w:rsidRPr="00D478D4" w14:paraId="58B623A9" w14:textId="77777777" w:rsidTr="00213E83">
        <w:trPr>
          <w:cantSplit/>
          <w:trHeight w:val="326"/>
        </w:trPr>
        <w:tc>
          <w:tcPr>
            <w:tcW w:w="945" w:type="pct"/>
          </w:tcPr>
          <w:p w14:paraId="6DD0807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purpose</w:t>
            </w:r>
          </w:p>
        </w:tc>
        <w:tc>
          <w:tcPr>
            <w:tcW w:w="1006" w:type="pct"/>
          </w:tcPr>
          <w:p w14:paraId="72DCBC8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 xml:space="preserve">The purpose for which the dataset has been issued </w:t>
            </w:r>
          </w:p>
        </w:tc>
        <w:tc>
          <w:tcPr>
            <w:tcW w:w="287" w:type="pct"/>
          </w:tcPr>
          <w:p w14:paraId="19387D1A"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2724190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S100_Purpose</w:t>
            </w:r>
          </w:p>
          <w:p w14:paraId="2EDFE49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p>
        </w:tc>
        <w:tc>
          <w:tcPr>
            <w:tcW w:w="1497" w:type="pct"/>
            <w:vAlign w:val="center"/>
          </w:tcPr>
          <w:p w14:paraId="5E50B17E" w14:textId="77777777" w:rsidR="00D478D4" w:rsidRPr="00D478D4" w:rsidRDefault="00D478D4" w:rsidP="00D478D4">
            <w:pPr>
              <w:suppressAutoHyphens/>
              <w:snapToGrid w:val="0"/>
              <w:spacing w:before="60" w:after="60" w:line="240" w:lineRule="auto"/>
              <w:ind w:left="1158" w:hanging="1158"/>
              <w:jc w:val="left"/>
              <w:rPr>
                <w:rFonts w:eastAsia="SimSun" w:cs="Arial"/>
                <w:color w:val="000000"/>
                <w:sz w:val="16"/>
                <w:szCs w:val="16"/>
                <w:lang w:eastAsia="ar-SA"/>
              </w:rPr>
            </w:pPr>
          </w:p>
        </w:tc>
      </w:tr>
      <w:tr w:rsidR="00D478D4" w:rsidRPr="00D478D4" w14:paraId="2C6573EC" w14:textId="77777777" w:rsidTr="00213E83">
        <w:trPr>
          <w:cantSplit/>
          <w:trHeight w:val="326"/>
        </w:trPr>
        <w:tc>
          <w:tcPr>
            <w:tcW w:w="945" w:type="pct"/>
          </w:tcPr>
          <w:p w14:paraId="5E82F20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notForNavigation</w:t>
            </w:r>
          </w:p>
        </w:tc>
        <w:tc>
          <w:tcPr>
            <w:tcW w:w="1006" w:type="pct"/>
          </w:tcPr>
          <w:p w14:paraId="608B8BAC"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Indicates the dataset is not intended to be used for navigation</w:t>
            </w:r>
          </w:p>
        </w:tc>
        <w:tc>
          <w:tcPr>
            <w:tcW w:w="287" w:type="pct"/>
          </w:tcPr>
          <w:p w14:paraId="647A27DD"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3D58361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Boolean</w:t>
            </w:r>
          </w:p>
        </w:tc>
        <w:tc>
          <w:tcPr>
            <w:tcW w:w="1497" w:type="pct"/>
          </w:tcPr>
          <w:p w14:paraId="7C1F9393" w14:textId="77777777" w:rsidR="00D478D4" w:rsidRPr="00D478D4" w:rsidRDefault="00D478D4" w:rsidP="00D478D4">
            <w:pPr>
              <w:suppressAutoHyphens/>
              <w:spacing w:before="60" w:after="60" w:line="240" w:lineRule="auto"/>
              <w:jc w:val="left"/>
              <w:rPr>
                <w:rFonts w:eastAsia="SimSun" w:cs="Arial"/>
                <w:color w:val="000000"/>
                <w:sz w:val="16"/>
                <w:szCs w:val="16"/>
                <w:lang w:eastAsia="en-US"/>
              </w:rPr>
            </w:pPr>
            <w:r w:rsidRPr="00D478D4">
              <w:rPr>
                <w:rFonts w:eastAsia="SimSun" w:cs="Arial"/>
                <w:i/>
                <w:color w:val="000000"/>
                <w:sz w:val="16"/>
                <w:szCs w:val="16"/>
                <w:lang w:eastAsia="en-US"/>
              </w:rPr>
              <w:t>true</w:t>
            </w:r>
            <w:r w:rsidRPr="00D478D4">
              <w:rPr>
                <w:rFonts w:eastAsia="SimSun" w:cs="Arial"/>
                <w:color w:val="000000"/>
                <w:sz w:val="16"/>
                <w:szCs w:val="16"/>
                <w:lang w:eastAsia="en-US"/>
              </w:rPr>
              <w:t xml:space="preserve"> indicates the dataset is not intended to be used for navigation</w:t>
            </w:r>
          </w:p>
          <w:p w14:paraId="626D6756"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en-US"/>
              </w:rPr>
            </w:pPr>
            <w:r w:rsidRPr="00D478D4">
              <w:rPr>
                <w:rFonts w:eastAsia="SimSun" w:cs="Arial"/>
                <w:i/>
                <w:color w:val="000000"/>
                <w:sz w:val="16"/>
                <w:szCs w:val="16"/>
                <w:lang w:eastAsia="en-US"/>
              </w:rPr>
              <w:t>false</w:t>
            </w:r>
            <w:r w:rsidRPr="00D478D4">
              <w:rPr>
                <w:rFonts w:eastAsia="SimSun" w:cs="Arial"/>
                <w:color w:val="000000"/>
                <w:sz w:val="16"/>
                <w:szCs w:val="16"/>
                <w:lang w:eastAsia="en-US"/>
              </w:rPr>
              <w:t xml:space="preserve"> indicates the dataset is intended to be used for navigation</w:t>
            </w:r>
          </w:p>
          <w:p w14:paraId="1A222EAD" w14:textId="06ED1B5D" w:rsidR="00D478D4" w:rsidRPr="00D478D4" w:rsidRDefault="00D478D4" w:rsidP="00D478D4">
            <w:pPr>
              <w:suppressAutoHyphens/>
              <w:snapToGrid w:val="0"/>
              <w:spacing w:before="60" w:after="60" w:line="240" w:lineRule="auto"/>
              <w:jc w:val="left"/>
              <w:rPr>
                <w:rFonts w:eastAsia="SimSun" w:cs="Arial"/>
                <w:b/>
                <w:bCs/>
                <w:color w:val="000000"/>
                <w:sz w:val="16"/>
                <w:szCs w:val="16"/>
                <w:lang w:eastAsia="ar-SA"/>
              </w:rPr>
            </w:pPr>
            <w:r w:rsidRPr="00460EEF">
              <w:rPr>
                <w:rFonts w:eastAsia="SimSun" w:cs="Arial"/>
                <w:b/>
                <w:bCs/>
                <w:color w:val="EE0000"/>
                <w:sz w:val="16"/>
                <w:szCs w:val="16"/>
                <w:lang w:eastAsia="ar-SA"/>
              </w:rPr>
              <w:t>S-1</w:t>
            </w:r>
            <w:r w:rsidR="00AC050B" w:rsidRPr="00460EEF">
              <w:rPr>
                <w:rFonts w:eastAsia="SimSun" w:cs="Arial"/>
                <w:b/>
                <w:bCs/>
                <w:color w:val="EE0000"/>
                <w:sz w:val="16"/>
                <w:szCs w:val="16"/>
                <w:lang w:eastAsia="ar-SA"/>
              </w:rPr>
              <w:t>XX</w:t>
            </w:r>
            <w:r w:rsidRPr="00460EEF">
              <w:rPr>
                <w:rFonts w:eastAsia="SimSun" w:cs="Arial"/>
                <w:b/>
                <w:bCs/>
                <w:color w:val="EE0000"/>
                <w:sz w:val="16"/>
                <w:szCs w:val="16"/>
                <w:lang w:eastAsia="ar-SA"/>
              </w:rPr>
              <w:t xml:space="preserve"> permits only the value </w:t>
            </w:r>
            <w:r w:rsidRPr="00460EEF">
              <w:rPr>
                <w:rFonts w:eastAsia="SimSun" w:cs="Arial"/>
                <w:b/>
                <w:bCs/>
                <w:i/>
                <w:iCs/>
                <w:color w:val="EE0000"/>
                <w:sz w:val="16"/>
                <w:szCs w:val="16"/>
                <w:lang w:eastAsia="ar-SA"/>
              </w:rPr>
              <w:t>true</w:t>
            </w:r>
            <w:r w:rsidRPr="00460EEF">
              <w:rPr>
                <w:rFonts w:eastAsia="SimSun" w:cs="Arial"/>
                <w:b/>
                <w:bCs/>
                <w:color w:val="EE0000"/>
                <w:sz w:val="16"/>
                <w:szCs w:val="16"/>
                <w:lang w:eastAsia="ar-SA"/>
              </w:rPr>
              <w:t>.</w:t>
            </w:r>
          </w:p>
        </w:tc>
      </w:tr>
      <w:tr w:rsidR="00D478D4" w:rsidRPr="00D478D4" w14:paraId="3DFF6EDD" w14:textId="77777777" w:rsidTr="00213E83">
        <w:trPr>
          <w:cantSplit/>
          <w:trHeight w:val="326"/>
        </w:trPr>
        <w:tc>
          <w:tcPr>
            <w:tcW w:w="945" w:type="pct"/>
          </w:tcPr>
          <w:p w14:paraId="4B1CECB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specificUsage</w:t>
            </w:r>
          </w:p>
        </w:tc>
        <w:tc>
          <w:tcPr>
            <w:tcW w:w="1006" w:type="pct"/>
          </w:tcPr>
          <w:p w14:paraId="2FB2FDD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The use for which the dataset is intended</w:t>
            </w:r>
          </w:p>
        </w:tc>
        <w:tc>
          <w:tcPr>
            <w:tcW w:w="287" w:type="pct"/>
          </w:tcPr>
          <w:p w14:paraId="00C18351"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1AD77C37"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MD_USAGE&gt;specificUsage (character string)</w:t>
            </w:r>
          </w:p>
        </w:tc>
        <w:tc>
          <w:tcPr>
            <w:tcW w:w="1497" w:type="pct"/>
            <w:vAlign w:val="center"/>
          </w:tcPr>
          <w:p w14:paraId="57C50FE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Information about specific usage(s) for which the dataset is intended</w:t>
            </w:r>
          </w:p>
        </w:tc>
      </w:tr>
      <w:tr w:rsidR="00D478D4" w:rsidRPr="00D478D4" w14:paraId="0D1684E5" w14:textId="77777777" w:rsidTr="00213E83">
        <w:trPr>
          <w:cantSplit/>
        </w:trPr>
        <w:tc>
          <w:tcPr>
            <w:tcW w:w="945" w:type="pct"/>
          </w:tcPr>
          <w:p w14:paraId="0B4CEBF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lastRenderedPageBreak/>
              <w:t>editionNumber</w:t>
            </w:r>
          </w:p>
        </w:tc>
        <w:tc>
          <w:tcPr>
            <w:tcW w:w="1006" w:type="pct"/>
          </w:tcPr>
          <w:p w14:paraId="2104B70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The Edition number of the dataset</w:t>
            </w:r>
          </w:p>
        </w:tc>
        <w:tc>
          <w:tcPr>
            <w:tcW w:w="287" w:type="pct"/>
          </w:tcPr>
          <w:p w14:paraId="4CEF252B" w14:textId="77777777" w:rsidR="00D478D4" w:rsidRPr="00D478D4" w:rsidRDefault="00D478D4" w:rsidP="00D478D4">
            <w:pPr>
              <w:suppressAutoHyphens/>
              <w:snapToGrid w:val="0"/>
              <w:spacing w:before="60" w:after="60" w:line="240" w:lineRule="auto"/>
              <w:jc w:val="center"/>
              <w:rPr>
                <w:rFonts w:eastAsia="SimSun" w:cs="Arial"/>
                <w:b/>
                <w:color w:val="000000"/>
                <w:sz w:val="16"/>
                <w:szCs w:val="16"/>
                <w:lang w:eastAsia="ar-SA"/>
              </w:rPr>
            </w:pPr>
            <w:r w:rsidRPr="00460EEF">
              <w:rPr>
                <w:rFonts w:eastAsia="SimSun" w:cs="Arial"/>
                <w:b/>
                <w:color w:val="EE0000"/>
                <w:sz w:val="16"/>
                <w:szCs w:val="16"/>
                <w:lang w:eastAsia="ar-SA"/>
              </w:rPr>
              <w:t>1</w:t>
            </w:r>
          </w:p>
        </w:tc>
        <w:tc>
          <w:tcPr>
            <w:tcW w:w="1265" w:type="pct"/>
          </w:tcPr>
          <w:p w14:paraId="0D71CC59" w14:textId="123230A3" w:rsidR="00D478D4" w:rsidRPr="00D478D4" w:rsidRDefault="00E87F53" w:rsidP="00D478D4">
            <w:pPr>
              <w:suppressAutoHyphens/>
              <w:snapToGrid w:val="0"/>
              <w:spacing w:before="60" w:after="60" w:line="240" w:lineRule="auto"/>
              <w:jc w:val="left"/>
              <w:rPr>
                <w:rFonts w:eastAsia="SimSun" w:cs="Arial"/>
                <w:color w:val="000000"/>
                <w:sz w:val="16"/>
                <w:szCs w:val="16"/>
                <w:lang w:eastAsia="ar-SA"/>
              </w:rPr>
            </w:pPr>
            <w:ins w:id="320" w:author="Raphael Malyankar" w:date="2026-02-02T14:30:00Z" w16du:dateUtc="2026-02-02T21:30:00Z">
              <w:r>
                <w:rPr>
                  <w:rFonts w:eastAsia="SimSun" w:cs="Arial"/>
                  <w:color w:val="000000"/>
                  <w:sz w:val="16"/>
                  <w:szCs w:val="16"/>
                  <w:lang w:eastAsia="ar-SA"/>
                </w:rPr>
                <w:t>Positive</w:t>
              </w:r>
            </w:ins>
            <w:r w:rsidR="00D478D4" w:rsidRPr="00D478D4">
              <w:rPr>
                <w:rFonts w:eastAsia="SimSun" w:cs="Arial"/>
                <w:color w:val="000000"/>
                <w:sz w:val="16"/>
                <w:szCs w:val="16"/>
                <w:lang w:eastAsia="ar-SA"/>
              </w:rPr>
              <w:t>Integer</w:t>
            </w:r>
          </w:p>
        </w:tc>
        <w:tc>
          <w:tcPr>
            <w:tcW w:w="1497" w:type="pct"/>
            <w:vAlign w:val="center"/>
          </w:tcPr>
          <w:p w14:paraId="61B9311F" w14:textId="48F2744F" w:rsidR="00D478D4" w:rsidRPr="00460EEF" w:rsidRDefault="00D478D4" w:rsidP="00D478D4">
            <w:pPr>
              <w:suppressAutoHyphens/>
              <w:snapToGrid w:val="0"/>
              <w:spacing w:before="60" w:after="60" w:line="240" w:lineRule="auto"/>
              <w:jc w:val="left"/>
              <w:rPr>
                <w:rFonts w:eastAsia="Times New Roman" w:cs="Arial"/>
                <w:b/>
                <w:color w:val="EE0000"/>
                <w:sz w:val="16"/>
                <w:szCs w:val="16"/>
                <w:lang w:eastAsia="ar-SA"/>
              </w:rPr>
            </w:pPr>
            <w:r w:rsidRPr="00460EEF">
              <w:rPr>
                <w:rFonts w:eastAsia="Times New Roman" w:cs="Arial"/>
                <w:b/>
                <w:color w:val="EE0000"/>
                <w:sz w:val="16"/>
                <w:szCs w:val="16"/>
                <w:lang w:eastAsia="ar-SA"/>
              </w:rPr>
              <w:t>Mandatory in S-1</w:t>
            </w:r>
            <w:r w:rsidR="00AC050B" w:rsidRPr="00460EEF">
              <w:rPr>
                <w:rFonts w:eastAsia="Times New Roman" w:cs="Arial"/>
                <w:b/>
                <w:color w:val="EE0000"/>
                <w:sz w:val="16"/>
                <w:szCs w:val="16"/>
                <w:lang w:eastAsia="ar-SA"/>
              </w:rPr>
              <w:t>XX</w:t>
            </w:r>
          </w:p>
          <w:p w14:paraId="189E5458" w14:textId="77777777" w:rsidR="00D478D4" w:rsidRPr="00D478D4" w:rsidRDefault="00D478D4" w:rsidP="00D478D4">
            <w:pPr>
              <w:suppressAutoHyphens/>
              <w:snapToGrid w:val="0"/>
              <w:spacing w:before="60" w:after="60" w:line="240" w:lineRule="auto"/>
              <w:jc w:val="left"/>
              <w:rPr>
                <w:rFonts w:eastAsia="Times New Roman" w:cs="Arial"/>
                <w:b/>
                <w:color w:val="000000"/>
                <w:sz w:val="16"/>
                <w:szCs w:val="16"/>
                <w:lang w:eastAsia="ar-SA"/>
              </w:rPr>
            </w:pPr>
            <w:r w:rsidRPr="00460EEF">
              <w:rPr>
                <w:rFonts w:eastAsia="Times New Roman" w:cs="Arial"/>
                <w:b/>
                <w:color w:val="EE0000"/>
                <w:sz w:val="16"/>
                <w:szCs w:val="16"/>
                <w:lang w:eastAsia="ar-SA"/>
              </w:rPr>
              <w:t>For an update dataset the value must be the same as the base dataset</w:t>
            </w:r>
          </w:p>
        </w:tc>
      </w:tr>
      <w:tr w:rsidR="00D478D4" w:rsidRPr="00D478D4" w14:paraId="3BA8C9AB" w14:textId="77777777" w:rsidTr="00213E83">
        <w:trPr>
          <w:cantSplit/>
        </w:trPr>
        <w:tc>
          <w:tcPr>
            <w:tcW w:w="945" w:type="pct"/>
          </w:tcPr>
          <w:p w14:paraId="33F4FF4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en-US"/>
              </w:rPr>
              <w:t>updateNumber</w:t>
            </w:r>
          </w:p>
        </w:tc>
        <w:tc>
          <w:tcPr>
            <w:tcW w:w="1006" w:type="pct"/>
          </w:tcPr>
          <w:p w14:paraId="58F17E69"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ar-SA"/>
              </w:rPr>
              <w:t>Update number assigned to the dataset and increased by one for each subsequent update</w:t>
            </w:r>
          </w:p>
        </w:tc>
        <w:tc>
          <w:tcPr>
            <w:tcW w:w="287" w:type="pct"/>
          </w:tcPr>
          <w:p w14:paraId="438B7084" w14:textId="77777777" w:rsidR="00D478D4" w:rsidRPr="00D478D4" w:rsidRDefault="00D478D4" w:rsidP="00D478D4">
            <w:pPr>
              <w:suppressAutoHyphens/>
              <w:snapToGrid w:val="0"/>
              <w:spacing w:before="60" w:after="60" w:line="240" w:lineRule="auto"/>
              <w:jc w:val="center"/>
              <w:rPr>
                <w:rFonts w:eastAsia="SimSun" w:cs="Arial"/>
                <w:b/>
                <w:bCs/>
                <w:color w:val="000000"/>
                <w:sz w:val="16"/>
                <w:szCs w:val="16"/>
                <w:lang w:eastAsia="ar-SA"/>
              </w:rPr>
            </w:pPr>
            <w:r w:rsidRPr="00460EEF">
              <w:rPr>
                <w:rFonts w:eastAsia="SimSun" w:cs="Arial"/>
                <w:b/>
                <w:bCs/>
                <w:color w:val="EE0000"/>
                <w:sz w:val="16"/>
                <w:szCs w:val="16"/>
                <w:lang w:val="en-US" w:eastAsia="en-US"/>
              </w:rPr>
              <w:t>1</w:t>
            </w:r>
          </w:p>
        </w:tc>
        <w:tc>
          <w:tcPr>
            <w:tcW w:w="1265" w:type="pct"/>
          </w:tcPr>
          <w:p w14:paraId="576840C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en-US"/>
              </w:rPr>
              <w:t>Integer</w:t>
            </w:r>
          </w:p>
        </w:tc>
        <w:tc>
          <w:tcPr>
            <w:tcW w:w="1497" w:type="pct"/>
          </w:tcPr>
          <w:p w14:paraId="558A27C6" w14:textId="77777777" w:rsidR="00D478D4" w:rsidRPr="00D478D4" w:rsidRDefault="00D478D4" w:rsidP="00D478D4">
            <w:pPr>
              <w:suppressAutoHyphens/>
              <w:spacing w:before="60" w:after="60" w:line="240" w:lineRule="auto"/>
              <w:jc w:val="left"/>
              <w:rPr>
                <w:rFonts w:eastAsia="SimSun" w:cs="Arial"/>
                <w:b/>
                <w:bCs/>
                <w:color w:val="000000"/>
                <w:sz w:val="16"/>
                <w:szCs w:val="16"/>
                <w:lang w:val="en-US" w:eastAsia="en-US"/>
              </w:rPr>
            </w:pPr>
            <w:r w:rsidRPr="00D478D4">
              <w:rPr>
                <w:rFonts w:eastAsia="SimSun" w:cs="Arial"/>
                <w:color w:val="000000"/>
                <w:sz w:val="16"/>
                <w:szCs w:val="16"/>
                <w:lang w:val="en-US" w:eastAsia="en-US"/>
              </w:rPr>
              <w:t>Update number 0 is assigned to a new dataset</w:t>
            </w:r>
          </w:p>
          <w:p w14:paraId="3024BF15" w14:textId="684911AC" w:rsidR="00D478D4" w:rsidRPr="00460EEF" w:rsidRDefault="00D478D4" w:rsidP="00D478D4">
            <w:pPr>
              <w:suppressAutoHyphens/>
              <w:snapToGrid w:val="0"/>
              <w:spacing w:before="60" w:after="60" w:line="240" w:lineRule="auto"/>
              <w:jc w:val="left"/>
              <w:rPr>
                <w:rFonts w:eastAsia="SimSun" w:cs="Arial"/>
                <w:b/>
                <w:color w:val="EE0000"/>
                <w:sz w:val="16"/>
                <w:szCs w:val="16"/>
                <w:lang w:val="en-US" w:eastAsia="en-US"/>
              </w:rPr>
            </w:pPr>
            <w:r w:rsidRPr="00460EEF">
              <w:rPr>
                <w:rFonts w:eastAsia="SimSun" w:cs="Arial"/>
                <w:b/>
                <w:color w:val="EE0000"/>
                <w:sz w:val="16"/>
                <w:szCs w:val="16"/>
                <w:lang w:val="en-US" w:eastAsia="en-US"/>
              </w:rPr>
              <w:t>Mandatory in S-1</w:t>
            </w:r>
            <w:r w:rsidR="00AC050B" w:rsidRPr="00460EEF">
              <w:rPr>
                <w:rFonts w:eastAsia="SimSun" w:cs="Arial"/>
                <w:b/>
                <w:color w:val="EE0000"/>
                <w:sz w:val="16"/>
                <w:szCs w:val="16"/>
                <w:lang w:val="en-US" w:eastAsia="en-US"/>
              </w:rPr>
              <w:t>XX</w:t>
            </w:r>
          </w:p>
          <w:p w14:paraId="0CC34E8A" w14:textId="77777777" w:rsidR="00D478D4" w:rsidRPr="00D478D4" w:rsidRDefault="00D478D4" w:rsidP="00D478D4">
            <w:pPr>
              <w:suppressAutoHyphens/>
              <w:snapToGrid w:val="0"/>
              <w:spacing w:before="60" w:after="60" w:line="240" w:lineRule="auto"/>
              <w:jc w:val="left"/>
              <w:rPr>
                <w:rFonts w:eastAsia="Times New Roman" w:cs="Arial"/>
                <w:b/>
                <w:color w:val="000000"/>
                <w:sz w:val="16"/>
                <w:szCs w:val="16"/>
                <w:lang w:eastAsia="ar-SA"/>
              </w:rPr>
            </w:pPr>
            <w:r w:rsidRPr="00460EEF">
              <w:rPr>
                <w:rFonts w:eastAsia="Times New Roman" w:cs="Arial"/>
                <w:b/>
                <w:color w:val="EE0000"/>
                <w:sz w:val="16"/>
                <w:szCs w:val="16"/>
                <w:lang w:eastAsia="ar-SA"/>
              </w:rPr>
              <w:t>For an update dataset the update sequence number, must match file name</w:t>
            </w:r>
          </w:p>
        </w:tc>
      </w:tr>
      <w:tr w:rsidR="00D478D4" w:rsidRPr="00D478D4" w14:paraId="27109BB5" w14:textId="77777777" w:rsidTr="00213E83">
        <w:trPr>
          <w:cantSplit/>
        </w:trPr>
        <w:tc>
          <w:tcPr>
            <w:tcW w:w="945" w:type="pct"/>
          </w:tcPr>
          <w:p w14:paraId="554D6E2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en-US"/>
              </w:rPr>
              <w:t>updateApplicationDate</w:t>
            </w:r>
          </w:p>
        </w:tc>
        <w:tc>
          <w:tcPr>
            <w:tcW w:w="1006" w:type="pct"/>
          </w:tcPr>
          <w:p w14:paraId="1688920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Times New Roman" w:cs="Arial"/>
                <w:color w:val="000000"/>
                <w:sz w:val="16"/>
                <w:szCs w:val="16"/>
                <w:lang w:val="en-US" w:eastAsia="ar-SA"/>
              </w:rPr>
              <w:t>This date is only used for the base cell files (that is new data set, re-issue and new edition), not update cell files. All updates dated on or before this date must have been applied by the producer</w:t>
            </w:r>
          </w:p>
        </w:tc>
        <w:tc>
          <w:tcPr>
            <w:tcW w:w="287" w:type="pct"/>
          </w:tcPr>
          <w:p w14:paraId="10563284" w14:textId="77777777" w:rsidR="00D478D4" w:rsidRPr="00D478D4" w:rsidRDefault="00D478D4" w:rsidP="00D478D4">
            <w:pPr>
              <w:suppressAutoHyphens/>
              <w:snapToGrid w:val="0"/>
              <w:spacing w:before="60" w:after="60" w:line="240" w:lineRule="auto"/>
              <w:jc w:val="center"/>
              <w:rPr>
                <w:rFonts w:eastAsia="SimSun" w:cs="Arial"/>
                <w:b/>
                <w:color w:val="000000"/>
                <w:sz w:val="16"/>
                <w:szCs w:val="16"/>
                <w:lang w:eastAsia="ar-SA"/>
              </w:rPr>
            </w:pPr>
            <w:r w:rsidRPr="00D478D4">
              <w:rPr>
                <w:rFonts w:eastAsia="SimSun" w:cs="Arial"/>
                <w:color w:val="000000"/>
                <w:sz w:val="16"/>
                <w:szCs w:val="16"/>
                <w:lang w:val="en-US" w:eastAsia="en-US"/>
              </w:rPr>
              <w:t>0..1</w:t>
            </w:r>
          </w:p>
        </w:tc>
        <w:tc>
          <w:tcPr>
            <w:tcW w:w="1265" w:type="pct"/>
          </w:tcPr>
          <w:p w14:paraId="55DCB8FC"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en-US"/>
              </w:rPr>
              <w:t>Date</w:t>
            </w:r>
          </w:p>
        </w:tc>
        <w:tc>
          <w:tcPr>
            <w:tcW w:w="1497" w:type="pct"/>
          </w:tcPr>
          <w:p w14:paraId="0FB17CE2" w14:textId="77777777" w:rsidR="00D478D4" w:rsidRPr="00D478D4" w:rsidRDefault="00D478D4" w:rsidP="00D478D4">
            <w:pPr>
              <w:suppressAutoHyphens/>
              <w:snapToGrid w:val="0"/>
              <w:spacing w:before="60" w:after="60" w:line="240" w:lineRule="auto"/>
              <w:jc w:val="left"/>
              <w:rPr>
                <w:rFonts w:eastAsia="Times New Roman" w:cs="Arial"/>
                <w:b/>
                <w:color w:val="000000"/>
                <w:sz w:val="16"/>
                <w:szCs w:val="16"/>
                <w:lang w:eastAsia="ar-SA"/>
              </w:rPr>
            </w:pPr>
          </w:p>
        </w:tc>
      </w:tr>
      <w:tr w:rsidR="00D478D4" w:rsidRPr="00D478D4" w14:paraId="5BB7F369" w14:textId="77777777" w:rsidTr="00213E83">
        <w:trPr>
          <w:cantSplit/>
        </w:trPr>
        <w:tc>
          <w:tcPr>
            <w:tcW w:w="945" w:type="pct"/>
          </w:tcPr>
          <w:p w14:paraId="43322BAC"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en-US"/>
              </w:rPr>
              <w:t>referenceID</w:t>
            </w:r>
          </w:p>
        </w:tc>
        <w:tc>
          <w:tcPr>
            <w:tcW w:w="1006" w:type="pct"/>
          </w:tcPr>
          <w:p w14:paraId="76C232CF"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ar-SA"/>
              </w:rPr>
              <w:t>Reference back to the datasetID</w:t>
            </w:r>
          </w:p>
        </w:tc>
        <w:tc>
          <w:tcPr>
            <w:tcW w:w="287" w:type="pct"/>
          </w:tcPr>
          <w:p w14:paraId="13241A6D" w14:textId="77777777" w:rsidR="00D478D4" w:rsidRPr="00D478D4" w:rsidRDefault="00D478D4" w:rsidP="00D478D4">
            <w:pPr>
              <w:suppressAutoHyphens/>
              <w:snapToGrid w:val="0"/>
              <w:spacing w:before="60" w:after="60" w:line="240" w:lineRule="auto"/>
              <w:jc w:val="center"/>
              <w:rPr>
                <w:rFonts w:eastAsia="SimSun" w:cs="Arial"/>
                <w:b/>
                <w:color w:val="000000"/>
                <w:sz w:val="16"/>
                <w:szCs w:val="16"/>
                <w:lang w:eastAsia="ar-SA"/>
              </w:rPr>
            </w:pPr>
            <w:r w:rsidRPr="00D478D4">
              <w:rPr>
                <w:rFonts w:eastAsia="SimSun" w:cs="Arial"/>
                <w:color w:val="000000"/>
                <w:sz w:val="16"/>
                <w:szCs w:val="16"/>
                <w:lang w:val="en-US" w:eastAsia="en-US"/>
              </w:rPr>
              <w:t>0..1</w:t>
            </w:r>
          </w:p>
        </w:tc>
        <w:tc>
          <w:tcPr>
            <w:tcW w:w="1265" w:type="pct"/>
          </w:tcPr>
          <w:p w14:paraId="6B16786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ar-SA"/>
              </w:rPr>
              <w:t>URN</w:t>
            </w:r>
          </w:p>
        </w:tc>
        <w:tc>
          <w:tcPr>
            <w:tcW w:w="1497" w:type="pct"/>
          </w:tcPr>
          <w:p w14:paraId="5814DE3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val="en-US" w:eastAsia="ar-SA"/>
              </w:rPr>
            </w:pPr>
            <w:r w:rsidRPr="00D478D4">
              <w:rPr>
                <w:rFonts w:eastAsia="SimSun" w:cs="Arial"/>
                <w:color w:val="000000"/>
                <w:sz w:val="16"/>
                <w:szCs w:val="16"/>
                <w:lang w:val="en-US" w:eastAsia="ar-SA"/>
              </w:rPr>
              <w:t>In update metadata refers to the datasetID of the dataset metadata. This is used if and only if the dataset is an update</w:t>
            </w:r>
          </w:p>
          <w:p w14:paraId="339E51E1" w14:textId="77777777" w:rsidR="00D478D4" w:rsidRPr="00D478D4" w:rsidRDefault="00D478D4" w:rsidP="00D478D4">
            <w:pPr>
              <w:suppressAutoHyphens/>
              <w:snapToGrid w:val="0"/>
              <w:spacing w:before="60" w:after="60" w:line="240" w:lineRule="auto"/>
              <w:jc w:val="left"/>
              <w:rPr>
                <w:rFonts w:eastAsia="Times New Roman" w:cs="Arial"/>
                <w:b/>
                <w:color w:val="000000"/>
                <w:sz w:val="16"/>
                <w:szCs w:val="16"/>
                <w:lang w:eastAsia="ar-SA"/>
              </w:rPr>
            </w:pPr>
            <w:r w:rsidRPr="00D478D4">
              <w:rPr>
                <w:rFonts w:eastAsia="SimSun" w:cs="Arial"/>
                <w:color w:val="000000"/>
                <w:sz w:val="16"/>
                <w:szCs w:val="16"/>
                <w:lang w:val="en-US" w:eastAsia="ar-SA"/>
              </w:rPr>
              <w:t>The URN must be an MRN</w:t>
            </w:r>
          </w:p>
        </w:tc>
      </w:tr>
      <w:tr w:rsidR="00D478D4" w:rsidRPr="00D478D4" w14:paraId="75781600" w14:textId="77777777" w:rsidTr="00213E83">
        <w:trPr>
          <w:cantSplit/>
          <w:trHeight w:val="326"/>
        </w:trPr>
        <w:tc>
          <w:tcPr>
            <w:tcW w:w="945" w:type="pct"/>
          </w:tcPr>
          <w:p w14:paraId="3B01F8B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issueDate</w:t>
            </w:r>
          </w:p>
        </w:tc>
        <w:tc>
          <w:tcPr>
            <w:tcW w:w="1006" w:type="pct"/>
          </w:tcPr>
          <w:p w14:paraId="55AF115E" w14:textId="77777777" w:rsidR="00D478D4" w:rsidRPr="00D478D4" w:rsidRDefault="00D478D4" w:rsidP="00D478D4">
            <w:pPr>
              <w:suppressAutoHyphens/>
              <w:snapToGrid w:val="0"/>
              <w:spacing w:before="60" w:after="60" w:line="240" w:lineRule="auto"/>
              <w:jc w:val="left"/>
              <w:rPr>
                <w:rFonts w:eastAsia="Times New Roman" w:cs="Arial"/>
                <w:color w:val="000000"/>
                <w:sz w:val="16"/>
                <w:szCs w:val="16"/>
                <w:lang w:eastAsia="ar-SA"/>
              </w:rPr>
            </w:pPr>
            <w:r w:rsidRPr="00D478D4">
              <w:rPr>
                <w:rFonts w:eastAsia="Times New Roman" w:cs="Arial"/>
                <w:color w:val="000000"/>
                <w:sz w:val="16"/>
                <w:szCs w:val="16"/>
                <w:lang w:eastAsia="ar-SA"/>
              </w:rPr>
              <w:t>Date on which the data was made available by the Data Producer</w:t>
            </w:r>
          </w:p>
        </w:tc>
        <w:tc>
          <w:tcPr>
            <w:tcW w:w="287" w:type="pct"/>
          </w:tcPr>
          <w:p w14:paraId="383A2648"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29DB578C"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Date</w:t>
            </w:r>
          </w:p>
        </w:tc>
        <w:tc>
          <w:tcPr>
            <w:tcW w:w="1497" w:type="pct"/>
            <w:vAlign w:val="center"/>
          </w:tcPr>
          <w:p w14:paraId="5EBA62F6" w14:textId="77777777" w:rsidR="00D478D4" w:rsidRPr="00460EEF" w:rsidRDefault="00D478D4" w:rsidP="00D478D4">
            <w:pPr>
              <w:suppressAutoHyphens/>
              <w:snapToGrid w:val="0"/>
              <w:spacing w:before="60" w:after="60" w:line="240" w:lineRule="auto"/>
              <w:jc w:val="left"/>
              <w:rPr>
                <w:rFonts w:eastAsia="SimSun" w:cs="Arial"/>
                <w:b/>
                <w:bCs/>
                <w:color w:val="EE0000"/>
                <w:sz w:val="16"/>
                <w:szCs w:val="16"/>
                <w:lang w:eastAsia="ar-SA"/>
              </w:rPr>
            </w:pPr>
            <w:r w:rsidRPr="00460EEF">
              <w:rPr>
                <w:rFonts w:eastAsia="SimSun" w:cs="Arial"/>
                <w:b/>
                <w:bCs/>
                <w:color w:val="EE0000"/>
                <w:sz w:val="16"/>
                <w:szCs w:val="16"/>
                <w:lang w:eastAsia="ar-SA"/>
              </w:rPr>
              <w:t>The date on which the dataset was generated.</w:t>
            </w:r>
          </w:p>
          <w:p w14:paraId="2F734DB0" w14:textId="77777777" w:rsidR="00D478D4" w:rsidRPr="00D478D4" w:rsidRDefault="00D478D4" w:rsidP="00D478D4">
            <w:pPr>
              <w:suppressAutoHyphens/>
              <w:snapToGrid w:val="0"/>
              <w:spacing w:before="60" w:after="60" w:line="240" w:lineRule="auto"/>
              <w:jc w:val="left"/>
              <w:rPr>
                <w:rFonts w:eastAsia="SimSun" w:cs="Arial"/>
                <w:b/>
                <w:bCs/>
                <w:color w:val="000000"/>
                <w:sz w:val="16"/>
                <w:szCs w:val="16"/>
                <w:lang w:eastAsia="ar-SA"/>
              </w:rPr>
            </w:pPr>
            <w:r w:rsidRPr="00460EEF">
              <w:rPr>
                <w:rFonts w:eastAsia="SimSun" w:cs="Arial"/>
                <w:b/>
                <w:bCs/>
                <w:color w:val="EE0000"/>
                <w:sz w:val="16"/>
                <w:szCs w:val="16"/>
                <w:lang w:eastAsia="ar-SA"/>
              </w:rPr>
              <w:t>For an update dataset, this must be on or after the issue date of the base dataset and the most recent previous update</w:t>
            </w:r>
          </w:p>
        </w:tc>
      </w:tr>
      <w:tr w:rsidR="00D478D4" w:rsidRPr="00D478D4" w14:paraId="3156211B" w14:textId="77777777" w:rsidTr="00213E83">
        <w:trPr>
          <w:cantSplit/>
          <w:trHeight w:val="326"/>
        </w:trPr>
        <w:tc>
          <w:tcPr>
            <w:tcW w:w="945" w:type="pct"/>
          </w:tcPr>
          <w:p w14:paraId="1AF0FFA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issueTime</w:t>
            </w:r>
          </w:p>
        </w:tc>
        <w:tc>
          <w:tcPr>
            <w:tcW w:w="1006" w:type="pct"/>
          </w:tcPr>
          <w:p w14:paraId="2A8B8042" w14:textId="77777777" w:rsidR="00D478D4" w:rsidRPr="00D478D4" w:rsidRDefault="00D478D4" w:rsidP="00D478D4">
            <w:pPr>
              <w:suppressAutoHyphens/>
              <w:snapToGrid w:val="0"/>
              <w:spacing w:before="60" w:after="60" w:line="240" w:lineRule="auto"/>
              <w:jc w:val="left"/>
              <w:rPr>
                <w:rFonts w:eastAsia="Times New Roman" w:cs="Arial"/>
                <w:color w:val="000000"/>
                <w:sz w:val="16"/>
                <w:szCs w:val="16"/>
                <w:lang w:eastAsia="ar-SA"/>
              </w:rPr>
            </w:pPr>
            <w:r w:rsidRPr="00D478D4">
              <w:rPr>
                <w:rFonts w:eastAsia="Times New Roman" w:cs="Arial"/>
                <w:color w:val="000000"/>
                <w:sz w:val="16"/>
                <w:szCs w:val="16"/>
                <w:lang w:eastAsia="ar-SA"/>
              </w:rPr>
              <w:t>Time of day at which the data was made available by the Data Producer</w:t>
            </w:r>
          </w:p>
        </w:tc>
        <w:tc>
          <w:tcPr>
            <w:tcW w:w="287" w:type="pct"/>
          </w:tcPr>
          <w:p w14:paraId="44C4235E"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338D9A4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Time</w:t>
            </w:r>
          </w:p>
        </w:tc>
        <w:tc>
          <w:tcPr>
            <w:tcW w:w="1497" w:type="pct"/>
            <w:vAlign w:val="center"/>
          </w:tcPr>
          <w:p w14:paraId="5A635F91" w14:textId="77777777"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p>
        </w:tc>
      </w:tr>
      <w:tr w:rsidR="00D478D4" w:rsidRPr="00D478D4" w14:paraId="624AA80E" w14:textId="77777777" w:rsidTr="00213E83">
        <w:trPr>
          <w:cantSplit/>
          <w:trHeight w:val="326"/>
        </w:trPr>
        <w:tc>
          <w:tcPr>
            <w:tcW w:w="945" w:type="pct"/>
          </w:tcPr>
          <w:p w14:paraId="5040E412"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boundingBox</w:t>
            </w:r>
          </w:p>
        </w:tc>
        <w:tc>
          <w:tcPr>
            <w:tcW w:w="1006" w:type="pct"/>
          </w:tcPr>
          <w:p w14:paraId="647A6984" w14:textId="77777777" w:rsidR="00D478D4" w:rsidRPr="00D478D4" w:rsidRDefault="00D478D4" w:rsidP="00D478D4">
            <w:pPr>
              <w:suppressAutoHyphens/>
              <w:snapToGrid w:val="0"/>
              <w:spacing w:before="60" w:after="60" w:line="240" w:lineRule="auto"/>
              <w:jc w:val="left"/>
              <w:rPr>
                <w:rFonts w:eastAsia="Times New Roman" w:cs="Arial"/>
                <w:color w:val="000000"/>
                <w:sz w:val="16"/>
                <w:szCs w:val="16"/>
                <w:lang w:eastAsia="ar-SA"/>
              </w:rPr>
            </w:pPr>
            <w:r w:rsidRPr="00D478D4">
              <w:rPr>
                <w:rFonts w:eastAsia="SimSun" w:cs="Arial"/>
                <w:color w:val="000000"/>
                <w:sz w:val="16"/>
                <w:szCs w:val="16"/>
                <w:lang w:eastAsia="ar-SA"/>
              </w:rPr>
              <w:t>The extent of the dataset limits</w:t>
            </w:r>
          </w:p>
        </w:tc>
        <w:tc>
          <w:tcPr>
            <w:tcW w:w="287" w:type="pct"/>
          </w:tcPr>
          <w:p w14:paraId="472EEB22"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6DFF4CB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EX_GeographicBoundingBox</w:t>
            </w:r>
          </w:p>
        </w:tc>
        <w:tc>
          <w:tcPr>
            <w:tcW w:w="1497" w:type="pct"/>
          </w:tcPr>
          <w:p w14:paraId="762E1E3B" w14:textId="77777777" w:rsidR="00D478D4" w:rsidRPr="00D478D4" w:rsidRDefault="00D478D4" w:rsidP="00D478D4">
            <w:pPr>
              <w:suppressAutoHyphens/>
              <w:snapToGrid w:val="0"/>
              <w:spacing w:before="60" w:after="60" w:line="240" w:lineRule="auto"/>
              <w:jc w:val="left"/>
              <w:rPr>
                <w:rFonts w:eastAsia="SimSun" w:cs="Arial"/>
                <w:b/>
                <w:bCs/>
                <w:color w:val="000000"/>
                <w:sz w:val="16"/>
                <w:szCs w:val="16"/>
                <w:lang w:eastAsia="ar-SA"/>
              </w:rPr>
            </w:pPr>
            <w:r w:rsidRPr="00460EEF">
              <w:rPr>
                <w:rFonts w:eastAsia="SimSun" w:cs="Arial"/>
                <w:b/>
                <w:bCs/>
                <w:color w:val="EE0000"/>
                <w:sz w:val="16"/>
                <w:szCs w:val="16"/>
                <w:lang w:eastAsia="ar-SA"/>
              </w:rPr>
              <w:t>Not used for update datasets.</w:t>
            </w:r>
          </w:p>
        </w:tc>
      </w:tr>
      <w:tr w:rsidR="00D478D4" w:rsidRPr="00D478D4" w14:paraId="39F11396" w14:textId="77777777" w:rsidTr="00213E83">
        <w:trPr>
          <w:cantSplit/>
          <w:trHeight w:val="326"/>
        </w:trPr>
        <w:tc>
          <w:tcPr>
            <w:tcW w:w="945" w:type="pct"/>
          </w:tcPr>
          <w:p w14:paraId="651E0D3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productSpecification</w:t>
            </w:r>
          </w:p>
        </w:tc>
        <w:tc>
          <w:tcPr>
            <w:tcW w:w="1006" w:type="pct"/>
          </w:tcPr>
          <w:p w14:paraId="4CED8837"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The product specification used to create this dataset</w:t>
            </w:r>
          </w:p>
        </w:tc>
        <w:tc>
          <w:tcPr>
            <w:tcW w:w="287" w:type="pct"/>
          </w:tcPr>
          <w:p w14:paraId="4F8F7747"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4DDFBBB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S100_ProductSpecification</w:t>
            </w:r>
          </w:p>
        </w:tc>
        <w:tc>
          <w:tcPr>
            <w:tcW w:w="1497" w:type="pct"/>
            <w:vAlign w:val="center"/>
          </w:tcPr>
          <w:p w14:paraId="1B30CB39"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p>
        </w:tc>
      </w:tr>
      <w:tr w:rsidR="00D478D4" w:rsidRPr="00D478D4" w14:paraId="60BF1FC2" w14:textId="77777777" w:rsidTr="00213E83">
        <w:trPr>
          <w:cantSplit/>
          <w:trHeight w:val="155"/>
        </w:trPr>
        <w:tc>
          <w:tcPr>
            <w:tcW w:w="945" w:type="pct"/>
            <w:tcBorders>
              <w:bottom w:val="single" w:sz="4" w:space="0" w:color="000000"/>
            </w:tcBorders>
          </w:tcPr>
          <w:p w14:paraId="70893F1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producingAgency</w:t>
            </w:r>
          </w:p>
        </w:tc>
        <w:tc>
          <w:tcPr>
            <w:tcW w:w="1006" w:type="pct"/>
            <w:tcBorders>
              <w:bottom w:val="single" w:sz="4" w:space="0" w:color="000000"/>
            </w:tcBorders>
          </w:tcPr>
          <w:p w14:paraId="5C45B715" w14:textId="77777777" w:rsidR="00D478D4" w:rsidRPr="00D478D4" w:rsidRDefault="00D478D4" w:rsidP="00D478D4">
            <w:pPr>
              <w:suppressAutoHyphens/>
              <w:spacing w:before="60" w:after="60" w:line="240" w:lineRule="auto"/>
              <w:jc w:val="left"/>
              <w:rPr>
                <w:rFonts w:eastAsia="Times New Roman" w:cs="Arial"/>
                <w:color w:val="000000"/>
                <w:sz w:val="16"/>
                <w:szCs w:val="16"/>
                <w:lang w:eastAsia="ar-SA"/>
              </w:rPr>
            </w:pPr>
            <w:r w:rsidRPr="00D478D4">
              <w:rPr>
                <w:rFonts w:eastAsia="Times New Roman" w:cs="Arial"/>
                <w:color w:val="000000"/>
                <w:sz w:val="16"/>
                <w:szCs w:val="16"/>
                <w:lang w:eastAsia="ar-SA"/>
              </w:rPr>
              <w:t>Agency responsible for producing the data</w:t>
            </w:r>
          </w:p>
        </w:tc>
        <w:tc>
          <w:tcPr>
            <w:tcW w:w="287" w:type="pct"/>
            <w:tcBorders>
              <w:bottom w:val="single" w:sz="4" w:space="0" w:color="000000"/>
            </w:tcBorders>
          </w:tcPr>
          <w:p w14:paraId="798D9224"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Borders>
              <w:bottom w:val="single" w:sz="4" w:space="0" w:color="000000"/>
            </w:tcBorders>
          </w:tcPr>
          <w:p w14:paraId="472C7666"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CI_ResponsibleParty&gt;CI_Organisation</w:t>
            </w:r>
          </w:p>
        </w:tc>
        <w:tc>
          <w:tcPr>
            <w:tcW w:w="1497" w:type="pct"/>
            <w:tcBorders>
              <w:bottom w:val="single" w:sz="4" w:space="0" w:color="000000"/>
            </w:tcBorders>
            <w:vAlign w:val="center"/>
          </w:tcPr>
          <w:p w14:paraId="0FC702B2"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See S-100 Part 17</w:t>
            </w:r>
          </w:p>
        </w:tc>
      </w:tr>
      <w:tr w:rsidR="00D478D4" w:rsidRPr="00D478D4" w14:paraId="37822159" w14:textId="77777777" w:rsidTr="00213E83">
        <w:trPr>
          <w:cantSplit/>
          <w:trHeight w:val="155"/>
        </w:trPr>
        <w:tc>
          <w:tcPr>
            <w:tcW w:w="945" w:type="pct"/>
            <w:tcBorders>
              <w:bottom w:val="single" w:sz="4" w:space="0" w:color="000000"/>
            </w:tcBorders>
          </w:tcPr>
          <w:p w14:paraId="1F323F0E"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producerCode</w:t>
            </w:r>
          </w:p>
        </w:tc>
        <w:tc>
          <w:tcPr>
            <w:tcW w:w="1006" w:type="pct"/>
            <w:tcBorders>
              <w:bottom w:val="single" w:sz="4" w:space="0" w:color="000000"/>
            </w:tcBorders>
          </w:tcPr>
          <w:p w14:paraId="65A9ACF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The official IHO Producer Code from S</w:t>
            </w:r>
            <w:r w:rsidRPr="00D478D4">
              <w:rPr>
                <w:rFonts w:eastAsia="SimSun" w:cs="Arial"/>
                <w:color w:val="000000"/>
                <w:sz w:val="16"/>
                <w:szCs w:val="16"/>
                <w:lang w:eastAsia="ar-SA"/>
              </w:rPr>
              <w:noBreakHyphen/>
              <w:t>62</w:t>
            </w:r>
          </w:p>
        </w:tc>
        <w:tc>
          <w:tcPr>
            <w:tcW w:w="287" w:type="pct"/>
            <w:tcBorders>
              <w:bottom w:val="single" w:sz="4" w:space="0" w:color="000000"/>
            </w:tcBorders>
          </w:tcPr>
          <w:p w14:paraId="395C5D83"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Borders>
              <w:bottom w:val="single" w:sz="4" w:space="0" w:color="000000"/>
            </w:tcBorders>
          </w:tcPr>
          <w:p w14:paraId="277C3AC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CharacterString</w:t>
            </w:r>
          </w:p>
        </w:tc>
        <w:tc>
          <w:tcPr>
            <w:tcW w:w="1497" w:type="pct"/>
            <w:tcBorders>
              <w:bottom w:val="single" w:sz="4" w:space="0" w:color="000000"/>
            </w:tcBorders>
            <w:vAlign w:val="center"/>
          </w:tcPr>
          <w:p w14:paraId="63E73250" w14:textId="60B254E7" w:rsidR="00D478D4" w:rsidRPr="00D478D4" w:rsidRDefault="00D478D4" w:rsidP="00D478D4">
            <w:pPr>
              <w:suppressAutoHyphens/>
              <w:snapToGrid w:val="0"/>
              <w:spacing w:before="60" w:after="60" w:line="240" w:lineRule="auto"/>
              <w:jc w:val="left"/>
              <w:rPr>
                <w:rFonts w:eastAsia="SimSun" w:cs="Arial"/>
                <w:b/>
                <w:bCs/>
                <w:color w:val="000000"/>
                <w:sz w:val="16"/>
                <w:szCs w:val="16"/>
                <w:lang w:eastAsia="ar-SA"/>
              </w:rPr>
            </w:pPr>
            <w:r w:rsidRPr="00460EEF">
              <w:rPr>
                <w:rFonts w:eastAsia="SimSun" w:cs="Arial"/>
                <w:b/>
                <w:bCs/>
                <w:color w:val="EE0000"/>
                <w:sz w:val="16"/>
                <w:szCs w:val="16"/>
                <w:lang w:eastAsia="ar-SA"/>
              </w:rPr>
              <w:t>Recommended for S-1</w:t>
            </w:r>
            <w:r w:rsidR="00585805" w:rsidRPr="00460EEF">
              <w:rPr>
                <w:rFonts w:eastAsia="SimSun" w:cs="Arial"/>
                <w:b/>
                <w:bCs/>
                <w:color w:val="EE0000"/>
                <w:sz w:val="16"/>
                <w:szCs w:val="16"/>
                <w:lang w:eastAsia="ar-SA"/>
              </w:rPr>
              <w:t>XX</w:t>
            </w:r>
            <w:r w:rsidRPr="00460EEF">
              <w:rPr>
                <w:rFonts w:eastAsia="SimSun" w:cs="Arial"/>
                <w:b/>
                <w:bCs/>
                <w:color w:val="EE0000"/>
                <w:sz w:val="16"/>
                <w:szCs w:val="16"/>
                <w:lang w:eastAsia="ar-SA"/>
              </w:rPr>
              <w:t xml:space="preserve"> datasets</w:t>
            </w:r>
          </w:p>
        </w:tc>
      </w:tr>
      <w:tr w:rsidR="00D478D4" w:rsidRPr="00D478D4" w14:paraId="725CD1AE" w14:textId="77777777" w:rsidTr="00213E83">
        <w:trPr>
          <w:cantSplit/>
          <w:trHeight w:val="155"/>
        </w:trPr>
        <w:tc>
          <w:tcPr>
            <w:tcW w:w="945" w:type="pct"/>
          </w:tcPr>
          <w:p w14:paraId="1646179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encodingFormat</w:t>
            </w:r>
          </w:p>
        </w:tc>
        <w:tc>
          <w:tcPr>
            <w:tcW w:w="1006" w:type="pct"/>
          </w:tcPr>
          <w:p w14:paraId="1A03E7E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The encoding format of the dataset</w:t>
            </w:r>
          </w:p>
        </w:tc>
        <w:tc>
          <w:tcPr>
            <w:tcW w:w="287" w:type="pct"/>
          </w:tcPr>
          <w:p w14:paraId="22E45FE9"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1</w:t>
            </w:r>
          </w:p>
        </w:tc>
        <w:tc>
          <w:tcPr>
            <w:tcW w:w="1265" w:type="pct"/>
          </w:tcPr>
          <w:p w14:paraId="2E40431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S100_EncodingFormat</w:t>
            </w:r>
          </w:p>
        </w:tc>
        <w:tc>
          <w:tcPr>
            <w:tcW w:w="1497" w:type="pct"/>
            <w:vAlign w:val="center"/>
          </w:tcPr>
          <w:p w14:paraId="72599959" w14:textId="77777777"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r w:rsidRPr="00460EEF">
              <w:rPr>
                <w:rFonts w:eastAsia="SimSun" w:cs="Arial"/>
                <w:b/>
                <w:color w:val="EE0000"/>
                <w:sz w:val="16"/>
                <w:szCs w:val="16"/>
                <w:lang w:eastAsia="ar-SA"/>
              </w:rPr>
              <w:t>Must be GML</w:t>
            </w:r>
          </w:p>
        </w:tc>
      </w:tr>
      <w:tr w:rsidR="00D478D4" w:rsidRPr="00D478D4" w14:paraId="3AD236A1" w14:textId="77777777" w:rsidTr="00213E83">
        <w:trPr>
          <w:cantSplit/>
          <w:trHeight w:val="171"/>
        </w:trPr>
        <w:tc>
          <w:tcPr>
            <w:tcW w:w="945" w:type="pct"/>
          </w:tcPr>
          <w:p w14:paraId="6DE5053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dataCoverage</w:t>
            </w:r>
          </w:p>
        </w:tc>
        <w:tc>
          <w:tcPr>
            <w:tcW w:w="1006" w:type="pct"/>
          </w:tcPr>
          <w:p w14:paraId="0605ABFB" w14:textId="77777777" w:rsidR="00D478D4" w:rsidRPr="00D478D4" w:rsidRDefault="00D478D4" w:rsidP="00D478D4">
            <w:pPr>
              <w:suppressAutoHyphens/>
              <w:snapToGrid w:val="0"/>
              <w:spacing w:before="60" w:after="60" w:line="240" w:lineRule="auto"/>
              <w:jc w:val="left"/>
              <w:rPr>
                <w:rFonts w:eastAsia="Times New Roman" w:cs="Arial"/>
                <w:color w:val="000000"/>
                <w:sz w:val="16"/>
                <w:szCs w:val="16"/>
                <w:lang w:eastAsia="ar-SA"/>
              </w:rPr>
            </w:pPr>
            <w:r w:rsidRPr="00D478D4">
              <w:rPr>
                <w:rFonts w:eastAsia="Times New Roman" w:cs="Arial"/>
                <w:color w:val="000000"/>
                <w:sz w:val="16"/>
                <w:szCs w:val="16"/>
                <w:lang w:eastAsia="ar-SA"/>
              </w:rPr>
              <w:t>Area covered by the dataset</w:t>
            </w:r>
          </w:p>
        </w:tc>
        <w:tc>
          <w:tcPr>
            <w:tcW w:w="287" w:type="pct"/>
          </w:tcPr>
          <w:p w14:paraId="22A37B0D"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460EEF">
              <w:rPr>
                <w:rFonts w:eastAsia="SimSun" w:cs="Arial"/>
                <w:b/>
                <w:color w:val="EE0000"/>
                <w:sz w:val="16"/>
                <w:szCs w:val="16"/>
                <w:lang w:eastAsia="ar-SA"/>
              </w:rPr>
              <w:t>1</w:t>
            </w:r>
            <w:r w:rsidRPr="00D478D4">
              <w:rPr>
                <w:rFonts w:eastAsia="SimSun" w:cs="Arial"/>
                <w:color w:val="000000"/>
                <w:sz w:val="16"/>
                <w:szCs w:val="16"/>
                <w:lang w:eastAsia="ar-SA"/>
              </w:rPr>
              <w:t>..*</w:t>
            </w:r>
          </w:p>
        </w:tc>
        <w:tc>
          <w:tcPr>
            <w:tcW w:w="1265" w:type="pct"/>
          </w:tcPr>
          <w:p w14:paraId="74B46468"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S100_DataCoverage</w:t>
            </w:r>
          </w:p>
        </w:tc>
        <w:tc>
          <w:tcPr>
            <w:tcW w:w="1497" w:type="pct"/>
            <w:vAlign w:val="center"/>
          </w:tcPr>
          <w:p w14:paraId="477CDCF2" w14:textId="1E992674" w:rsidR="00D478D4" w:rsidRPr="00460EEF" w:rsidRDefault="00D478D4" w:rsidP="00D478D4">
            <w:pPr>
              <w:suppressAutoHyphens/>
              <w:snapToGrid w:val="0"/>
              <w:spacing w:before="60" w:after="60" w:line="240" w:lineRule="auto"/>
              <w:jc w:val="left"/>
              <w:rPr>
                <w:rFonts w:eastAsia="SimSun" w:cs="Arial"/>
                <w:b/>
                <w:color w:val="EE0000"/>
                <w:sz w:val="16"/>
                <w:szCs w:val="16"/>
                <w:lang w:eastAsia="ar-SA"/>
              </w:rPr>
            </w:pPr>
            <w:r w:rsidRPr="00460EEF">
              <w:rPr>
                <w:rFonts w:eastAsia="SimSun" w:cs="Arial"/>
                <w:b/>
                <w:color w:val="EE0000"/>
                <w:sz w:val="16"/>
                <w:szCs w:val="16"/>
                <w:lang w:eastAsia="ar-SA"/>
              </w:rPr>
              <w:t>Mandatory in S-1</w:t>
            </w:r>
            <w:r w:rsidR="00585805" w:rsidRPr="00460EEF">
              <w:rPr>
                <w:rFonts w:eastAsia="SimSun" w:cs="Arial"/>
                <w:b/>
                <w:color w:val="EE0000"/>
                <w:sz w:val="16"/>
                <w:szCs w:val="16"/>
                <w:lang w:eastAsia="ar-SA"/>
              </w:rPr>
              <w:t>XX</w:t>
            </w:r>
          </w:p>
          <w:p w14:paraId="1C3510CD" w14:textId="77777777" w:rsidR="00D478D4" w:rsidRPr="00D478D4" w:rsidRDefault="00D478D4" w:rsidP="00D478D4">
            <w:pPr>
              <w:suppressAutoHyphens/>
              <w:snapToGrid w:val="0"/>
              <w:spacing w:before="60" w:after="60" w:line="240" w:lineRule="auto"/>
              <w:jc w:val="left"/>
              <w:rPr>
                <w:rFonts w:eastAsia="SimSun" w:cs="Arial"/>
                <w:b/>
                <w:color w:val="000000"/>
                <w:sz w:val="16"/>
                <w:szCs w:val="16"/>
                <w:lang w:eastAsia="ar-SA"/>
              </w:rPr>
            </w:pPr>
            <w:r w:rsidRPr="00460EEF">
              <w:rPr>
                <w:rFonts w:eastAsia="SimSun" w:cs="Arial"/>
                <w:b/>
                <w:color w:val="EE0000"/>
                <w:sz w:val="16"/>
                <w:szCs w:val="16"/>
                <w:lang w:eastAsia="ar-SA"/>
              </w:rPr>
              <w:t>For an update, must be the same as the base dataset.</w:t>
            </w:r>
          </w:p>
        </w:tc>
      </w:tr>
      <w:tr w:rsidR="00D478D4" w:rsidRPr="00D478D4" w14:paraId="618E0802" w14:textId="77777777" w:rsidTr="00213E83">
        <w:trPr>
          <w:cantSplit/>
          <w:trHeight w:val="342"/>
        </w:trPr>
        <w:tc>
          <w:tcPr>
            <w:tcW w:w="945" w:type="pct"/>
          </w:tcPr>
          <w:p w14:paraId="2D869422"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lastRenderedPageBreak/>
              <w:t>comment</w:t>
            </w:r>
          </w:p>
        </w:tc>
        <w:tc>
          <w:tcPr>
            <w:tcW w:w="1006" w:type="pct"/>
          </w:tcPr>
          <w:p w14:paraId="1EEDA76F" w14:textId="77777777" w:rsidR="00D478D4" w:rsidRPr="00D478D4" w:rsidRDefault="00D478D4" w:rsidP="00D478D4">
            <w:pPr>
              <w:suppressAutoHyphens/>
              <w:snapToGrid w:val="0"/>
              <w:spacing w:before="60" w:after="60" w:line="240" w:lineRule="auto"/>
              <w:jc w:val="left"/>
              <w:rPr>
                <w:rFonts w:eastAsia="Times New Roman" w:cs="Arial"/>
                <w:color w:val="000000"/>
                <w:sz w:val="16"/>
                <w:szCs w:val="16"/>
                <w:lang w:eastAsia="ar-SA"/>
              </w:rPr>
            </w:pPr>
            <w:r w:rsidRPr="00D478D4">
              <w:rPr>
                <w:rFonts w:eastAsia="SimSun" w:cs="Arial"/>
                <w:color w:val="000000"/>
                <w:sz w:val="16"/>
                <w:szCs w:val="16"/>
                <w:lang w:eastAsia="ar-SA"/>
              </w:rPr>
              <w:t>Any additional information</w:t>
            </w:r>
          </w:p>
        </w:tc>
        <w:tc>
          <w:tcPr>
            <w:tcW w:w="287" w:type="pct"/>
          </w:tcPr>
          <w:p w14:paraId="1E3D00F4"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255A49E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CharacterString</w:t>
            </w:r>
          </w:p>
        </w:tc>
        <w:tc>
          <w:tcPr>
            <w:tcW w:w="1497" w:type="pct"/>
            <w:vAlign w:val="center"/>
          </w:tcPr>
          <w:p w14:paraId="13D15A9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p>
        </w:tc>
      </w:tr>
      <w:tr w:rsidR="00D478D4" w:rsidRPr="00D478D4" w14:paraId="39ADC98B" w14:textId="77777777" w:rsidTr="00213E83">
        <w:trPr>
          <w:cantSplit/>
          <w:trHeight w:val="342"/>
        </w:trPr>
        <w:tc>
          <w:tcPr>
            <w:tcW w:w="945" w:type="pct"/>
          </w:tcPr>
          <w:p w14:paraId="20D61FCD"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defaultLocale</w:t>
            </w:r>
          </w:p>
        </w:tc>
        <w:tc>
          <w:tcPr>
            <w:tcW w:w="1006" w:type="pct"/>
          </w:tcPr>
          <w:p w14:paraId="518EC49A"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Default language and character set used in the dataset</w:t>
            </w:r>
          </w:p>
        </w:tc>
        <w:tc>
          <w:tcPr>
            <w:tcW w:w="287" w:type="pct"/>
          </w:tcPr>
          <w:p w14:paraId="6D192C92"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79CFDB1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PT_Locale</w:t>
            </w:r>
          </w:p>
        </w:tc>
        <w:tc>
          <w:tcPr>
            <w:tcW w:w="1497" w:type="pct"/>
          </w:tcPr>
          <w:p w14:paraId="36140919"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If omitted the language must be English, UTF-8</w:t>
            </w:r>
          </w:p>
        </w:tc>
      </w:tr>
      <w:tr w:rsidR="00D478D4" w:rsidRPr="00D478D4" w14:paraId="29651692" w14:textId="77777777" w:rsidTr="00213E83">
        <w:trPr>
          <w:cantSplit/>
          <w:trHeight w:val="342"/>
        </w:trPr>
        <w:tc>
          <w:tcPr>
            <w:tcW w:w="945" w:type="pct"/>
          </w:tcPr>
          <w:p w14:paraId="5B199B9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ar-SA"/>
              </w:rPr>
              <w:t>otherLocale</w:t>
            </w:r>
          </w:p>
        </w:tc>
        <w:tc>
          <w:tcPr>
            <w:tcW w:w="1006" w:type="pct"/>
          </w:tcPr>
          <w:p w14:paraId="007284EA"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ar-SA"/>
              </w:rPr>
              <w:t>Other languages and character sets used in the dataset</w:t>
            </w:r>
          </w:p>
        </w:tc>
        <w:tc>
          <w:tcPr>
            <w:tcW w:w="287" w:type="pct"/>
          </w:tcPr>
          <w:p w14:paraId="4461BA0F"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val="en-US" w:eastAsia="ar-SA"/>
              </w:rPr>
              <w:t>0..*</w:t>
            </w:r>
          </w:p>
        </w:tc>
        <w:tc>
          <w:tcPr>
            <w:tcW w:w="1265" w:type="pct"/>
          </w:tcPr>
          <w:p w14:paraId="742B9C0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val="en-US" w:eastAsia="ar-SA"/>
              </w:rPr>
              <w:t>PT_Locale</w:t>
            </w:r>
          </w:p>
        </w:tc>
        <w:tc>
          <w:tcPr>
            <w:tcW w:w="1497" w:type="pct"/>
          </w:tcPr>
          <w:p w14:paraId="480CAD67"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p>
        </w:tc>
      </w:tr>
      <w:tr w:rsidR="00D478D4" w:rsidRPr="00D478D4" w14:paraId="4630C877" w14:textId="77777777" w:rsidTr="00213E83">
        <w:trPr>
          <w:cantSplit/>
          <w:trHeight w:val="342"/>
        </w:trPr>
        <w:tc>
          <w:tcPr>
            <w:tcW w:w="945" w:type="pct"/>
          </w:tcPr>
          <w:p w14:paraId="261FA3D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metadataPointOfContact</w:t>
            </w:r>
          </w:p>
        </w:tc>
        <w:tc>
          <w:tcPr>
            <w:tcW w:w="1006" w:type="pct"/>
          </w:tcPr>
          <w:p w14:paraId="26DCA5C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Point of contact for metadata</w:t>
            </w:r>
          </w:p>
        </w:tc>
        <w:tc>
          <w:tcPr>
            <w:tcW w:w="287" w:type="pct"/>
          </w:tcPr>
          <w:p w14:paraId="79CF9741"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2BEA970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val="fr-FR" w:eastAsia="ar-SA"/>
              </w:rPr>
            </w:pPr>
            <w:r w:rsidRPr="00D478D4">
              <w:rPr>
                <w:rFonts w:eastAsia="SimSun" w:cs="Arial"/>
                <w:color w:val="000000"/>
                <w:sz w:val="16"/>
                <w:szCs w:val="16"/>
                <w:lang w:val="fr-FR" w:eastAsia="ar-SA"/>
              </w:rPr>
              <w:t>CI_Responsibility &gt; CI_Individual or CI_Responsibility &gt; CI_Organisation</w:t>
            </w:r>
          </w:p>
        </w:tc>
        <w:tc>
          <w:tcPr>
            <w:tcW w:w="1497" w:type="pct"/>
          </w:tcPr>
          <w:p w14:paraId="61B05EC6"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Only if metadataPointOfContact is different from producingAgency</w:t>
            </w:r>
          </w:p>
        </w:tc>
      </w:tr>
      <w:tr w:rsidR="00D478D4" w:rsidRPr="00D478D4" w14:paraId="6F8E1961" w14:textId="77777777" w:rsidTr="00213E83">
        <w:trPr>
          <w:cantSplit/>
          <w:trHeight w:val="342"/>
        </w:trPr>
        <w:tc>
          <w:tcPr>
            <w:tcW w:w="945" w:type="pct"/>
          </w:tcPr>
          <w:p w14:paraId="588764B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metadataDateStamp</w:t>
            </w:r>
          </w:p>
        </w:tc>
        <w:tc>
          <w:tcPr>
            <w:tcW w:w="1006" w:type="pct"/>
          </w:tcPr>
          <w:p w14:paraId="5D2F47AC"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Date stamp for metadata</w:t>
            </w:r>
          </w:p>
        </w:tc>
        <w:tc>
          <w:tcPr>
            <w:tcW w:w="287" w:type="pct"/>
          </w:tcPr>
          <w:p w14:paraId="79DD7C1B"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40EF03DB"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Date</w:t>
            </w:r>
          </w:p>
        </w:tc>
        <w:tc>
          <w:tcPr>
            <w:tcW w:w="1497" w:type="pct"/>
          </w:tcPr>
          <w:p w14:paraId="2C73BFB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May or may not be the issue date</w:t>
            </w:r>
          </w:p>
        </w:tc>
      </w:tr>
      <w:tr w:rsidR="00D478D4" w:rsidRPr="00D478D4" w14:paraId="39D91FE9" w14:textId="77777777" w:rsidTr="00213E83">
        <w:trPr>
          <w:cantSplit/>
          <w:trHeight w:val="342"/>
        </w:trPr>
        <w:tc>
          <w:tcPr>
            <w:tcW w:w="945" w:type="pct"/>
          </w:tcPr>
          <w:p w14:paraId="397098E6"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replacedData</w:t>
            </w:r>
          </w:p>
        </w:tc>
        <w:tc>
          <w:tcPr>
            <w:tcW w:w="1006" w:type="pct"/>
          </w:tcPr>
          <w:p w14:paraId="2FA6705E"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Indicates if a cancelled dataset is replaced by another data file(s)</w:t>
            </w:r>
          </w:p>
        </w:tc>
        <w:tc>
          <w:tcPr>
            <w:tcW w:w="287" w:type="pct"/>
          </w:tcPr>
          <w:p w14:paraId="1F31A48F"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4E82D6B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Boolean</w:t>
            </w:r>
          </w:p>
        </w:tc>
        <w:tc>
          <w:tcPr>
            <w:tcW w:w="1497" w:type="pct"/>
          </w:tcPr>
          <w:p w14:paraId="0C732EDA" w14:textId="77777777" w:rsidR="00D478D4" w:rsidRPr="00D478D4" w:rsidRDefault="00D478D4" w:rsidP="00D478D4">
            <w:pPr>
              <w:suppressAutoHyphens/>
              <w:snapToGrid w:val="0"/>
              <w:spacing w:before="60" w:after="60" w:line="240" w:lineRule="auto"/>
              <w:jc w:val="left"/>
              <w:rPr>
                <w:rFonts w:eastAsia="SimSun" w:cs="Arial"/>
                <w:b/>
                <w:bCs/>
                <w:color w:val="000000"/>
                <w:sz w:val="16"/>
                <w:szCs w:val="16"/>
                <w:lang w:eastAsia="ar-SA"/>
              </w:rPr>
            </w:pPr>
            <w:r w:rsidRPr="00853471">
              <w:rPr>
                <w:rFonts w:eastAsia="SimSun" w:cs="Arial"/>
                <w:b/>
                <w:bCs/>
                <w:color w:val="EE0000"/>
                <w:sz w:val="16"/>
                <w:szCs w:val="16"/>
                <w:lang w:eastAsia="ar-SA"/>
              </w:rPr>
              <w:t xml:space="preserve">Mandatory when </w:t>
            </w:r>
            <w:r w:rsidRPr="00853471">
              <w:rPr>
                <w:rFonts w:eastAsia="SimSun" w:cs="Arial"/>
                <w:b/>
                <w:bCs/>
                <w:i/>
                <w:iCs/>
                <w:color w:val="EE0000"/>
                <w:sz w:val="16"/>
                <w:szCs w:val="16"/>
                <w:lang w:eastAsia="ar-SA"/>
              </w:rPr>
              <w:t>purpose</w:t>
            </w:r>
            <w:r w:rsidRPr="00853471">
              <w:rPr>
                <w:rFonts w:eastAsia="SimSun" w:cs="Arial"/>
                <w:b/>
                <w:bCs/>
                <w:color w:val="EE0000"/>
                <w:sz w:val="16"/>
                <w:szCs w:val="16"/>
                <w:lang w:eastAsia="ar-SA"/>
              </w:rPr>
              <w:t xml:space="preserve"> = </w:t>
            </w:r>
            <w:r w:rsidRPr="00853471">
              <w:rPr>
                <w:rFonts w:eastAsia="SimSun" w:cs="Arial"/>
                <w:b/>
                <w:bCs/>
                <w:i/>
                <w:iCs/>
                <w:color w:val="EE0000"/>
                <w:sz w:val="16"/>
                <w:szCs w:val="16"/>
                <w:lang w:eastAsia="ar-SA"/>
              </w:rPr>
              <w:t>cancellation</w:t>
            </w:r>
          </w:p>
        </w:tc>
      </w:tr>
      <w:tr w:rsidR="00D478D4" w:rsidRPr="00D478D4" w14:paraId="79E7E675" w14:textId="77777777" w:rsidTr="00213E83">
        <w:trPr>
          <w:cantSplit/>
          <w:trHeight w:val="342"/>
        </w:trPr>
        <w:tc>
          <w:tcPr>
            <w:tcW w:w="945" w:type="pct"/>
          </w:tcPr>
          <w:p w14:paraId="59AA08C2"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dataReplacement</w:t>
            </w:r>
          </w:p>
        </w:tc>
        <w:tc>
          <w:tcPr>
            <w:tcW w:w="1006" w:type="pct"/>
          </w:tcPr>
          <w:p w14:paraId="6B1ECF85"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Dataset name</w:t>
            </w:r>
          </w:p>
        </w:tc>
        <w:tc>
          <w:tcPr>
            <w:tcW w:w="287" w:type="pct"/>
          </w:tcPr>
          <w:p w14:paraId="180C0161"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w:t>
            </w:r>
          </w:p>
        </w:tc>
        <w:tc>
          <w:tcPr>
            <w:tcW w:w="1265" w:type="pct"/>
          </w:tcPr>
          <w:p w14:paraId="1F9D949F"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CharacterString</w:t>
            </w:r>
          </w:p>
        </w:tc>
        <w:tc>
          <w:tcPr>
            <w:tcW w:w="1497" w:type="pct"/>
          </w:tcPr>
          <w:p w14:paraId="7B5B5BF1"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A dataset may be replaced by 1 or more datasets</w:t>
            </w:r>
          </w:p>
          <w:p w14:paraId="7AE337FD" w14:textId="77777777" w:rsidR="00D478D4" w:rsidRPr="00D478D4" w:rsidRDefault="00D478D4" w:rsidP="00D478D4">
            <w:pPr>
              <w:suppressAutoHyphens/>
              <w:snapToGrid w:val="0"/>
              <w:spacing w:before="60" w:after="60" w:line="240" w:lineRule="auto"/>
              <w:jc w:val="left"/>
              <w:rPr>
                <w:rFonts w:eastAsia="SimSun" w:cs="Arial"/>
                <w:b/>
                <w:bCs/>
                <w:color w:val="000000"/>
                <w:sz w:val="16"/>
                <w:szCs w:val="16"/>
                <w:lang w:eastAsia="ar-SA"/>
              </w:rPr>
            </w:pPr>
            <w:r w:rsidRPr="00853471">
              <w:rPr>
                <w:rFonts w:eastAsia="SimSun" w:cs="Arial"/>
                <w:b/>
                <w:bCs/>
                <w:color w:val="EE0000"/>
                <w:sz w:val="16"/>
                <w:szCs w:val="16"/>
                <w:lang w:eastAsia="ar-SA"/>
              </w:rPr>
              <w:t xml:space="preserve">Mandatory when </w:t>
            </w:r>
            <w:r w:rsidRPr="00853471">
              <w:rPr>
                <w:rFonts w:eastAsia="SimSun" w:cs="Arial"/>
                <w:b/>
                <w:bCs/>
                <w:i/>
                <w:iCs/>
                <w:color w:val="EE0000"/>
                <w:sz w:val="16"/>
                <w:szCs w:val="16"/>
                <w:lang w:eastAsia="ar-SA"/>
              </w:rPr>
              <w:t>replacedData</w:t>
            </w:r>
            <w:r w:rsidRPr="00853471">
              <w:rPr>
                <w:rFonts w:eastAsia="SimSun" w:cs="Arial"/>
                <w:b/>
                <w:bCs/>
                <w:color w:val="EE0000"/>
                <w:sz w:val="16"/>
                <w:szCs w:val="16"/>
                <w:lang w:eastAsia="ar-SA"/>
              </w:rPr>
              <w:t xml:space="preserve"> = </w:t>
            </w:r>
            <w:r w:rsidRPr="00853471">
              <w:rPr>
                <w:rFonts w:eastAsia="SimSun" w:cs="Arial"/>
                <w:b/>
                <w:bCs/>
                <w:i/>
                <w:iCs/>
                <w:color w:val="EE0000"/>
                <w:sz w:val="16"/>
                <w:szCs w:val="16"/>
                <w:lang w:eastAsia="ar-SA"/>
              </w:rPr>
              <w:t>true</w:t>
            </w:r>
          </w:p>
        </w:tc>
      </w:tr>
      <w:tr w:rsidR="00D478D4" w:rsidRPr="00D478D4" w14:paraId="27BF1777" w14:textId="77777777" w:rsidTr="00213E83">
        <w:trPr>
          <w:cantSplit/>
          <w:trHeight w:val="342"/>
        </w:trPr>
        <w:tc>
          <w:tcPr>
            <w:tcW w:w="945" w:type="pct"/>
          </w:tcPr>
          <w:p w14:paraId="508118F4"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resourceMaintenance</w:t>
            </w:r>
          </w:p>
        </w:tc>
        <w:tc>
          <w:tcPr>
            <w:tcW w:w="1006" w:type="pct"/>
          </w:tcPr>
          <w:p w14:paraId="03A72BA0"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Information about the frequency of resource updates, and the scope of those updates</w:t>
            </w:r>
          </w:p>
        </w:tc>
        <w:tc>
          <w:tcPr>
            <w:tcW w:w="287" w:type="pct"/>
          </w:tcPr>
          <w:p w14:paraId="3F414A94" w14:textId="77777777" w:rsidR="00D478D4" w:rsidRPr="00D478D4" w:rsidRDefault="00D478D4" w:rsidP="00D478D4">
            <w:pPr>
              <w:suppressAutoHyphens/>
              <w:snapToGrid w:val="0"/>
              <w:spacing w:before="60" w:after="60" w:line="240" w:lineRule="auto"/>
              <w:jc w:val="center"/>
              <w:rPr>
                <w:rFonts w:eastAsia="SimSun" w:cs="Arial"/>
                <w:color w:val="000000"/>
                <w:sz w:val="16"/>
                <w:szCs w:val="16"/>
                <w:lang w:eastAsia="ar-SA"/>
              </w:rPr>
            </w:pPr>
            <w:r w:rsidRPr="00D478D4">
              <w:rPr>
                <w:rFonts w:eastAsia="SimSun" w:cs="Arial"/>
                <w:color w:val="000000"/>
                <w:sz w:val="16"/>
                <w:szCs w:val="16"/>
                <w:lang w:eastAsia="ar-SA"/>
              </w:rPr>
              <w:t>0..1</w:t>
            </w:r>
          </w:p>
        </w:tc>
        <w:tc>
          <w:tcPr>
            <w:tcW w:w="1265" w:type="pct"/>
          </w:tcPr>
          <w:p w14:paraId="46D6E51C"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MD_MaintenanceInformation</w:t>
            </w:r>
          </w:p>
        </w:tc>
        <w:tc>
          <w:tcPr>
            <w:tcW w:w="1497" w:type="pct"/>
            <w:vAlign w:val="center"/>
          </w:tcPr>
          <w:p w14:paraId="3D2038BE"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 xml:space="preserve">S-100 restricts the multiplicity to 0..1 and adds specific restrictions on the ISO 19115 structure and content. See clause </w:t>
            </w:r>
            <w:r w:rsidRPr="00D478D4">
              <w:rPr>
                <w:rFonts w:eastAsia="SimSun" w:cs="Arial"/>
                <w:b/>
                <w:bCs/>
                <w:color w:val="000000"/>
                <w:sz w:val="16"/>
                <w:szCs w:val="16"/>
                <w:lang w:eastAsia="ar-SA"/>
              </w:rPr>
              <w:t>MD_MaintenanceInformation</w:t>
            </w:r>
            <w:r w:rsidRPr="00D478D4">
              <w:rPr>
                <w:rFonts w:eastAsia="SimSun" w:cs="Arial"/>
                <w:color w:val="000000"/>
                <w:sz w:val="16"/>
                <w:szCs w:val="16"/>
                <w:lang w:eastAsia="ar-SA"/>
              </w:rPr>
              <w:t xml:space="preserve"> in S-100 Part 17</w:t>
            </w:r>
          </w:p>
          <w:p w14:paraId="182D9523" w14:textId="77777777" w:rsidR="00D478D4" w:rsidRPr="00D478D4" w:rsidRDefault="00D478D4" w:rsidP="00D478D4">
            <w:pPr>
              <w:suppressAutoHyphens/>
              <w:snapToGrid w:val="0"/>
              <w:spacing w:before="60" w:after="60" w:line="240" w:lineRule="auto"/>
              <w:jc w:val="left"/>
              <w:rPr>
                <w:rFonts w:eastAsia="SimSun" w:cs="Arial"/>
                <w:color w:val="000000"/>
                <w:sz w:val="16"/>
                <w:szCs w:val="16"/>
                <w:lang w:eastAsia="ar-SA"/>
              </w:rPr>
            </w:pPr>
            <w:r w:rsidRPr="00D478D4">
              <w:rPr>
                <w:rFonts w:eastAsia="SimSun" w:cs="Arial"/>
                <w:color w:val="000000"/>
                <w:sz w:val="16"/>
                <w:szCs w:val="16"/>
                <w:lang w:eastAsia="ar-SA"/>
              </w:rPr>
              <w:t>Format: PnYnMnDTnHnMnS (XML built-in type for ISO 8601 duration). See S-100 Part 17, clause 17-4.9 for encoding guidance</w:t>
            </w:r>
          </w:p>
        </w:tc>
      </w:tr>
      <w:bookmarkEnd w:id="318"/>
    </w:tbl>
    <w:p w14:paraId="3C1B7BA7" w14:textId="77777777" w:rsidR="00D478D4" w:rsidRPr="00D478D4" w:rsidRDefault="00D478D4" w:rsidP="00D478D4"/>
    <w:p w14:paraId="57DEE453" w14:textId="77777777" w:rsidR="0054360D" w:rsidRDefault="0054360D">
      <w:pPr>
        <w:rPr>
          <w:rFonts w:cs="Arial"/>
          <w:sz w:val="18"/>
          <w:szCs w:val="18"/>
        </w:rPr>
      </w:pPr>
    </w:p>
    <w:p w14:paraId="0019523F" w14:textId="1582CC84" w:rsidR="004E7EF0" w:rsidRDefault="004E7EF0" w:rsidP="004E7EF0">
      <w:pPr>
        <w:pStyle w:val="Heading4"/>
      </w:pPr>
      <w:r w:rsidRPr="004E7EF0">
        <w:t>S100_NavigationPurpose</w:t>
      </w:r>
    </w:p>
    <w:p w14:paraId="22A3BFA6" w14:textId="70848454" w:rsidR="00D35937" w:rsidRPr="00853471" w:rsidRDefault="004E7EF0" w:rsidP="004E7EF0">
      <w:pPr>
        <w:rPr>
          <w:i/>
          <w:iCs/>
          <w:color w:val="EE0000"/>
          <w:lang w:val="en-AU"/>
        </w:rPr>
      </w:pPr>
      <w:r w:rsidRPr="00853471">
        <w:rPr>
          <w:i/>
          <w:iCs/>
          <w:color w:val="EE0000"/>
          <w:lang w:val="en-AU"/>
        </w:rPr>
        <w:t>&lt;Statement of use or non-use, restriction or non-restriction</w:t>
      </w:r>
      <w:r w:rsidR="00D35937" w:rsidRPr="00853471">
        <w:rPr>
          <w:i/>
          <w:iCs/>
          <w:color w:val="EE0000"/>
          <w:lang w:val="en-AU"/>
        </w:rPr>
        <w:t xml:space="preserve"> and </w:t>
      </w:r>
      <w:r w:rsidRPr="00853471">
        <w:rPr>
          <w:i/>
          <w:iCs/>
          <w:color w:val="EE0000"/>
          <w:lang w:val="en-AU"/>
        </w:rPr>
        <w:t>optional table as described previously</w:t>
      </w:r>
      <w:r w:rsidR="00D35937" w:rsidRPr="00853471">
        <w:rPr>
          <w:i/>
          <w:iCs/>
          <w:color w:val="EE0000"/>
          <w:lang w:val="en-AU"/>
        </w:rPr>
        <w:t xml:space="preserve"> Example table below showing how non-use of an S-100 value may be indicated</w:t>
      </w:r>
      <w:del w:id="321" w:author="Raphael Malyankar" w:date="2026-01-24T23:06:00Z" w16du:dateUtc="2026-01-25T06:06:00Z">
        <w:r w:rsidR="00D35937" w:rsidRPr="00853471" w:rsidDel="00A370C5">
          <w:rPr>
            <w:i/>
            <w:iCs/>
            <w:color w:val="EE0000"/>
            <w:lang w:val="en-AU"/>
          </w:rPr>
          <w:delText>.</w:delText>
        </w:r>
      </w:del>
      <w:r w:rsidRPr="00853471">
        <w:rPr>
          <w:i/>
          <w:iCs/>
          <w:color w:val="EE0000"/>
          <w:lang w:val="en-AU"/>
        </w:rPr>
        <w:t>.&gt;</w:t>
      </w:r>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3006"/>
        <w:gridCol w:w="3420"/>
        <w:gridCol w:w="804"/>
        <w:gridCol w:w="5528"/>
      </w:tblGrid>
      <w:tr w:rsidR="00D35937" w14:paraId="21EF739F" w14:textId="77777777" w:rsidTr="00853471">
        <w:trPr>
          <w:cantSplit/>
          <w:trHeight w:val="277"/>
        </w:trPr>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C726D7" w14:textId="77777777" w:rsidR="00D35937" w:rsidRDefault="00D35937">
            <w:pPr>
              <w:snapToGrid w:val="0"/>
              <w:spacing w:before="60" w:after="60"/>
              <w:rPr>
                <w:rFonts w:cs="Arial"/>
                <w:b/>
                <w:sz w:val="16"/>
                <w:szCs w:val="16"/>
                <w:lang w:eastAsia="ar-SA"/>
              </w:rPr>
            </w:pPr>
            <w:r>
              <w:rPr>
                <w:rFonts w:cs="Arial"/>
                <w:b/>
                <w:sz w:val="16"/>
                <w:szCs w:val="16"/>
              </w:rPr>
              <w:t>Item</w:t>
            </w:r>
          </w:p>
        </w:tc>
        <w:tc>
          <w:tcPr>
            <w:tcW w:w="30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D29B95C" w14:textId="77777777" w:rsidR="00D35937" w:rsidRDefault="00D35937">
            <w:pPr>
              <w:snapToGrid w:val="0"/>
              <w:spacing w:before="60" w:after="60"/>
              <w:rPr>
                <w:rFonts w:cs="Arial"/>
                <w:b/>
                <w:sz w:val="16"/>
                <w:szCs w:val="16"/>
              </w:rPr>
            </w:pPr>
            <w:r>
              <w:rPr>
                <w:rFonts w:cs="Arial"/>
                <w:b/>
                <w:sz w:val="16"/>
                <w:szCs w:val="16"/>
              </w:rPr>
              <w:t>Name</w:t>
            </w:r>
          </w:p>
        </w:tc>
        <w:tc>
          <w:tcPr>
            <w:tcW w:w="34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4B8D230" w14:textId="77777777" w:rsidR="00D35937" w:rsidRDefault="00D35937">
            <w:pPr>
              <w:snapToGrid w:val="0"/>
              <w:spacing w:before="60" w:after="60"/>
              <w:rPr>
                <w:rFonts w:cs="Arial"/>
                <w:b/>
                <w:sz w:val="16"/>
                <w:szCs w:val="16"/>
              </w:rPr>
            </w:pPr>
            <w:r>
              <w:rPr>
                <w:rFonts w:cs="Arial"/>
                <w:b/>
                <w:sz w:val="16"/>
                <w:szCs w:val="16"/>
              </w:rPr>
              <w:t>Description</w:t>
            </w:r>
          </w:p>
        </w:tc>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164507B" w14:textId="77777777" w:rsidR="00D35937" w:rsidRDefault="00D35937">
            <w:pPr>
              <w:snapToGrid w:val="0"/>
              <w:spacing w:before="60" w:after="60"/>
              <w:jc w:val="center"/>
              <w:rPr>
                <w:rFonts w:cs="Arial"/>
                <w:b/>
                <w:sz w:val="16"/>
                <w:szCs w:val="16"/>
              </w:rPr>
            </w:pPr>
            <w:r>
              <w:rPr>
                <w:rFonts w:cs="Arial"/>
                <w:b/>
                <w:sz w:val="16"/>
                <w:szCs w:val="16"/>
              </w:rPr>
              <w:t>Code</w:t>
            </w:r>
          </w:p>
        </w:tc>
        <w:tc>
          <w:tcPr>
            <w:tcW w:w="55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0705EBD" w14:textId="77777777" w:rsidR="00D35937" w:rsidRDefault="00D35937">
            <w:pPr>
              <w:snapToGrid w:val="0"/>
              <w:spacing w:before="60" w:after="60"/>
              <w:rPr>
                <w:rFonts w:cs="Arial"/>
                <w:b/>
                <w:sz w:val="16"/>
                <w:szCs w:val="16"/>
              </w:rPr>
            </w:pPr>
            <w:r>
              <w:rPr>
                <w:rFonts w:cs="Arial"/>
                <w:b/>
                <w:sz w:val="16"/>
                <w:szCs w:val="16"/>
              </w:rPr>
              <w:t>Remarks</w:t>
            </w:r>
          </w:p>
        </w:tc>
      </w:tr>
      <w:tr w:rsidR="00D35937" w14:paraId="15F41DED" w14:textId="77777777" w:rsidTr="00853471">
        <w:trPr>
          <w:cantSplit/>
          <w:trHeight w:val="305"/>
        </w:trPr>
        <w:tc>
          <w:tcPr>
            <w:tcW w:w="1134" w:type="dxa"/>
            <w:tcBorders>
              <w:top w:val="single" w:sz="4" w:space="0" w:color="000000"/>
              <w:left w:val="single" w:sz="4" w:space="0" w:color="000000"/>
              <w:bottom w:val="single" w:sz="4" w:space="0" w:color="000000"/>
              <w:right w:val="single" w:sz="4" w:space="0" w:color="000000"/>
            </w:tcBorders>
            <w:hideMark/>
          </w:tcPr>
          <w:p w14:paraId="7A335115" w14:textId="77777777" w:rsidR="00D35937" w:rsidRDefault="00D35937">
            <w:pPr>
              <w:snapToGrid w:val="0"/>
              <w:spacing w:before="60" w:after="60"/>
              <w:rPr>
                <w:rFonts w:cs="Arial"/>
                <w:sz w:val="16"/>
                <w:szCs w:val="16"/>
              </w:rPr>
            </w:pPr>
            <w:r>
              <w:rPr>
                <w:rFonts w:cs="Arial"/>
                <w:sz w:val="16"/>
                <w:szCs w:val="16"/>
              </w:rPr>
              <w:t>Enumeration</w:t>
            </w:r>
          </w:p>
        </w:tc>
        <w:tc>
          <w:tcPr>
            <w:tcW w:w="3006" w:type="dxa"/>
            <w:tcBorders>
              <w:top w:val="single" w:sz="4" w:space="0" w:color="000000"/>
              <w:left w:val="single" w:sz="4" w:space="0" w:color="000000"/>
              <w:bottom w:val="single" w:sz="4" w:space="0" w:color="000000"/>
              <w:right w:val="single" w:sz="4" w:space="0" w:color="000000"/>
            </w:tcBorders>
            <w:hideMark/>
          </w:tcPr>
          <w:p w14:paraId="1DBA86EC" w14:textId="77777777" w:rsidR="00D35937" w:rsidRDefault="00D35937">
            <w:pPr>
              <w:snapToGrid w:val="0"/>
              <w:spacing w:before="60" w:after="60"/>
              <w:rPr>
                <w:rFonts w:cs="Arial"/>
                <w:sz w:val="16"/>
                <w:szCs w:val="16"/>
              </w:rPr>
            </w:pPr>
            <w:r>
              <w:rPr>
                <w:rFonts w:cs="Arial"/>
                <w:sz w:val="16"/>
                <w:szCs w:val="16"/>
              </w:rPr>
              <w:t>S100_NavigationPurpose</w:t>
            </w:r>
          </w:p>
        </w:tc>
        <w:tc>
          <w:tcPr>
            <w:tcW w:w="3420" w:type="dxa"/>
            <w:tcBorders>
              <w:top w:val="single" w:sz="4" w:space="0" w:color="000000"/>
              <w:left w:val="single" w:sz="4" w:space="0" w:color="000000"/>
              <w:bottom w:val="single" w:sz="4" w:space="0" w:color="000000"/>
              <w:right w:val="single" w:sz="4" w:space="0" w:color="000000"/>
            </w:tcBorders>
            <w:hideMark/>
          </w:tcPr>
          <w:p w14:paraId="17D6BB9E" w14:textId="77777777" w:rsidR="00D35937" w:rsidRDefault="00D35937">
            <w:pPr>
              <w:snapToGrid w:val="0"/>
              <w:spacing w:before="60" w:after="60"/>
              <w:rPr>
                <w:rFonts w:cs="Arial"/>
                <w:sz w:val="16"/>
                <w:szCs w:val="16"/>
              </w:rPr>
            </w:pPr>
            <w:r>
              <w:rPr>
                <w:rFonts w:cs="Arial"/>
                <w:sz w:val="16"/>
                <w:szCs w:val="16"/>
              </w:rPr>
              <w:t>The navigational purpose of the dataset</w:t>
            </w:r>
          </w:p>
        </w:tc>
        <w:tc>
          <w:tcPr>
            <w:tcW w:w="804" w:type="dxa"/>
            <w:tcBorders>
              <w:top w:val="single" w:sz="4" w:space="0" w:color="000000"/>
              <w:left w:val="single" w:sz="4" w:space="0" w:color="000000"/>
              <w:bottom w:val="single" w:sz="4" w:space="0" w:color="000000"/>
              <w:right w:val="single" w:sz="4" w:space="0" w:color="000000"/>
            </w:tcBorders>
            <w:hideMark/>
          </w:tcPr>
          <w:p w14:paraId="23E85280" w14:textId="77777777" w:rsidR="00D35937" w:rsidRDefault="00D35937">
            <w:pPr>
              <w:snapToGrid w:val="0"/>
              <w:spacing w:before="60" w:after="60"/>
              <w:jc w:val="center"/>
              <w:rPr>
                <w:rFonts w:cs="Arial"/>
                <w:sz w:val="16"/>
                <w:szCs w:val="16"/>
              </w:rPr>
            </w:pPr>
            <w:r>
              <w:rPr>
                <w:rFonts w:cs="Arial"/>
                <w:sz w:val="16"/>
                <w:szCs w:val="16"/>
              </w:rPr>
              <w:t>-</w:t>
            </w:r>
          </w:p>
        </w:tc>
        <w:tc>
          <w:tcPr>
            <w:tcW w:w="5528" w:type="dxa"/>
            <w:tcBorders>
              <w:top w:val="single" w:sz="4" w:space="0" w:color="000000"/>
              <w:left w:val="single" w:sz="4" w:space="0" w:color="000000"/>
              <w:bottom w:val="single" w:sz="4" w:space="0" w:color="000000"/>
              <w:right w:val="single" w:sz="4" w:space="0" w:color="000000"/>
            </w:tcBorders>
            <w:hideMark/>
          </w:tcPr>
          <w:p w14:paraId="22B1B186" w14:textId="23669E75" w:rsidR="00D35937" w:rsidRDefault="00D35937">
            <w:pPr>
              <w:spacing w:before="60"/>
              <w:rPr>
                <w:rFonts w:cs="Arial"/>
                <w:sz w:val="16"/>
                <w:szCs w:val="16"/>
              </w:rPr>
            </w:pPr>
            <w:r>
              <w:rPr>
                <w:rFonts w:cs="Arial"/>
                <w:sz w:val="16"/>
                <w:szCs w:val="16"/>
                <w:lang w:eastAsia="en-US"/>
              </w:rPr>
              <w:t xml:space="preserve"> </w:t>
            </w:r>
            <w:r w:rsidRPr="00853471">
              <w:rPr>
                <w:rFonts w:cs="Arial"/>
                <w:b/>
                <w:bCs/>
                <w:color w:val="EE0000"/>
                <w:sz w:val="16"/>
                <w:szCs w:val="16"/>
                <w:lang w:eastAsia="en-US"/>
              </w:rPr>
              <w:t>S-1XX prohibits the “overview” value</w:t>
            </w:r>
            <w:r>
              <w:rPr>
                <w:rFonts w:cs="Arial"/>
                <w:sz w:val="16"/>
                <w:szCs w:val="16"/>
                <w:lang w:eastAsia="en-US"/>
              </w:rPr>
              <w:t>.</w:t>
            </w:r>
          </w:p>
        </w:tc>
      </w:tr>
      <w:tr w:rsidR="00D35937" w14:paraId="401D6B39" w14:textId="77777777" w:rsidTr="00853471">
        <w:trPr>
          <w:cantSplit/>
          <w:trHeight w:val="277"/>
        </w:trPr>
        <w:tc>
          <w:tcPr>
            <w:tcW w:w="1134" w:type="dxa"/>
            <w:tcBorders>
              <w:top w:val="single" w:sz="4" w:space="0" w:color="000000"/>
              <w:left w:val="single" w:sz="4" w:space="0" w:color="000000"/>
              <w:bottom w:val="single" w:sz="4" w:space="0" w:color="000000"/>
              <w:right w:val="single" w:sz="4" w:space="0" w:color="000000"/>
            </w:tcBorders>
            <w:hideMark/>
          </w:tcPr>
          <w:p w14:paraId="512CC212" w14:textId="77777777" w:rsidR="00D35937" w:rsidRDefault="00D35937">
            <w:pPr>
              <w:snapToGrid w:val="0"/>
              <w:spacing w:before="60" w:after="60"/>
              <w:rPr>
                <w:rFonts w:cs="Arial"/>
                <w:sz w:val="16"/>
                <w:szCs w:val="16"/>
              </w:rPr>
            </w:pPr>
            <w:r>
              <w:rPr>
                <w:rFonts w:cs="Arial"/>
                <w:sz w:val="16"/>
                <w:szCs w:val="16"/>
              </w:rPr>
              <w:t>Value</w:t>
            </w:r>
          </w:p>
        </w:tc>
        <w:tc>
          <w:tcPr>
            <w:tcW w:w="3006" w:type="dxa"/>
            <w:tcBorders>
              <w:top w:val="single" w:sz="4" w:space="0" w:color="000000"/>
              <w:left w:val="single" w:sz="4" w:space="0" w:color="000000"/>
              <w:bottom w:val="single" w:sz="4" w:space="0" w:color="000000"/>
              <w:right w:val="single" w:sz="4" w:space="0" w:color="000000"/>
            </w:tcBorders>
            <w:hideMark/>
          </w:tcPr>
          <w:p w14:paraId="3D1E167D" w14:textId="77777777" w:rsidR="00D35937" w:rsidRDefault="00D35937">
            <w:pPr>
              <w:snapToGrid w:val="0"/>
              <w:spacing w:before="60" w:after="60"/>
              <w:rPr>
                <w:rFonts w:cs="Arial"/>
                <w:sz w:val="16"/>
                <w:szCs w:val="16"/>
              </w:rPr>
            </w:pPr>
            <w:r>
              <w:rPr>
                <w:rFonts w:cs="Arial"/>
                <w:sz w:val="16"/>
                <w:szCs w:val="16"/>
              </w:rPr>
              <w:t>port</w:t>
            </w:r>
          </w:p>
        </w:tc>
        <w:tc>
          <w:tcPr>
            <w:tcW w:w="3420" w:type="dxa"/>
            <w:tcBorders>
              <w:top w:val="single" w:sz="4" w:space="0" w:color="000000"/>
              <w:left w:val="single" w:sz="4" w:space="0" w:color="000000"/>
              <w:bottom w:val="single" w:sz="4" w:space="0" w:color="000000"/>
              <w:right w:val="single" w:sz="4" w:space="0" w:color="000000"/>
            </w:tcBorders>
            <w:hideMark/>
          </w:tcPr>
          <w:p w14:paraId="46518D1B" w14:textId="77777777" w:rsidR="00D35937" w:rsidRDefault="00D35937">
            <w:pPr>
              <w:snapToGrid w:val="0"/>
              <w:spacing w:before="60" w:after="60"/>
              <w:rPr>
                <w:rFonts w:cs="Arial"/>
                <w:sz w:val="16"/>
                <w:szCs w:val="16"/>
              </w:rPr>
            </w:pPr>
            <w:r>
              <w:rPr>
                <w:rFonts w:cs="Arial"/>
                <w:sz w:val="16"/>
                <w:szCs w:val="16"/>
              </w:rPr>
              <w:t>For port and near shore operations</w:t>
            </w:r>
          </w:p>
        </w:tc>
        <w:tc>
          <w:tcPr>
            <w:tcW w:w="804" w:type="dxa"/>
            <w:tcBorders>
              <w:top w:val="single" w:sz="4" w:space="0" w:color="000000"/>
              <w:left w:val="single" w:sz="4" w:space="0" w:color="000000"/>
              <w:bottom w:val="single" w:sz="4" w:space="0" w:color="000000"/>
              <w:right w:val="single" w:sz="4" w:space="0" w:color="000000"/>
            </w:tcBorders>
            <w:hideMark/>
          </w:tcPr>
          <w:p w14:paraId="419F1A87" w14:textId="77777777" w:rsidR="00D35937" w:rsidRDefault="00D35937">
            <w:pPr>
              <w:snapToGrid w:val="0"/>
              <w:spacing w:before="60" w:after="60"/>
              <w:jc w:val="center"/>
              <w:rPr>
                <w:rFonts w:cs="Arial"/>
                <w:sz w:val="16"/>
                <w:szCs w:val="16"/>
              </w:rPr>
            </w:pPr>
            <w:r>
              <w:rPr>
                <w:rFonts w:cs="Arial"/>
                <w:sz w:val="16"/>
                <w:szCs w:val="16"/>
              </w:rPr>
              <w:t>1</w:t>
            </w:r>
          </w:p>
        </w:tc>
        <w:tc>
          <w:tcPr>
            <w:tcW w:w="5528" w:type="dxa"/>
            <w:tcBorders>
              <w:top w:val="single" w:sz="4" w:space="0" w:color="000000"/>
              <w:left w:val="single" w:sz="4" w:space="0" w:color="000000"/>
              <w:bottom w:val="single" w:sz="4" w:space="0" w:color="000000"/>
              <w:right w:val="single" w:sz="4" w:space="0" w:color="000000"/>
            </w:tcBorders>
            <w:hideMark/>
          </w:tcPr>
          <w:p w14:paraId="0FC97F18" w14:textId="77777777" w:rsidR="00D35937" w:rsidRDefault="00D35937">
            <w:pPr>
              <w:snapToGrid w:val="0"/>
              <w:spacing w:before="60" w:after="60"/>
              <w:rPr>
                <w:rFonts w:cs="Arial"/>
                <w:sz w:val="16"/>
                <w:szCs w:val="16"/>
              </w:rPr>
            </w:pPr>
            <w:r>
              <w:rPr>
                <w:rFonts w:cs="Arial"/>
                <w:sz w:val="16"/>
                <w:szCs w:val="16"/>
              </w:rPr>
              <w:t>-</w:t>
            </w:r>
          </w:p>
        </w:tc>
      </w:tr>
      <w:tr w:rsidR="00D35937" w14:paraId="7AB9BBF0" w14:textId="77777777" w:rsidTr="00853471">
        <w:trPr>
          <w:cantSplit/>
          <w:trHeight w:val="277"/>
        </w:trPr>
        <w:tc>
          <w:tcPr>
            <w:tcW w:w="1134" w:type="dxa"/>
            <w:tcBorders>
              <w:top w:val="single" w:sz="4" w:space="0" w:color="000000"/>
              <w:left w:val="single" w:sz="4" w:space="0" w:color="000000"/>
              <w:bottom w:val="single" w:sz="4" w:space="0" w:color="000000"/>
              <w:right w:val="single" w:sz="4" w:space="0" w:color="000000"/>
            </w:tcBorders>
            <w:hideMark/>
          </w:tcPr>
          <w:p w14:paraId="43A749B1" w14:textId="77777777" w:rsidR="00D35937" w:rsidRDefault="00D35937">
            <w:pPr>
              <w:snapToGrid w:val="0"/>
              <w:spacing w:before="60" w:after="60"/>
              <w:rPr>
                <w:rFonts w:cs="Arial"/>
                <w:sz w:val="16"/>
                <w:szCs w:val="16"/>
              </w:rPr>
            </w:pPr>
            <w:r>
              <w:rPr>
                <w:rFonts w:cs="Arial"/>
                <w:sz w:val="16"/>
                <w:szCs w:val="16"/>
              </w:rPr>
              <w:t>Value</w:t>
            </w:r>
          </w:p>
        </w:tc>
        <w:tc>
          <w:tcPr>
            <w:tcW w:w="3006" w:type="dxa"/>
            <w:tcBorders>
              <w:top w:val="single" w:sz="4" w:space="0" w:color="000000"/>
              <w:left w:val="single" w:sz="4" w:space="0" w:color="000000"/>
              <w:bottom w:val="single" w:sz="4" w:space="0" w:color="000000"/>
              <w:right w:val="single" w:sz="4" w:space="0" w:color="000000"/>
            </w:tcBorders>
            <w:hideMark/>
          </w:tcPr>
          <w:p w14:paraId="03C2D8EE" w14:textId="77777777" w:rsidR="00D35937" w:rsidRDefault="00D35937">
            <w:pPr>
              <w:snapToGrid w:val="0"/>
              <w:spacing w:before="60" w:after="60"/>
              <w:rPr>
                <w:rFonts w:cs="Arial"/>
                <w:sz w:val="16"/>
                <w:szCs w:val="16"/>
              </w:rPr>
            </w:pPr>
            <w:r>
              <w:rPr>
                <w:rFonts w:cs="Arial"/>
                <w:sz w:val="16"/>
                <w:szCs w:val="16"/>
              </w:rPr>
              <w:t>transit</w:t>
            </w:r>
          </w:p>
        </w:tc>
        <w:tc>
          <w:tcPr>
            <w:tcW w:w="3420" w:type="dxa"/>
            <w:tcBorders>
              <w:top w:val="single" w:sz="4" w:space="0" w:color="000000"/>
              <w:left w:val="single" w:sz="4" w:space="0" w:color="000000"/>
              <w:bottom w:val="single" w:sz="4" w:space="0" w:color="000000"/>
              <w:right w:val="single" w:sz="4" w:space="0" w:color="000000"/>
            </w:tcBorders>
            <w:hideMark/>
          </w:tcPr>
          <w:p w14:paraId="6508DCD4" w14:textId="77777777" w:rsidR="00D35937" w:rsidRDefault="00D35937">
            <w:pPr>
              <w:snapToGrid w:val="0"/>
              <w:spacing w:before="60" w:after="60"/>
              <w:rPr>
                <w:rFonts w:cs="Arial"/>
                <w:sz w:val="16"/>
                <w:szCs w:val="16"/>
              </w:rPr>
            </w:pPr>
            <w:r>
              <w:rPr>
                <w:rFonts w:cs="Arial"/>
                <w:sz w:val="16"/>
                <w:szCs w:val="16"/>
              </w:rPr>
              <w:t>For coast and planning purposes</w:t>
            </w:r>
          </w:p>
        </w:tc>
        <w:tc>
          <w:tcPr>
            <w:tcW w:w="804" w:type="dxa"/>
            <w:tcBorders>
              <w:top w:val="single" w:sz="4" w:space="0" w:color="000000"/>
              <w:left w:val="single" w:sz="4" w:space="0" w:color="000000"/>
              <w:bottom w:val="single" w:sz="4" w:space="0" w:color="000000"/>
              <w:right w:val="single" w:sz="4" w:space="0" w:color="000000"/>
            </w:tcBorders>
            <w:hideMark/>
          </w:tcPr>
          <w:p w14:paraId="200C9DF7" w14:textId="77777777" w:rsidR="00D35937" w:rsidRDefault="00D35937">
            <w:pPr>
              <w:snapToGrid w:val="0"/>
              <w:spacing w:before="60" w:after="60"/>
              <w:jc w:val="center"/>
              <w:rPr>
                <w:rFonts w:cs="Arial"/>
                <w:sz w:val="16"/>
                <w:szCs w:val="16"/>
              </w:rPr>
            </w:pPr>
            <w:r>
              <w:rPr>
                <w:rFonts w:cs="Arial"/>
                <w:sz w:val="16"/>
                <w:szCs w:val="16"/>
              </w:rPr>
              <w:t>2</w:t>
            </w:r>
          </w:p>
        </w:tc>
        <w:tc>
          <w:tcPr>
            <w:tcW w:w="5528" w:type="dxa"/>
            <w:tcBorders>
              <w:top w:val="single" w:sz="4" w:space="0" w:color="000000"/>
              <w:left w:val="single" w:sz="4" w:space="0" w:color="000000"/>
              <w:bottom w:val="single" w:sz="4" w:space="0" w:color="000000"/>
              <w:right w:val="single" w:sz="4" w:space="0" w:color="000000"/>
            </w:tcBorders>
            <w:hideMark/>
          </w:tcPr>
          <w:p w14:paraId="1F14C441" w14:textId="77777777" w:rsidR="00D35937" w:rsidRDefault="00D35937">
            <w:pPr>
              <w:snapToGrid w:val="0"/>
              <w:spacing w:before="60" w:after="60"/>
              <w:rPr>
                <w:rFonts w:cs="Arial"/>
                <w:sz w:val="16"/>
                <w:szCs w:val="16"/>
              </w:rPr>
            </w:pPr>
            <w:r>
              <w:rPr>
                <w:rFonts w:cs="Arial"/>
                <w:sz w:val="16"/>
                <w:szCs w:val="16"/>
              </w:rPr>
              <w:t>-</w:t>
            </w:r>
          </w:p>
        </w:tc>
      </w:tr>
    </w:tbl>
    <w:p w14:paraId="53800F66" w14:textId="77777777" w:rsidR="00D35937" w:rsidRPr="00853471" w:rsidRDefault="00D35937" w:rsidP="004E7EF0"/>
    <w:p w14:paraId="1CEA39DE" w14:textId="77777777" w:rsidR="00B413FE" w:rsidRDefault="00B413FE" w:rsidP="00460EEF">
      <w:pPr>
        <w:pStyle w:val="Heading4"/>
      </w:pPr>
      <w:bookmarkStart w:id="322" w:name="_Toc519515902"/>
      <w:bookmarkStart w:id="323" w:name="_Toc519516099"/>
      <w:bookmarkEnd w:id="322"/>
      <w:bookmarkEnd w:id="323"/>
      <w:r w:rsidRPr="009063C9">
        <w:lastRenderedPageBreak/>
        <w:t>S100_DataCoverage</w:t>
      </w:r>
    </w:p>
    <w:p w14:paraId="33B9246B" w14:textId="5E4CD728" w:rsidR="004E7EF0" w:rsidRPr="00470FCC" w:rsidRDefault="004E7EF0" w:rsidP="004E7EF0">
      <w:pPr>
        <w:rPr>
          <w:i/>
          <w:iCs/>
          <w:color w:val="EE0000"/>
          <w:lang w:val="en-AU"/>
        </w:rPr>
      </w:pPr>
      <w:bookmarkStart w:id="324" w:name="_Hlk205754033"/>
      <w:r w:rsidRPr="00470FCC">
        <w:rPr>
          <w:i/>
          <w:iCs/>
          <w:color w:val="EE0000"/>
          <w:lang w:val="en-AU"/>
        </w:rPr>
        <w:t>&lt;Statement of use or non-use, restriction or non-restriction, optional table and optional notes as described previously.&gt;</w:t>
      </w:r>
    </w:p>
    <w:bookmarkEnd w:id="324"/>
    <w:p w14:paraId="7E78835B" w14:textId="2CADF58F" w:rsidR="00470FCC" w:rsidRPr="00853471" w:rsidRDefault="00470FCC" w:rsidP="00470FCC">
      <w:r w:rsidRPr="00470FCC">
        <w:t>NOTE: 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p>
    <w:p w14:paraId="606C7369" w14:textId="3C48ED9B" w:rsidR="00794F70" w:rsidRDefault="00794F70" w:rsidP="00794F70">
      <w:pPr>
        <w:pStyle w:val="Heading4"/>
      </w:pPr>
      <w:r>
        <w:t>S100_Purpose</w:t>
      </w:r>
    </w:p>
    <w:p w14:paraId="0DD6D2BA" w14:textId="6E052A82" w:rsidR="00470FCC" w:rsidRPr="004E62B0" w:rsidRDefault="00470FCC" w:rsidP="00470FCC">
      <w:pPr>
        <w:rPr>
          <w:i/>
          <w:iCs/>
          <w:color w:val="EE0000"/>
          <w:lang w:val="en-AU"/>
        </w:rPr>
      </w:pPr>
      <w:bookmarkStart w:id="325" w:name="_Hlk205753975"/>
      <w:r w:rsidRPr="004E62B0">
        <w:rPr>
          <w:i/>
          <w:iCs/>
          <w:color w:val="EE0000"/>
          <w:lang w:val="en-AU"/>
        </w:rPr>
        <w:t>&lt;Statement of use or non-use, restriction or non-restriction, optional table and optional notes as described previously.&gt;</w:t>
      </w:r>
    </w:p>
    <w:bookmarkEnd w:id="325"/>
    <w:p w14:paraId="567A46B8" w14:textId="3CA821FE" w:rsidR="00794F70" w:rsidRDefault="00794F70" w:rsidP="00470FCC">
      <w:pPr>
        <w:pStyle w:val="Heading4"/>
      </w:pPr>
      <w:r w:rsidRPr="00794F70">
        <w:t>S100_TemporalExtent</w:t>
      </w:r>
    </w:p>
    <w:p w14:paraId="77500FEC" w14:textId="651CBE90" w:rsidR="00794F70" w:rsidRPr="00460EEF" w:rsidRDefault="00470FCC" w:rsidP="00794F70">
      <w:pPr>
        <w:rPr>
          <w:i/>
          <w:iCs/>
          <w:color w:val="EE0000"/>
        </w:rPr>
      </w:pPr>
      <w:r w:rsidRPr="00460EEF">
        <w:rPr>
          <w:i/>
          <w:iCs/>
          <w:color w:val="EE0000"/>
        </w:rPr>
        <w:t>&lt;Statement of use or non-use, restriction or non-restriction, optional table and optional notes as described previously.&gt;</w:t>
      </w:r>
    </w:p>
    <w:p w14:paraId="4C7F9546" w14:textId="58D8C1BC" w:rsidR="00794F70" w:rsidRDefault="00794F70" w:rsidP="00460EEF">
      <w:pPr>
        <w:pStyle w:val="Heading4"/>
      </w:pPr>
      <w:r w:rsidRPr="00794F70">
        <w:t>S100_EncodingFormat</w:t>
      </w:r>
    </w:p>
    <w:p w14:paraId="1F352908" w14:textId="707E0146" w:rsidR="00794F70" w:rsidRPr="00460EEF" w:rsidRDefault="00470FCC" w:rsidP="00794F70">
      <w:pPr>
        <w:rPr>
          <w:i/>
          <w:iCs/>
          <w:color w:val="EE0000"/>
        </w:rPr>
      </w:pPr>
      <w:r w:rsidRPr="00460EEF">
        <w:rPr>
          <w:i/>
          <w:iCs/>
          <w:color w:val="EE0000"/>
        </w:rPr>
        <w:t>&lt;Statement of use or non-use, restriction or non-restriction, optional table and optional notes as described previously.&gt;</w:t>
      </w:r>
    </w:p>
    <w:p w14:paraId="64E4AF21" w14:textId="599C7880" w:rsidR="00794F70" w:rsidRDefault="00794F70" w:rsidP="00460EEF">
      <w:pPr>
        <w:pStyle w:val="Heading4"/>
      </w:pPr>
      <w:r w:rsidRPr="00794F70">
        <w:t>S100_ProductSpecification</w:t>
      </w:r>
    </w:p>
    <w:p w14:paraId="730CED0F" w14:textId="56135774" w:rsidR="00794F70" w:rsidRPr="00460EEF" w:rsidRDefault="00470FCC" w:rsidP="00794F70">
      <w:pPr>
        <w:rPr>
          <w:i/>
          <w:iCs/>
          <w:color w:val="EE0000"/>
        </w:rPr>
      </w:pPr>
      <w:r w:rsidRPr="00460EEF">
        <w:rPr>
          <w:i/>
          <w:iCs/>
          <w:color w:val="EE0000"/>
        </w:rPr>
        <w:t>&lt;Statement of use or non-use, restriction or non-restriction, optional table and optional notes as described previously.&gt;</w:t>
      </w:r>
    </w:p>
    <w:p w14:paraId="68EBDF42" w14:textId="1757FCC7" w:rsidR="00794F70" w:rsidRDefault="00794F70" w:rsidP="00460EEF">
      <w:pPr>
        <w:pStyle w:val="Heading5"/>
      </w:pPr>
      <w:r w:rsidRPr="00794F70">
        <w:t>S100_CompliancyCategory</w:t>
      </w:r>
    </w:p>
    <w:p w14:paraId="12F75A04" w14:textId="1F0F8CA8" w:rsidR="00794F70" w:rsidRPr="00460EEF" w:rsidRDefault="00470FCC" w:rsidP="00794F70">
      <w:pPr>
        <w:rPr>
          <w:i/>
          <w:iCs/>
          <w:color w:val="EE0000"/>
        </w:rPr>
      </w:pPr>
      <w:r w:rsidRPr="00460EEF">
        <w:rPr>
          <w:i/>
          <w:iCs/>
          <w:color w:val="EE0000"/>
        </w:rPr>
        <w:t>&lt;Statement of use or non-use, restriction or non-restriction, optional table and optional notes as described previously.&gt;</w:t>
      </w:r>
    </w:p>
    <w:p w14:paraId="4939433B" w14:textId="0D9B04CC" w:rsidR="00794F70" w:rsidRDefault="00794F70" w:rsidP="00460EEF">
      <w:pPr>
        <w:pStyle w:val="Heading4"/>
      </w:pPr>
      <w:r w:rsidRPr="00794F70">
        <w:t>S100_ProtectionScheme</w:t>
      </w:r>
    </w:p>
    <w:p w14:paraId="3B22B072" w14:textId="75552865" w:rsidR="00794F70" w:rsidRPr="00460EEF" w:rsidRDefault="00470FCC" w:rsidP="00794F70">
      <w:pPr>
        <w:rPr>
          <w:i/>
          <w:iCs/>
          <w:color w:val="EE0000"/>
        </w:rPr>
      </w:pPr>
      <w:r w:rsidRPr="00460EEF">
        <w:rPr>
          <w:i/>
          <w:iCs/>
          <w:color w:val="EE0000"/>
        </w:rPr>
        <w:t>&lt;Statement of use or non-use, restriction or non-restriction, optional table and optional notes as described previously.&gt;</w:t>
      </w:r>
    </w:p>
    <w:p w14:paraId="780D7939" w14:textId="0BB29391" w:rsidR="00794F70" w:rsidRDefault="00794F70" w:rsidP="00460EEF">
      <w:pPr>
        <w:pStyle w:val="Heading4"/>
      </w:pPr>
      <w:r w:rsidRPr="00794F70">
        <w:t>MD_MaintenanceInformation</w:t>
      </w:r>
    </w:p>
    <w:p w14:paraId="2678383A" w14:textId="6B86DD63" w:rsidR="00794F70" w:rsidRPr="00460EEF" w:rsidRDefault="00470FCC" w:rsidP="00794F70">
      <w:pPr>
        <w:rPr>
          <w:i/>
          <w:iCs/>
          <w:color w:val="EE0000"/>
        </w:rPr>
      </w:pPr>
      <w:r w:rsidRPr="00460EEF">
        <w:rPr>
          <w:i/>
          <w:iCs/>
          <w:color w:val="EE0000"/>
        </w:rPr>
        <w:t>&lt;Statement of use or non-use, restriction or non-restriction, optional table and optional notes as described previously.</w:t>
      </w:r>
      <w:r w:rsidR="00460EEF">
        <w:rPr>
          <w:i/>
          <w:iCs/>
          <w:color w:val="EE0000"/>
        </w:rPr>
        <w:t xml:space="preserve"> Note that any product-specific restrictions will be in addition to the restrictions S-100 imposes on the ISO type.</w:t>
      </w:r>
      <w:r w:rsidRPr="00460EEF">
        <w:rPr>
          <w:i/>
          <w:iCs/>
          <w:color w:val="EE0000"/>
        </w:rPr>
        <w:t>&gt;</w:t>
      </w:r>
    </w:p>
    <w:p w14:paraId="0FE7DBC3" w14:textId="319FE6DC" w:rsidR="00794F70" w:rsidRDefault="00794F70" w:rsidP="00460EEF">
      <w:pPr>
        <w:pStyle w:val="Heading4"/>
      </w:pPr>
      <w:r w:rsidRPr="00794F70">
        <w:lastRenderedPageBreak/>
        <w:t>MD_MaintenanceFrequencyCode</w:t>
      </w:r>
    </w:p>
    <w:p w14:paraId="2BC1634F" w14:textId="5DDDF3E8" w:rsidR="00794F70" w:rsidRPr="00460EEF" w:rsidRDefault="00470FCC" w:rsidP="00794F70">
      <w:pPr>
        <w:rPr>
          <w:i/>
          <w:iCs/>
          <w:color w:val="EE0000"/>
        </w:rPr>
      </w:pPr>
      <w:r w:rsidRPr="00460EEF">
        <w:rPr>
          <w:i/>
          <w:iCs/>
          <w:color w:val="EE0000"/>
        </w:rPr>
        <w:t>&lt;</w:t>
      </w:r>
      <w:bookmarkStart w:id="326" w:name="_Hlk205754219"/>
      <w:r w:rsidRPr="00460EEF">
        <w:rPr>
          <w:i/>
          <w:iCs/>
          <w:color w:val="EE0000"/>
        </w:rPr>
        <w:t>Statement of use or non-use, restriction or non-restriction, optional table and optional notes as described previously</w:t>
      </w:r>
      <w:bookmarkEnd w:id="326"/>
      <w:r w:rsidRPr="00460EEF">
        <w:rPr>
          <w:i/>
          <w:iCs/>
          <w:color w:val="EE0000"/>
        </w:rPr>
        <w:t>.</w:t>
      </w:r>
      <w:r w:rsidR="00460EEF" w:rsidRPr="00460EEF">
        <w:t xml:space="preserve"> </w:t>
      </w:r>
      <w:r w:rsidR="00460EEF" w:rsidRPr="00460EEF">
        <w:rPr>
          <w:i/>
          <w:iCs/>
          <w:color w:val="EE0000"/>
        </w:rPr>
        <w:t xml:space="preserve">Note that any product-specific restrictions will be in addition to the restrictions S-100 imposes on the ISO type </w:t>
      </w:r>
      <w:r w:rsidRPr="00460EEF">
        <w:rPr>
          <w:i/>
          <w:iCs/>
          <w:color w:val="EE0000"/>
        </w:rPr>
        <w:t>&gt;</w:t>
      </w:r>
    </w:p>
    <w:p w14:paraId="5F8E5F4E" w14:textId="4F7B1F40" w:rsidR="00794F70" w:rsidRDefault="00794F70" w:rsidP="00460EEF">
      <w:pPr>
        <w:pStyle w:val="Heading4"/>
      </w:pPr>
      <w:r w:rsidRPr="00794F70">
        <w:t>S100_SE_DigitalSignatureReference</w:t>
      </w:r>
    </w:p>
    <w:p w14:paraId="4C4BA837" w14:textId="36D2E9F3" w:rsidR="00794F70" w:rsidRDefault="00794F70" w:rsidP="00794F70">
      <w:r w:rsidRPr="00794F70">
        <w:t>S-130 uses only the ECDSA-384-SHA2 value of S100_SE_DigitalSignatureReference, in conformity with the restriction in S-100 Part 15, clauses 15-8.7 and 15-8.11.7.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242"/>
        <w:gridCol w:w="3652"/>
        <w:gridCol w:w="884"/>
        <w:gridCol w:w="4737"/>
      </w:tblGrid>
      <w:tr w:rsidR="00794F70" w:rsidRPr="00794F70" w14:paraId="3A71E513" w14:textId="77777777" w:rsidTr="00794F70">
        <w:trPr>
          <w:trHeight w:val="304"/>
        </w:trPr>
        <w:tc>
          <w:tcPr>
            <w:tcW w:w="514" w:type="pct"/>
            <w:shd w:val="clear" w:color="auto" w:fill="D9D9D9"/>
          </w:tcPr>
          <w:p w14:paraId="59092106" w14:textId="77777777" w:rsidR="00794F70" w:rsidRPr="00794F70" w:rsidRDefault="00794F70" w:rsidP="00794F70">
            <w:pPr>
              <w:keepNext/>
              <w:keepLines/>
              <w:suppressAutoHyphens/>
              <w:snapToGrid w:val="0"/>
              <w:spacing w:before="60" w:after="60" w:line="240" w:lineRule="auto"/>
              <w:rPr>
                <w:rFonts w:eastAsia="SimSun" w:cs="Arial"/>
                <w:b/>
                <w:color w:val="000000"/>
                <w:sz w:val="16"/>
                <w:szCs w:val="16"/>
                <w:lang w:eastAsia="ar-SA"/>
              </w:rPr>
            </w:pPr>
            <w:r w:rsidRPr="00794F70">
              <w:rPr>
                <w:rFonts w:eastAsia="SimSun" w:cs="Arial"/>
                <w:b/>
                <w:color w:val="000000"/>
                <w:sz w:val="16"/>
                <w:szCs w:val="16"/>
                <w:lang w:eastAsia="ar-SA"/>
              </w:rPr>
              <w:t>Item</w:t>
            </w:r>
          </w:p>
        </w:tc>
        <w:tc>
          <w:tcPr>
            <w:tcW w:w="1162" w:type="pct"/>
            <w:shd w:val="clear" w:color="auto" w:fill="D9D9D9"/>
          </w:tcPr>
          <w:p w14:paraId="4E44D572" w14:textId="77777777" w:rsidR="00794F70" w:rsidRPr="00794F70" w:rsidRDefault="00794F70" w:rsidP="00794F70">
            <w:pPr>
              <w:keepNext/>
              <w:keepLines/>
              <w:suppressAutoHyphens/>
              <w:snapToGrid w:val="0"/>
              <w:spacing w:before="60" w:after="60" w:line="240" w:lineRule="auto"/>
              <w:rPr>
                <w:rFonts w:eastAsia="SimSun" w:cs="Arial"/>
                <w:b/>
                <w:color w:val="000000"/>
                <w:sz w:val="16"/>
                <w:szCs w:val="16"/>
                <w:lang w:eastAsia="ar-SA"/>
              </w:rPr>
            </w:pPr>
            <w:r w:rsidRPr="00794F70">
              <w:rPr>
                <w:rFonts w:eastAsia="SimSun" w:cs="Arial"/>
                <w:b/>
                <w:color w:val="000000"/>
                <w:sz w:val="16"/>
                <w:szCs w:val="16"/>
                <w:lang w:eastAsia="ar-SA"/>
              </w:rPr>
              <w:t>Name</w:t>
            </w:r>
          </w:p>
        </w:tc>
        <w:tc>
          <w:tcPr>
            <w:tcW w:w="1309" w:type="pct"/>
            <w:shd w:val="clear" w:color="auto" w:fill="D9D9D9"/>
          </w:tcPr>
          <w:p w14:paraId="41BD5054" w14:textId="77777777" w:rsidR="00794F70" w:rsidRPr="00794F70" w:rsidRDefault="00794F70" w:rsidP="00794F70">
            <w:pPr>
              <w:keepNext/>
              <w:keepLines/>
              <w:suppressAutoHyphens/>
              <w:snapToGrid w:val="0"/>
              <w:spacing w:before="60" w:after="60" w:line="240" w:lineRule="auto"/>
              <w:rPr>
                <w:rFonts w:eastAsia="SimSun" w:cs="Arial"/>
                <w:b/>
                <w:color w:val="000000"/>
                <w:sz w:val="16"/>
                <w:szCs w:val="16"/>
                <w:lang w:eastAsia="ar-SA"/>
              </w:rPr>
            </w:pPr>
            <w:r w:rsidRPr="00794F70">
              <w:rPr>
                <w:rFonts w:eastAsia="SimSun" w:cs="Arial"/>
                <w:b/>
                <w:color w:val="000000"/>
                <w:sz w:val="16"/>
                <w:szCs w:val="16"/>
                <w:lang w:eastAsia="ar-SA"/>
              </w:rPr>
              <w:t>Description</w:t>
            </w:r>
          </w:p>
        </w:tc>
        <w:tc>
          <w:tcPr>
            <w:tcW w:w="317" w:type="pct"/>
            <w:shd w:val="clear" w:color="auto" w:fill="D9D9D9"/>
          </w:tcPr>
          <w:p w14:paraId="16BF7F29" w14:textId="77777777" w:rsidR="00794F70" w:rsidRPr="00794F70" w:rsidRDefault="00794F70" w:rsidP="00794F70">
            <w:pPr>
              <w:keepNext/>
              <w:keepLines/>
              <w:suppressAutoHyphens/>
              <w:snapToGrid w:val="0"/>
              <w:spacing w:before="60" w:after="60" w:line="240" w:lineRule="auto"/>
              <w:jc w:val="center"/>
              <w:rPr>
                <w:rFonts w:eastAsia="SimSun" w:cs="Arial"/>
                <w:b/>
                <w:color w:val="000000"/>
                <w:sz w:val="16"/>
                <w:szCs w:val="16"/>
                <w:lang w:eastAsia="ar-SA"/>
              </w:rPr>
            </w:pPr>
            <w:r w:rsidRPr="00794F70">
              <w:rPr>
                <w:rFonts w:eastAsia="SimSun" w:cs="Arial"/>
                <w:b/>
                <w:color w:val="000000"/>
                <w:sz w:val="16"/>
                <w:szCs w:val="16"/>
                <w:lang w:eastAsia="ar-SA"/>
              </w:rPr>
              <w:t>Code</w:t>
            </w:r>
          </w:p>
        </w:tc>
        <w:tc>
          <w:tcPr>
            <w:tcW w:w="1698" w:type="pct"/>
            <w:shd w:val="clear" w:color="auto" w:fill="D9D9D9"/>
          </w:tcPr>
          <w:p w14:paraId="4B7DF6CD" w14:textId="77777777" w:rsidR="00794F70" w:rsidRPr="00794F70" w:rsidRDefault="00794F70" w:rsidP="00794F70">
            <w:pPr>
              <w:keepNext/>
              <w:keepLines/>
              <w:suppressAutoHyphens/>
              <w:snapToGrid w:val="0"/>
              <w:spacing w:before="60" w:after="60" w:line="240" w:lineRule="auto"/>
              <w:rPr>
                <w:rFonts w:eastAsia="SimSun" w:cs="Arial"/>
                <w:b/>
                <w:color w:val="000000"/>
                <w:sz w:val="16"/>
                <w:szCs w:val="16"/>
                <w:lang w:eastAsia="ar-SA"/>
              </w:rPr>
            </w:pPr>
            <w:r w:rsidRPr="00794F70">
              <w:rPr>
                <w:rFonts w:eastAsia="SimSun" w:cs="Arial"/>
                <w:b/>
                <w:color w:val="000000"/>
                <w:sz w:val="16"/>
                <w:szCs w:val="16"/>
                <w:lang w:eastAsia="ar-SA"/>
              </w:rPr>
              <w:t>Remarks</w:t>
            </w:r>
          </w:p>
        </w:tc>
      </w:tr>
      <w:tr w:rsidR="00794F70" w:rsidRPr="00794F70" w14:paraId="6F9BE8E3" w14:textId="77777777" w:rsidTr="00213E83">
        <w:trPr>
          <w:trHeight w:val="276"/>
        </w:trPr>
        <w:tc>
          <w:tcPr>
            <w:tcW w:w="514" w:type="pct"/>
          </w:tcPr>
          <w:p w14:paraId="3E6DD222" w14:textId="77777777" w:rsidR="00794F70" w:rsidRPr="00794F70" w:rsidRDefault="00794F70" w:rsidP="00794F70">
            <w:pPr>
              <w:keepNext/>
              <w:keepLines/>
              <w:suppressAutoHyphens/>
              <w:snapToGrid w:val="0"/>
              <w:spacing w:before="60" w:after="60" w:line="240" w:lineRule="auto"/>
              <w:jc w:val="left"/>
              <w:rPr>
                <w:rFonts w:eastAsia="SimSun" w:cs="Arial"/>
                <w:color w:val="000000"/>
                <w:sz w:val="16"/>
                <w:szCs w:val="16"/>
                <w:lang w:eastAsia="ar-SA"/>
              </w:rPr>
            </w:pPr>
            <w:r w:rsidRPr="00794F70">
              <w:rPr>
                <w:rFonts w:eastAsia="SimSun" w:cs="Arial"/>
                <w:color w:val="000000"/>
                <w:sz w:val="16"/>
                <w:szCs w:val="16"/>
                <w:lang w:eastAsia="ar-SA"/>
              </w:rPr>
              <w:t>Enumeration</w:t>
            </w:r>
          </w:p>
        </w:tc>
        <w:tc>
          <w:tcPr>
            <w:tcW w:w="1162" w:type="pct"/>
          </w:tcPr>
          <w:p w14:paraId="16234017" w14:textId="77777777" w:rsidR="00794F70" w:rsidRPr="00794F70" w:rsidRDefault="00794F70" w:rsidP="00794F70">
            <w:pPr>
              <w:keepNext/>
              <w:keepLines/>
              <w:suppressAutoHyphens/>
              <w:snapToGrid w:val="0"/>
              <w:spacing w:before="60" w:after="60" w:line="240" w:lineRule="auto"/>
              <w:jc w:val="left"/>
              <w:rPr>
                <w:rFonts w:eastAsia="SimSun" w:cs="Arial"/>
                <w:color w:val="000000"/>
                <w:sz w:val="16"/>
                <w:szCs w:val="16"/>
                <w:lang w:eastAsia="ar-SA"/>
              </w:rPr>
            </w:pPr>
            <w:r w:rsidRPr="00794F70">
              <w:rPr>
                <w:rFonts w:eastAsia="SimSun" w:cs="Arial"/>
                <w:color w:val="000000"/>
                <w:sz w:val="16"/>
                <w:szCs w:val="16"/>
                <w:lang w:eastAsia="ar-SA"/>
              </w:rPr>
              <w:t>S100_SE_DigitalSignatureReference</w:t>
            </w:r>
          </w:p>
        </w:tc>
        <w:tc>
          <w:tcPr>
            <w:tcW w:w="1309" w:type="pct"/>
          </w:tcPr>
          <w:p w14:paraId="615E6EBF" w14:textId="77777777" w:rsidR="00794F70" w:rsidRPr="00794F70" w:rsidRDefault="00794F70" w:rsidP="00794F70">
            <w:pPr>
              <w:keepNext/>
              <w:keepLines/>
              <w:suppressAutoHyphens/>
              <w:snapToGrid w:val="0"/>
              <w:spacing w:before="60" w:after="60" w:line="240" w:lineRule="auto"/>
              <w:jc w:val="left"/>
              <w:rPr>
                <w:rFonts w:eastAsia="SimSun" w:cs="Arial"/>
                <w:color w:val="000000"/>
                <w:sz w:val="16"/>
                <w:szCs w:val="16"/>
                <w:lang w:eastAsia="ar-SA"/>
              </w:rPr>
            </w:pPr>
            <w:r w:rsidRPr="00794F70">
              <w:rPr>
                <w:rFonts w:eastAsia="SimSun" w:cs="Arial"/>
                <w:color w:val="000000"/>
                <w:sz w:val="16"/>
                <w:szCs w:val="16"/>
                <w:lang w:eastAsia="ar-SA"/>
              </w:rPr>
              <w:t>Algorithm used to compute the digital signature</w:t>
            </w:r>
          </w:p>
        </w:tc>
        <w:tc>
          <w:tcPr>
            <w:tcW w:w="317" w:type="pct"/>
          </w:tcPr>
          <w:p w14:paraId="7ECB7EA8" w14:textId="77777777" w:rsidR="00794F70" w:rsidRPr="00794F70" w:rsidRDefault="00794F70" w:rsidP="00794F70">
            <w:pPr>
              <w:keepNext/>
              <w:keepLines/>
              <w:suppressAutoHyphens/>
              <w:snapToGrid w:val="0"/>
              <w:spacing w:before="60" w:after="60" w:line="240" w:lineRule="auto"/>
              <w:jc w:val="center"/>
              <w:rPr>
                <w:rFonts w:eastAsia="SimSun" w:cs="Arial"/>
                <w:color w:val="000000"/>
                <w:sz w:val="16"/>
                <w:szCs w:val="16"/>
                <w:lang w:eastAsia="ar-SA"/>
              </w:rPr>
            </w:pPr>
            <w:r w:rsidRPr="00794F70">
              <w:rPr>
                <w:rFonts w:eastAsia="SimSun" w:cs="Arial"/>
                <w:color w:val="000000"/>
                <w:sz w:val="16"/>
                <w:szCs w:val="16"/>
                <w:lang w:eastAsia="ar-SA"/>
              </w:rPr>
              <w:t>-</w:t>
            </w:r>
          </w:p>
        </w:tc>
        <w:tc>
          <w:tcPr>
            <w:tcW w:w="1698" w:type="pct"/>
          </w:tcPr>
          <w:p w14:paraId="5FC6FB19" w14:textId="77777777" w:rsidR="00794F70" w:rsidRPr="00794F70" w:rsidRDefault="00794F70" w:rsidP="00794F70">
            <w:pPr>
              <w:keepNext/>
              <w:keepLines/>
              <w:suppressAutoHyphens/>
              <w:snapToGrid w:val="0"/>
              <w:spacing w:before="60" w:after="60" w:line="240" w:lineRule="auto"/>
              <w:jc w:val="left"/>
              <w:rPr>
                <w:rFonts w:eastAsia="SimSun" w:cs="Arial"/>
                <w:color w:val="000000"/>
                <w:sz w:val="16"/>
                <w:szCs w:val="16"/>
                <w:lang w:eastAsia="ar-SA"/>
              </w:rPr>
            </w:pPr>
            <w:r w:rsidRPr="00794F70">
              <w:rPr>
                <w:rFonts w:eastAsia="SimSun" w:cs="Arial"/>
                <w:color w:val="000000"/>
                <w:sz w:val="16"/>
                <w:szCs w:val="16"/>
                <w:lang w:eastAsia="ar-SA"/>
              </w:rPr>
              <w:t>Only ECDSA is currently used in implementations of S-100 for file based transfer of data to ECDIS. Other values are included for interoperability with other implementations by external standards. See S-100 Part 15, clause 15-8.4</w:t>
            </w:r>
          </w:p>
        </w:tc>
      </w:tr>
      <w:tr w:rsidR="00794F70" w:rsidRPr="00794F70" w14:paraId="2B0140FE" w14:textId="77777777" w:rsidTr="00213E83">
        <w:trPr>
          <w:trHeight w:val="304"/>
        </w:trPr>
        <w:tc>
          <w:tcPr>
            <w:tcW w:w="514" w:type="pct"/>
          </w:tcPr>
          <w:p w14:paraId="4B424181" w14:textId="77777777" w:rsidR="00794F70" w:rsidRPr="00794F70" w:rsidRDefault="00794F70" w:rsidP="00794F70">
            <w:pPr>
              <w:suppressAutoHyphens/>
              <w:snapToGrid w:val="0"/>
              <w:spacing w:before="60" w:after="60" w:line="240" w:lineRule="auto"/>
              <w:jc w:val="left"/>
              <w:rPr>
                <w:rFonts w:eastAsia="SimSun" w:cs="Arial"/>
                <w:color w:val="000000"/>
                <w:sz w:val="16"/>
                <w:szCs w:val="16"/>
                <w:lang w:eastAsia="ar-SA"/>
              </w:rPr>
            </w:pPr>
            <w:r w:rsidRPr="00794F70">
              <w:rPr>
                <w:rFonts w:eastAsia="SimSun" w:cs="Arial"/>
                <w:color w:val="000000"/>
                <w:sz w:val="16"/>
                <w:szCs w:val="16"/>
                <w:lang w:eastAsia="ar-SA"/>
              </w:rPr>
              <w:t>Value</w:t>
            </w:r>
          </w:p>
        </w:tc>
        <w:tc>
          <w:tcPr>
            <w:tcW w:w="1162" w:type="pct"/>
          </w:tcPr>
          <w:p w14:paraId="47D7C136" w14:textId="77777777" w:rsidR="00794F70" w:rsidRPr="00794F70" w:rsidRDefault="00794F70" w:rsidP="00794F70">
            <w:pPr>
              <w:suppressAutoHyphens/>
              <w:snapToGrid w:val="0"/>
              <w:spacing w:before="60" w:after="60" w:line="240" w:lineRule="auto"/>
              <w:jc w:val="left"/>
              <w:rPr>
                <w:rFonts w:eastAsia="SimSun" w:cs="Arial"/>
                <w:color w:val="000000"/>
                <w:sz w:val="16"/>
                <w:szCs w:val="16"/>
                <w:lang w:eastAsia="ar-SA"/>
              </w:rPr>
            </w:pPr>
            <w:r w:rsidRPr="00794F70">
              <w:rPr>
                <w:rFonts w:eastAsia="SimSun" w:cs="Arial"/>
                <w:color w:val="000000"/>
                <w:sz w:val="16"/>
                <w:szCs w:val="16"/>
                <w:lang w:eastAsia="ar-SA"/>
              </w:rPr>
              <w:t>ECDSA-384-SHA2</w:t>
            </w:r>
          </w:p>
        </w:tc>
        <w:tc>
          <w:tcPr>
            <w:tcW w:w="1309" w:type="pct"/>
          </w:tcPr>
          <w:p w14:paraId="3B1C1C2B" w14:textId="77777777" w:rsidR="00794F70" w:rsidRPr="00794F70" w:rsidRDefault="00794F70" w:rsidP="00794F70">
            <w:pPr>
              <w:suppressAutoHyphens/>
              <w:snapToGrid w:val="0"/>
              <w:spacing w:before="60" w:after="60" w:line="240" w:lineRule="auto"/>
              <w:jc w:val="left"/>
              <w:rPr>
                <w:rFonts w:eastAsia="SimSun" w:cs="Arial"/>
                <w:color w:val="000000"/>
                <w:sz w:val="16"/>
                <w:szCs w:val="16"/>
                <w:lang w:eastAsia="ar-SA"/>
              </w:rPr>
            </w:pPr>
          </w:p>
        </w:tc>
        <w:tc>
          <w:tcPr>
            <w:tcW w:w="317" w:type="pct"/>
          </w:tcPr>
          <w:p w14:paraId="40717882" w14:textId="77777777" w:rsidR="00794F70" w:rsidRPr="00794F70" w:rsidRDefault="00794F70" w:rsidP="00794F70">
            <w:pPr>
              <w:suppressAutoHyphens/>
              <w:snapToGrid w:val="0"/>
              <w:spacing w:before="60" w:after="60" w:line="240" w:lineRule="auto"/>
              <w:jc w:val="center"/>
              <w:rPr>
                <w:rFonts w:eastAsia="SimSun" w:cs="Arial"/>
                <w:color w:val="000000"/>
                <w:sz w:val="16"/>
                <w:szCs w:val="16"/>
                <w:lang w:eastAsia="ar-SA"/>
              </w:rPr>
            </w:pPr>
            <w:r w:rsidRPr="00794F70">
              <w:rPr>
                <w:rFonts w:eastAsia="SimSun" w:cs="Arial"/>
                <w:color w:val="000000"/>
                <w:sz w:val="16"/>
                <w:szCs w:val="16"/>
                <w:lang w:eastAsia="ar-SA"/>
              </w:rPr>
              <w:t>8</w:t>
            </w:r>
          </w:p>
        </w:tc>
        <w:tc>
          <w:tcPr>
            <w:tcW w:w="1698" w:type="pct"/>
          </w:tcPr>
          <w:p w14:paraId="5C28F9BA" w14:textId="77777777" w:rsidR="00794F70" w:rsidRPr="00794F70" w:rsidRDefault="00794F70" w:rsidP="00794F70">
            <w:pPr>
              <w:suppressAutoHyphens/>
              <w:snapToGrid w:val="0"/>
              <w:spacing w:before="60" w:after="60" w:line="240" w:lineRule="auto"/>
              <w:jc w:val="left"/>
              <w:rPr>
                <w:rFonts w:eastAsia="SimSun" w:cs="Arial"/>
                <w:color w:val="000000"/>
                <w:sz w:val="16"/>
                <w:szCs w:val="16"/>
                <w:lang w:eastAsia="ar-SA"/>
              </w:rPr>
            </w:pPr>
            <w:r w:rsidRPr="00794F70">
              <w:rPr>
                <w:rFonts w:eastAsia="SimSun" w:cs="Arial"/>
                <w:color w:val="000000"/>
                <w:sz w:val="16"/>
                <w:szCs w:val="16"/>
                <w:lang w:eastAsia="ar-SA"/>
              </w:rPr>
              <w:t>384 bits ECDSA: SHA2-384</w:t>
            </w:r>
          </w:p>
        </w:tc>
      </w:tr>
    </w:tbl>
    <w:p w14:paraId="36FE1C15" w14:textId="77777777" w:rsidR="00794F70" w:rsidRDefault="00794F70" w:rsidP="00794F70"/>
    <w:p w14:paraId="41495512" w14:textId="1582BE7A" w:rsidR="00794F70" w:rsidRDefault="00900132" w:rsidP="00460EEF">
      <w:pPr>
        <w:pStyle w:val="Heading4"/>
      </w:pPr>
      <w:r w:rsidRPr="00900132">
        <w:t>S100_SE_DigitalSignature</w:t>
      </w:r>
    </w:p>
    <w:p w14:paraId="0C7BCD89" w14:textId="2740A364" w:rsidR="00900132" w:rsidRDefault="00900132" w:rsidP="00900132">
      <w:r>
        <w:t>S-130 conforms to S-100 Part 15, clause 15-8-11.4, which states: “The class S100_SE_DigitalSignature is realized as one of either S100_SE_SignatureOnData (a digital signature of a particular identified resource) or an additional digital signature defined using the [same class]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 (In S-100, this class is not documented separately.)</w:t>
      </w:r>
    </w:p>
    <w:p w14:paraId="6044097B" w14:textId="0488C2EF" w:rsidR="00900132" w:rsidRDefault="00900132" w:rsidP="00900132">
      <w:r>
        <w:t>S-130 uses the class S100_SE_DigitalSignature without modification; however, in S-100 exchange catalogues it is implemented by one of its subclasses S100_SE_SignatureOnData or S100_SE_SignatureOnSignature.</w:t>
      </w:r>
    </w:p>
    <w:p w14:paraId="4DA9A6A8" w14:textId="337191A4" w:rsidR="00900132" w:rsidRDefault="00900132" w:rsidP="00460EEF">
      <w:pPr>
        <w:pStyle w:val="Heading4"/>
      </w:pPr>
      <w:r w:rsidRPr="00900132">
        <w:t>S100_SE_SignatureOnData</w:t>
      </w:r>
    </w:p>
    <w:p w14:paraId="5290268E" w14:textId="2AE726D7" w:rsidR="00900132" w:rsidRPr="00460EEF" w:rsidRDefault="00460EEF" w:rsidP="00900132">
      <w:pPr>
        <w:rPr>
          <w:i/>
          <w:iCs/>
          <w:color w:val="EE0000"/>
        </w:rPr>
      </w:pPr>
      <w:bookmarkStart w:id="327" w:name="_Hlk205754261"/>
      <w:r w:rsidRPr="00460EEF">
        <w:rPr>
          <w:i/>
          <w:iCs/>
          <w:color w:val="EE0000"/>
        </w:rPr>
        <w:t>&lt;Statement of use or non-use, restriction or non-restriction, optional table and optional notes as described previously</w:t>
      </w:r>
      <w:bookmarkEnd w:id="327"/>
      <w:r w:rsidRPr="00460EEF">
        <w:rPr>
          <w:i/>
          <w:iCs/>
          <w:color w:val="EE0000"/>
        </w:rPr>
        <w:t>.&gt;</w:t>
      </w:r>
    </w:p>
    <w:p w14:paraId="57CCF1C3" w14:textId="2D33826B" w:rsidR="00900132" w:rsidRDefault="00900132" w:rsidP="00460EEF">
      <w:pPr>
        <w:pStyle w:val="Heading4"/>
      </w:pPr>
      <w:r w:rsidRPr="00900132">
        <w:t>S100_SE_SignatureOnSignature</w:t>
      </w:r>
    </w:p>
    <w:p w14:paraId="74DA3DB7" w14:textId="2794BE1A"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58DCBC5B" w14:textId="6760BE46" w:rsidR="00900132" w:rsidRDefault="00900132" w:rsidP="00460EEF">
      <w:pPr>
        <w:pStyle w:val="Heading4"/>
      </w:pPr>
      <w:r w:rsidRPr="00900132">
        <w:lastRenderedPageBreak/>
        <w:t>DataStatus</w:t>
      </w:r>
    </w:p>
    <w:p w14:paraId="65AD672B" w14:textId="21C6F280"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2F1CF77C" w14:textId="6B51D6B4" w:rsidR="00900132" w:rsidRDefault="00900132" w:rsidP="00460EEF">
      <w:pPr>
        <w:pStyle w:val="Heading4"/>
      </w:pPr>
      <w:r w:rsidRPr="00900132">
        <w:t>EX_GeographicBoundingBox</w:t>
      </w:r>
    </w:p>
    <w:p w14:paraId="247622B0" w14:textId="0DD04888" w:rsidR="00470FCC" w:rsidRDefault="00470FCC" w:rsidP="00470FCC">
      <w:r>
        <w:t>S-1XX uses the ISO class with only the four attributes specifying the lower left and upper right corners. The ISO extentTypeCode attribute is omitted.</w:t>
      </w:r>
    </w:p>
    <w:p w14:paraId="494A6277" w14:textId="631D92E0" w:rsidR="00900132" w:rsidRDefault="00470FCC" w:rsidP="00470FCC">
      <w:r>
        <w:t>NOTE (from ISO 19115-1): This is only an approximate reference so specifying the Coordinate Reference System is unnecessary and need only be provided with a precision of up to two decimal places.</w:t>
      </w:r>
    </w:p>
    <w:p w14:paraId="146C262F" w14:textId="5F553622" w:rsidR="00900132" w:rsidRDefault="00900132" w:rsidP="00460EEF">
      <w:pPr>
        <w:pStyle w:val="Heading4"/>
      </w:pPr>
      <w:r w:rsidRPr="00900132">
        <w:t>EX_BoundingPolygon</w:t>
      </w:r>
    </w:p>
    <w:p w14:paraId="7046A1A7" w14:textId="04B8A341" w:rsidR="00684649" w:rsidRDefault="00684649" w:rsidP="00684649">
      <w:r>
        <w:t>S-1XX uses the ISO class with only the polygon attribute. The ISO extentTypeCode attribute is omitted.</w:t>
      </w:r>
    </w:p>
    <w:p w14:paraId="0E81DEB0" w14:textId="60B481EC" w:rsidR="00900132" w:rsidRDefault="00684649" w:rsidP="00684649">
      <w:r>
        <w:t>NOTE (from ISO 19115-1): If a polygon is used it should be closed (last point replicates first point).</w:t>
      </w:r>
    </w:p>
    <w:p w14:paraId="2ACA5705" w14:textId="2BCF9EED" w:rsidR="00900132" w:rsidRDefault="00900132" w:rsidP="00460EEF">
      <w:pPr>
        <w:pStyle w:val="Heading3"/>
      </w:pPr>
      <w:bookmarkStart w:id="328" w:name="_Toc220188290"/>
      <w:r w:rsidRPr="00900132">
        <w:t>S100_SupportFileDiscoveryMetadata</w:t>
      </w:r>
      <w:bookmarkEnd w:id="328"/>
    </w:p>
    <w:p w14:paraId="4DBC5EF6" w14:textId="4475C61C"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0F96C6B7" w14:textId="18C5B38F" w:rsidR="00900132" w:rsidRDefault="00900132" w:rsidP="00460EEF">
      <w:pPr>
        <w:pStyle w:val="Heading4"/>
      </w:pPr>
      <w:r w:rsidRPr="00900132">
        <w:t>S100_SupportFileFormat</w:t>
      </w:r>
    </w:p>
    <w:p w14:paraId="21B8131D" w14:textId="5876601C"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327B66D8" w14:textId="696A5E35" w:rsidR="00900132" w:rsidRDefault="00900132" w:rsidP="00460EEF">
      <w:pPr>
        <w:pStyle w:val="Heading4"/>
      </w:pPr>
      <w:r w:rsidRPr="00900132">
        <w:t>S100_SupportFileRevisionStatus</w:t>
      </w:r>
    </w:p>
    <w:p w14:paraId="6EE7D4C2" w14:textId="31E9AB36"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6F305D0C" w14:textId="2E3DCC6B" w:rsidR="00900132" w:rsidRDefault="00900132" w:rsidP="00460EEF">
      <w:pPr>
        <w:pStyle w:val="Heading4"/>
      </w:pPr>
      <w:r w:rsidRPr="00900132">
        <w:t>S100_SupportFileSpecification</w:t>
      </w:r>
    </w:p>
    <w:p w14:paraId="690AEE12" w14:textId="1BB5B50A"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36FDFE58" w14:textId="5D27B062" w:rsidR="00900132" w:rsidRDefault="00900132" w:rsidP="00460EEF">
      <w:pPr>
        <w:pStyle w:val="Heading4"/>
      </w:pPr>
      <w:r w:rsidRPr="00900132">
        <w:t>S100_ResourcePurpose</w:t>
      </w:r>
    </w:p>
    <w:p w14:paraId="3BFB0F58" w14:textId="74EDE641"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0CAD492C" w14:textId="78D02ACB" w:rsidR="00900132" w:rsidRDefault="00900132" w:rsidP="00460EEF">
      <w:pPr>
        <w:pStyle w:val="Heading3"/>
      </w:pPr>
      <w:bookmarkStart w:id="329" w:name="_Toc220188291"/>
      <w:r w:rsidRPr="00900132">
        <w:lastRenderedPageBreak/>
        <w:t>S100_CatalogueDiscoveryMetadata</w:t>
      </w:r>
      <w:bookmarkEnd w:id="329"/>
    </w:p>
    <w:p w14:paraId="285A9BCC" w14:textId="1E02DA00"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78F870EE" w14:textId="17A5126E" w:rsidR="00900132" w:rsidRDefault="00900132" w:rsidP="00460EEF">
      <w:pPr>
        <w:pStyle w:val="Heading4"/>
      </w:pPr>
      <w:r w:rsidRPr="00900132">
        <w:t>S100_CatalogueScope</w:t>
      </w:r>
    </w:p>
    <w:p w14:paraId="36A6E465" w14:textId="04BE2B3D" w:rsidR="00900132" w:rsidRPr="00460EEF" w:rsidRDefault="00460EEF" w:rsidP="00900132">
      <w:pPr>
        <w:rPr>
          <w:i/>
          <w:iCs/>
          <w:color w:val="EE0000"/>
        </w:rPr>
      </w:pPr>
      <w:r w:rsidRPr="00460EEF">
        <w:rPr>
          <w:i/>
          <w:iCs/>
          <w:color w:val="EE0000"/>
        </w:rPr>
        <w:t>&lt;Statement of use or non-use, restriction or non-restriction, optional table and optional notes as described previously.&gt;</w:t>
      </w:r>
    </w:p>
    <w:p w14:paraId="37DA0394" w14:textId="050A7587" w:rsidR="00900132" w:rsidRDefault="00900132" w:rsidP="00460EEF">
      <w:pPr>
        <w:pStyle w:val="Heading3"/>
      </w:pPr>
      <w:bookmarkStart w:id="330" w:name="_Toc220188292"/>
      <w:r w:rsidRPr="00900132">
        <w:t>PT_Locale</w:t>
      </w:r>
      <w:bookmarkEnd w:id="330"/>
    </w:p>
    <w:p w14:paraId="1BA5F241" w14:textId="6A98E502" w:rsidR="00900132" w:rsidRDefault="00684649" w:rsidP="00900132">
      <w:r w:rsidRPr="00684649">
        <w:t>S-130 uses the ISO class PT_Locale with the restrictions defined in S-100.</w:t>
      </w:r>
    </w:p>
    <w:p w14:paraId="61A334F3" w14:textId="42930021" w:rsidR="00684649" w:rsidRPr="00684649" w:rsidRDefault="00684649" w:rsidP="00900132">
      <w:pPr>
        <w:rPr>
          <w:i/>
          <w:iCs/>
        </w:rPr>
      </w:pPr>
      <w:r w:rsidRPr="00460EEF">
        <w:rPr>
          <w:i/>
          <w:iCs/>
        </w:rPr>
        <w:t>&lt;Place where the codelists for the types LanguageCode, CountryCode and MD_CharacterSetCode are to be found. These types are defined in resource files within the S-100 XML schemas package and described in the documentation for the S-100 XML Schemas.</w:t>
      </w:r>
      <w:r>
        <w:rPr>
          <w:i/>
          <w:iCs/>
        </w:rPr>
        <w:t xml:space="preserve"> Product Specifications may choose to deliver them as support files in a special exchange set or require application developers to provide them (or equivalents) in application software.</w:t>
      </w:r>
      <w:r w:rsidRPr="00684649">
        <w:rPr>
          <w:i/>
          <w:iCs/>
        </w:rPr>
        <w:t>&gt;</w:t>
      </w:r>
    </w:p>
    <w:p w14:paraId="31E74E29" w14:textId="74BDC2EB" w:rsidR="00900132" w:rsidRDefault="00900132" w:rsidP="00460EEF">
      <w:pPr>
        <w:pStyle w:val="Heading3"/>
      </w:pPr>
      <w:bookmarkStart w:id="331" w:name="_Toc220188293"/>
      <w:r w:rsidRPr="00900132">
        <w:t>S100_SE_CertificateContainer</w:t>
      </w:r>
      <w:bookmarkEnd w:id="331"/>
    </w:p>
    <w:p w14:paraId="2EEC73BA" w14:textId="6FBE0821" w:rsidR="00794F70" w:rsidRPr="00460EEF" w:rsidRDefault="00460EEF" w:rsidP="00794F70">
      <w:pPr>
        <w:rPr>
          <w:i/>
          <w:iCs/>
          <w:color w:val="EE0000"/>
        </w:rPr>
      </w:pPr>
      <w:r w:rsidRPr="00460EEF">
        <w:rPr>
          <w:i/>
          <w:iCs/>
          <w:color w:val="EE0000"/>
        </w:rPr>
        <w:t>&lt;Statement of use or non-use, restriction or non-restriction, optional table and optional notes as described previously.&gt;</w:t>
      </w:r>
    </w:p>
    <w:p w14:paraId="5D87EB6B" w14:textId="77777777" w:rsidR="00460EEF" w:rsidRDefault="00460EEF" w:rsidP="00794F70"/>
    <w:p w14:paraId="326D0B9B" w14:textId="77777777" w:rsidR="00794F70" w:rsidRPr="00794F70" w:rsidRDefault="00794F70" w:rsidP="00900132"/>
    <w:p w14:paraId="416D7477" w14:textId="77777777" w:rsidR="00460EEF" w:rsidRDefault="00460EEF" w:rsidP="00460EEF">
      <w:pPr>
        <w:rPr>
          <w:lang w:eastAsia="en-GB"/>
        </w:rPr>
        <w:sectPr w:rsidR="00460EEF" w:rsidSect="00794F70">
          <w:headerReference w:type="even" r:id="rId24"/>
          <w:headerReference w:type="default" r:id="rId25"/>
          <w:footerReference w:type="even" r:id="rId26"/>
          <w:footerReference w:type="default" r:id="rId27"/>
          <w:pgSz w:w="16838" w:h="11906" w:orient="landscape"/>
          <w:pgMar w:top="1440" w:right="1440" w:bottom="1440" w:left="1440" w:header="709" w:footer="709" w:gutter="0"/>
          <w:cols w:space="720"/>
          <w:docGrid w:linePitch="272"/>
        </w:sectPr>
      </w:pPr>
    </w:p>
    <w:p w14:paraId="68E7EDB0" w14:textId="77777777" w:rsidR="00460EEF" w:rsidRPr="00460EEF" w:rsidRDefault="00460EEF" w:rsidP="004E62B0">
      <w:pPr>
        <w:rPr>
          <w:lang w:eastAsia="en-GB"/>
        </w:rPr>
      </w:pPr>
    </w:p>
    <w:p w14:paraId="4FCDA6EB" w14:textId="7B1C2D9D" w:rsidR="00585211" w:rsidRDefault="00585211" w:rsidP="00585211">
      <w:pPr>
        <w:pStyle w:val="Heading2"/>
        <w:rPr>
          <w:lang w:eastAsia="en-GB"/>
        </w:rPr>
      </w:pPr>
      <w:bookmarkStart w:id="332" w:name="_Toc205844637"/>
      <w:bookmarkStart w:id="333" w:name="_Toc205844973"/>
      <w:bookmarkStart w:id="334" w:name="_Toc205846240"/>
      <w:bookmarkStart w:id="335" w:name="_Toc205846407"/>
      <w:bookmarkStart w:id="336" w:name="_Toc205848280"/>
      <w:bookmarkStart w:id="337" w:name="_Toc205849897"/>
      <w:bookmarkStart w:id="338" w:name="_Toc205844638"/>
      <w:bookmarkStart w:id="339" w:name="_Toc205844974"/>
      <w:bookmarkStart w:id="340" w:name="_Toc205846241"/>
      <w:bookmarkStart w:id="341" w:name="_Toc205846408"/>
      <w:bookmarkStart w:id="342" w:name="_Toc205848281"/>
      <w:bookmarkStart w:id="343" w:name="_Toc205849898"/>
      <w:bookmarkStart w:id="344" w:name="_Toc205844639"/>
      <w:bookmarkStart w:id="345" w:name="_Toc205844975"/>
      <w:bookmarkStart w:id="346" w:name="_Toc205846242"/>
      <w:bookmarkStart w:id="347" w:name="_Toc205846409"/>
      <w:bookmarkStart w:id="348" w:name="_Toc205848282"/>
      <w:bookmarkStart w:id="349" w:name="_Toc205849899"/>
      <w:bookmarkStart w:id="350" w:name="_Toc205844640"/>
      <w:bookmarkStart w:id="351" w:name="_Toc205844976"/>
      <w:bookmarkStart w:id="352" w:name="_Toc205846243"/>
      <w:bookmarkStart w:id="353" w:name="_Toc205846410"/>
      <w:bookmarkStart w:id="354" w:name="_Toc205848283"/>
      <w:bookmarkStart w:id="355" w:name="_Toc205849900"/>
      <w:bookmarkStart w:id="356" w:name="_Toc205844641"/>
      <w:bookmarkStart w:id="357" w:name="_Toc205844977"/>
      <w:bookmarkStart w:id="358" w:name="_Toc205846244"/>
      <w:bookmarkStart w:id="359" w:name="_Toc205846411"/>
      <w:bookmarkStart w:id="360" w:name="_Toc205848284"/>
      <w:bookmarkStart w:id="361" w:name="_Toc205849901"/>
      <w:bookmarkStart w:id="362" w:name="_Toc205844642"/>
      <w:bookmarkStart w:id="363" w:name="_Toc205844978"/>
      <w:bookmarkStart w:id="364" w:name="_Toc205846245"/>
      <w:bookmarkStart w:id="365" w:name="_Toc205846412"/>
      <w:bookmarkStart w:id="366" w:name="_Toc205848285"/>
      <w:bookmarkStart w:id="367" w:name="_Toc205849902"/>
      <w:bookmarkStart w:id="368" w:name="_Toc205844643"/>
      <w:bookmarkStart w:id="369" w:name="_Toc205844979"/>
      <w:bookmarkStart w:id="370" w:name="_Toc205846246"/>
      <w:bookmarkStart w:id="371" w:name="_Toc205846413"/>
      <w:bookmarkStart w:id="372" w:name="_Toc205848286"/>
      <w:bookmarkStart w:id="373" w:name="_Toc205849903"/>
      <w:bookmarkStart w:id="374" w:name="_Toc205844644"/>
      <w:bookmarkStart w:id="375" w:name="_Toc205844980"/>
      <w:bookmarkStart w:id="376" w:name="_Toc205846247"/>
      <w:bookmarkStart w:id="377" w:name="_Toc205846414"/>
      <w:bookmarkStart w:id="378" w:name="_Toc205848287"/>
      <w:bookmarkStart w:id="379" w:name="_Toc205849904"/>
      <w:bookmarkStart w:id="380" w:name="_Toc205844645"/>
      <w:bookmarkStart w:id="381" w:name="_Toc205844981"/>
      <w:bookmarkStart w:id="382" w:name="_Toc205846248"/>
      <w:bookmarkStart w:id="383" w:name="_Toc205846415"/>
      <w:bookmarkStart w:id="384" w:name="_Toc205848288"/>
      <w:bookmarkStart w:id="385" w:name="_Toc205849905"/>
      <w:bookmarkStart w:id="386" w:name="_Toc205844646"/>
      <w:bookmarkStart w:id="387" w:name="_Toc205844982"/>
      <w:bookmarkStart w:id="388" w:name="_Toc205846249"/>
      <w:bookmarkStart w:id="389" w:name="_Toc205846416"/>
      <w:bookmarkStart w:id="390" w:name="_Toc205848289"/>
      <w:bookmarkStart w:id="391" w:name="_Toc205849906"/>
      <w:bookmarkStart w:id="392" w:name="_Toc205844647"/>
      <w:bookmarkStart w:id="393" w:name="_Toc205844983"/>
      <w:bookmarkStart w:id="394" w:name="_Toc205846250"/>
      <w:bookmarkStart w:id="395" w:name="_Toc205846417"/>
      <w:bookmarkStart w:id="396" w:name="_Toc205848290"/>
      <w:bookmarkStart w:id="397" w:name="_Toc205849907"/>
      <w:bookmarkStart w:id="398" w:name="_Toc205844648"/>
      <w:bookmarkStart w:id="399" w:name="_Toc205844984"/>
      <w:bookmarkStart w:id="400" w:name="_Toc205846251"/>
      <w:bookmarkStart w:id="401" w:name="_Toc205846418"/>
      <w:bookmarkStart w:id="402" w:name="_Toc205848291"/>
      <w:bookmarkStart w:id="403" w:name="_Toc205849908"/>
      <w:bookmarkStart w:id="404" w:name="_Toc205844649"/>
      <w:bookmarkStart w:id="405" w:name="_Toc205844985"/>
      <w:bookmarkStart w:id="406" w:name="_Toc205846252"/>
      <w:bookmarkStart w:id="407" w:name="_Toc205846419"/>
      <w:bookmarkStart w:id="408" w:name="_Toc205848292"/>
      <w:bookmarkStart w:id="409" w:name="_Toc205849909"/>
      <w:bookmarkStart w:id="410" w:name="_Toc205844650"/>
      <w:bookmarkStart w:id="411" w:name="_Toc205844986"/>
      <w:bookmarkStart w:id="412" w:name="_Toc205846253"/>
      <w:bookmarkStart w:id="413" w:name="_Toc205846420"/>
      <w:bookmarkStart w:id="414" w:name="_Toc205848293"/>
      <w:bookmarkStart w:id="415" w:name="_Toc205849910"/>
      <w:bookmarkStart w:id="416" w:name="_Toc220188294"/>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r>
        <w:rPr>
          <w:lang w:eastAsia="en-GB"/>
        </w:rPr>
        <w:t>Language</w:t>
      </w:r>
      <w:bookmarkEnd w:id="416"/>
    </w:p>
    <w:p w14:paraId="3E7F9D16" w14:textId="074E4FDC" w:rsidR="001C20AE" w:rsidRPr="001961C0" w:rsidRDefault="00585211" w:rsidP="00585211">
      <w:pPr>
        <w:suppressAutoHyphens/>
        <w:spacing w:after="0" w:line="240" w:lineRule="auto"/>
        <w:rPr>
          <w:rFonts w:cs="Arial"/>
          <w:i/>
          <w:iCs/>
          <w:color w:val="EE0000"/>
          <w:lang w:eastAsia="en-GB"/>
        </w:rPr>
      </w:pPr>
      <w:r w:rsidRPr="001961C0">
        <w:rPr>
          <w:rFonts w:cs="Arial"/>
          <w:i/>
          <w:iCs/>
          <w:color w:val="EE0000"/>
          <w:lang w:eastAsia="en-GB"/>
        </w:rPr>
        <w:t>&lt;Specify the language to be used&gt;</w:t>
      </w:r>
    </w:p>
    <w:p w14:paraId="7AEEAF5F" w14:textId="4C61DE42" w:rsidR="001C20AE" w:rsidRDefault="001C20AE" w:rsidP="001B1AAD">
      <w:pPr>
        <w:pStyle w:val="Heading1"/>
        <w:rPr>
          <w:lang w:eastAsia="en-GB"/>
        </w:rPr>
      </w:pPr>
      <w:bookmarkStart w:id="417" w:name="_Toc220188295"/>
      <w:r>
        <w:rPr>
          <w:lang w:eastAsia="en-GB"/>
        </w:rPr>
        <w:t xml:space="preserve">Carrier </w:t>
      </w:r>
      <w:r w:rsidR="00E776DD">
        <w:rPr>
          <w:lang w:eastAsia="en-GB"/>
        </w:rPr>
        <w:t>M</w:t>
      </w:r>
      <w:r>
        <w:rPr>
          <w:lang w:eastAsia="en-GB"/>
        </w:rPr>
        <w:t>etadata &lt;S-100 Part 10c&gt;</w:t>
      </w:r>
      <w:bookmarkEnd w:id="417"/>
    </w:p>
    <w:p w14:paraId="675C2172" w14:textId="128CBC8B" w:rsidR="001C20AE" w:rsidRPr="001961C0" w:rsidRDefault="001961C0" w:rsidP="001B1AAD">
      <w:pPr>
        <w:rPr>
          <w:i/>
          <w:iCs/>
          <w:color w:val="EE0000"/>
          <w:lang w:eastAsia="en-GB"/>
        </w:rPr>
      </w:pPr>
      <w:r w:rsidRPr="001961C0">
        <w:rPr>
          <w:i/>
          <w:iCs/>
          <w:color w:val="EE0000"/>
          <w:lang w:eastAsia="en-GB"/>
        </w:rPr>
        <w:t>&lt;</w:t>
      </w:r>
      <w:r w:rsidR="001C20AE" w:rsidRPr="001961C0">
        <w:rPr>
          <w:i/>
          <w:iCs/>
          <w:color w:val="EE0000"/>
          <w:lang w:eastAsia="en-GB"/>
        </w:rPr>
        <w:t xml:space="preserve">Since HDF-5 products include some metadata within the HDF5 dataset as described in S-100 Part 10c, </w:t>
      </w:r>
      <w:r w:rsidR="006A7470" w:rsidRPr="001961C0">
        <w:rPr>
          <w:i/>
          <w:iCs/>
          <w:color w:val="EE0000"/>
          <w:lang w:eastAsia="en-GB"/>
        </w:rPr>
        <w:t xml:space="preserve">Product Specifications should include information about </w:t>
      </w:r>
      <w:r w:rsidR="00E776DD" w:rsidRPr="001961C0">
        <w:rPr>
          <w:i/>
          <w:iCs/>
          <w:color w:val="EE0000"/>
          <w:lang w:eastAsia="en-GB"/>
        </w:rPr>
        <w:t>product-specific restrictions of such metadata too. This may be provided as a separate clause or in another appropriate location in the Product Specification. The structure should be as follows:</w:t>
      </w:r>
    </w:p>
    <w:p w14:paraId="71CD54FF" w14:textId="761D1703" w:rsidR="00E776DD" w:rsidRPr="001961C0" w:rsidRDefault="00E776DD" w:rsidP="001B1AAD">
      <w:pPr>
        <w:pStyle w:val="ListParagraph"/>
        <w:numPr>
          <w:ilvl w:val="0"/>
          <w:numId w:val="74"/>
        </w:numPr>
        <w:rPr>
          <w:rFonts w:cs="Arial"/>
          <w:i/>
          <w:iCs/>
          <w:color w:val="EE0000"/>
          <w:lang w:eastAsia="en-GB"/>
        </w:rPr>
      </w:pPr>
      <w:r w:rsidRPr="001961C0">
        <w:rPr>
          <w:rFonts w:cs="Arial"/>
          <w:i/>
          <w:iCs/>
          <w:color w:val="EE0000"/>
          <w:lang w:eastAsia="en-GB"/>
        </w:rPr>
        <w:t>Introduction providing an overview of carrier metadata and an explanation of conventions or notations used by the Product Specification.</w:t>
      </w:r>
    </w:p>
    <w:p w14:paraId="5CE2B99C" w14:textId="208E466A" w:rsidR="00E776DD" w:rsidRPr="001961C0" w:rsidRDefault="00E776DD" w:rsidP="001B1AAD">
      <w:pPr>
        <w:pStyle w:val="ListParagraph"/>
        <w:numPr>
          <w:ilvl w:val="0"/>
          <w:numId w:val="74"/>
        </w:numPr>
        <w:rPr>
          <w:rFonts w:cs="Arial"/>
          <w:i/>
          <w:iCs/>
          <w:color w:val="EE0000"/>
          <w:lang w:eastAsia="en-GB"/>
        </w:rPr>
      </w:pPr>
      <w:r w:rsidRPr="001961C0">
        <w:rPr>
          <w:rFonts w:cs="Arial"/>
          <w:i/>
          <w:iCs/>
          <w:color w:val="EE0000"/>
          <w:lang w:eastAsia="en-GB"/>
        </w:rPr>
        <w:t>Common rules and guidance</w:t>
      </w:r>
    </w:p>
    <w:p w14:paraId="741F715D" w14:textId="2113D7F8" w:rsidR="00E776DD" w:rsidRPr="001961C0" w:rsidRDefault="00E776DD" w:rsidP="001B1AAD">
      <w:pPr>
        <w:pStyle w:val="ListParagraph"/>
        <w:numPr>
          <w:ilvl w:val="0"/>
          <w:numId w:val="74"/>
        </w:numPr>
        <w:rPr>
          <w:rFonts w:cs="Arial"/>
          <w:i/>
          <w:iCs/>
          <w:color w:val="EE0000"/>
          <w:lang w:eastAsia="en-GB"/>
        </w:rPr>
      </w:pPr>
      <w:r w:rsidRPr="001961C0">
        <w:rPr>
          <w:rFonts w:cs="Arial"/>
          <w:i/>
          <w:iCs/>
          <w:color w:val="EE0000"/>
          <w:lang w:eastAsia="en-GB"/>
        </w:rPr>
        <w:t xml:space="preserve">Detailed specifications, including any restrictions on </w:t>
      </w:r>
      <w:r w:rsidR="001B1AAD" w:rsidRPr="001961C0">
        <w:rPr>
          <w:rFonts w:cs="Arial"/>
          <w:i/>
          <w:iCs/>
          <w:color w:val="EE0000"/>
          <w:lang w:eastAsia="en-GB"/>
        </w:rPr>
        <w:t>elements defined in S-100 Part 10c.</w:t>
      </w:r>
    </w:p>
    <w:p w14:paraId="326CC6C1" w14:textId="2F3D7AFF" w:rsidR="001961C0" w:rsidRPr="001961C0" w:rsidRDefault="001961C0" w:rsidP="001B1AAD">
      <w:pPr>
        <w:rPr>
          <w:rFonts w:cs="Arial"/>
          <w:i/>
          <w:iCs/>
          <w:color w:val="EE0000"/>
          <w:lang w:eastAsia="en-GB"/>
        </w:rPr>
      </w:pPr>
      <w:r w:rsidRPr="001961C0">
        <w:rPr>
          <w:rFonts w:cs="Arial"/>
          <w:i/>
          <w:iCs/>
          <w:color w:val="EE0000"/>
          <w:lang w:eastAsia="en-GB"/>
        </w:rPr>
        <w:t>Diagrams depicting metdata are optional.&gt;</w:t>
      </w:r>
    </w:p>
    <w:p w14:paraId="3F83A086" w14:textId="13760A10" w:rsidR="001B1AAD" w:rsidRDefault="001961C0" w:rsidP="0021337C">
      <w:pPr>
        <w:pStyle w:val="Heading2"/>
        <w:rPr>
          <w:lang w:eastAsia="en-GB"/>
        </w:rPr>
      </w:pPr>
      <w:bookmarkStart w:id="418" w:name="_Toc220188296"/>
      <w:r w:rsidRPr="001961C0">
        <w:rPr>
          <w:lang w:eastAsia="en-GB"/>
        </w:rPr>
        <w:t>Introduction</w:t>
      </w:r>
      <w:bookmarkEnd w:id="418"/>
    </w:p>
    <w:p w14:paraId="30BE010F" w14:textId="41B82EAA" w:rsidR="0021337C" w:rsidRPr="0021337C" w:rsidRDefault="0021337C" w:rsidP="001961C0">
      <w:pPr>
        <w:rPr>
          <w:rFonts w:cs="Arial"/>
          <w:i/>
          <w:iCs/>
          <w:color w:val="EE0000"/>
          <w:lang w:eastAsia="en-GB"/>
        </w:rPr>
      </w:pPr>
      <w:r w:rsidRPr="0021337C">
        <w:rPr>
          <w:rFonts w:cs="Arial"/>
          <w:i/>
          <w:iCs/>
          <w:color w:val="EE0000"/>
          <w:lang w:eastAsia="en-GB"/>
        </w:rPr>
        <w:t>&lt;The Introduction should provide an overview of carrier metadata, explain the conventions used by the Product Specification, and list common rules or guidance applying to metadata at all levels of the HDF5 dataset. A typical example is provided below.</w:t>
      </w:r>
      <w:r>
        <w:rPr>
          <w:rFonts w:cs="Arial"/>
          <w:i/>
          <w:iCs/>
          <w:color w:val="EE0000"/>
          <w:lang w:eastAsia="en-GB"/>
        </w:rPr>
        <w:t xml:space="preserve"> Product Specification developers may remove or add content, taking care to remain compliant with S-100 Part 10c.</w:t>
      </w:r>
      <w:r w:rsidRPr="0021337C">
        <w:rPr>
          <w:rFonts w:cs="Arial"/>
          <w:i/>
          <w:iCs/>
          <w:color w:val="EE0000"/>
          <w:lang w:eastAsia="en-GB"/>
        </w:rPr>
        <w:t>&gt;</w:t>
      </w:r>
    </w:p>
    <w:p w14:paraId="2A96708E" w14:textId="2B409835" w:rsidR="001961C0" w:rsidRPr="001961C0" w:rsidRDefault="001961C0" w:rsidP="0022661A">
      <w:pPr>
        <w:ind w:left="340"/>
        <w:rPr>
          <w:rFonts w:cs="Arial"/>
          <w:lang w:eastAsia="en-GB"/>
        </w:rPr>
      </w:pPr>
      <w:r w:rsidRPr="001961C0">
        <w:rPr>
          <w:rFonts w:cs="Arial"/>
          <w:lang w:eastAsia="en-GB"/>
        </w:rPr>
        <w:t>The metadata for the S-1</w:t>
      </w:r>
      <w:r w:rsidR="0021337C">
        <w:rPr>
          <w:rFonts w:cs="Arial"/>
          <w:lang w:eastAsia="en-GB"/>
        </w:rPr>
        <w:t>XX</w:t>
      </w:r>
      <w:r w:rsidRPr="001961C0">
        <w:rPr>
          <w:rFonts w:cs="Arial"/>
          <w:lang w:eastAsia="en-GB"/>
        </w:rPr>
        <w:t xml:space="preserve"> product is divided in three sections, corresponding to the General Metadata (Table </w:t>
      </w:r>
      <w:r w:rsidR="0021337C">
        <w:rPr>
          <w:rFonts w:cs="Arial"/>
          <w:lang w:eastAsia="en-GB"/>
        </w:rPr>
        <w:t>X</w:t>
      </w:r>
      <w:r w:rsidRPr="001961C0">
        <w:rPr>
          <w:rFonts w:cs="Arial"/>
          <w:lang w:eastAsia="en-GB"/>
        </w:rPr>
        <w:t xml:space="preserve">-1), the Feature Type Metadata (Table </w:t>
      </w:r>
      <w:r w:rsidR="0021337C">
        <w:rPr>
          <w:rFonts w:cs="Arial"/>
          <w:lang w:eastAsia="en-GB"/>
        </w:rPr>
        <w:t>X</w:t>
      </w:r>
      <w:r w:rsidRPr="001961C0">
        <w:rPr>
          <w:rFonts w:cs="Arial"/>
          <w:lang w:eastAsia="en-GB"/>
        </w:rPr>
        <w:t xml:space="preserve">-2), and the Feature Instance Metadata (Table </w:t>
      </w:r>
      <w:r w:rsidR="0021337C">
        <w:rPr>
          <w:rFonts w:cs="Arial"/>
          <w:lang w:eastAsia="en-GB"/>
        </w:rPr>
        <w:t>X</w:t>
      </w:r>
      <w:r w:rsidRPr="001961C0">
        <w:rPr>
          <w:rFonts w:cs="Arial"/>
          <w:lang w:eastAsia="en-GB"/>
        </w:rPr>
        <w:t xml:space="preserve">-3 and Table </w:t>
      </w:r>
      <w:r w:rsidR="0021337C">
        <w:rPr>
          <w:rFonts w:cs="Arial"/>
          <w:lang w:eastAsia="en-GB"/>
        </w:rPr>
        <w:t>X</w:t>
      </w:r>
      <w:r w:rsidRPr="001961C0">
        <w:rPr>
          <w:rFonts w:cs="Arial"/>
          <w:lang w:eastAsia="en-GB"/>
        </w:rPr>
        <w:t xml:space="preserve">-4). The Instance Metadata is subdivided into metadata attached to the instance as a whole (Table 12-3) and metadata attached to individual values groups (Table </w:t>
      </w:r>
      <w:r w:rsidR="0021337C">
        <w:rPr>
          <w:rFonts w:cs="Arial"/>
          <w:lang w:eastAsia="en-GB"/>
        </w:rPr>
        <w:t>X</w:t>
      </w:r>
      <w:r w:rsidRPr="001961C0">
        <w:rPr>
          <w:rFonts w:cs="Arial"/>
          <w:lang w:eastAsia="en-GB"/>
        </w:rPr>
        <w:t xml:space="preserve">-4). Since these values do not reside in the Metadata blocks in the Exchange Catalogue, but are in the HDF5 files, they are referred to as Carrier Metadata. The Carrier Metadata consists of the data and parameters needed to read and interpret the information in the </w:t>
      </w:r>
      <w:r w:rsidR="0021337C">
        <w:rPr>
          <w:rFonts w:cs="Arial"/>
          <w:lang w:eastAsia="en-GB"/>
        </w:rPr>
        <w:t>&lt;S-1XX&gt;</w:t>
      </w:r>
      <w:r w:rsidRPr="001961C0">
        <w:rPr>
          <w:rFonts w:cs="Arial"/>
          <w:lang w:eastAsia="en-GB"/>
        </w:rPr>
        <w:t xml:space="preserve"> product even if the other S-1</w:t>
      </w:r>
      <w:r w:rsidR="0021337C">
        <w:rPr>
          <w:rFonts w:cs="Arial"/>
          <w:lang w:eastAsia="en-GB"/>
        </w:rPr>
        <w:t>XX</w:t>
      </w:r>
      <w:r w:rsidRPr="001961C0">
        <w:rPr>
          <w:rFonts w:cs="Arial"/>
          <w:lang w:eastAsia="en-GB"/>
        </w:rPr>
        <w:t xml:space="preserve"> Metadata files are unavailable.</w:t>
      </w:r>
    </w:p>
    <w:p w14:paraId="6868C61C" w14:textId="0C228F48" w:rsidR="001961C0" w:rsidRPr="001961C0" w:rsidRDefault="001961C0" w:rsidP="0022661A">
      <w:pPr>
        <w:ind w:left="340"/>
        <w:rPr>
          <w:rFonts w:cs="Arial"/>
          <w:lang w:eastAsia="en-GB"/>
        </w:rPr>
      </w:pPr>
      <w:r w:rsidRPr="001961C0">
        <w:rPr>
          <w:rFonts w:cs="Arial"/>
          <w:lang w:eastAsia="en-GB"/>
        </w:rPr>
        <w:t xml:space="preserve">Note that in Tables </w:t>
      </w:r>
      <w:r w:rsidR="0021337C">
        <w:rPr>
          <w:rFonts w:cs="Arial"/>
          <w:lang w:eastAsia="en-GB"/>
        </w:rPr>
        <w:t>X</w:t>
      </w:r>
      <w:r w:rsidRPr="001961C0">
        <w:rPr>
          <w:rFonts w:cs="Arial"/>
          <w:lang w:eastAsia="en-GB"/>
        </w:rPr>
        <w:t xml:space="preserve">-1 – </w:t>
      </w:r>
      <w:r w:rsidR="0021337C">
        <w:rPr>
          <w:rFonts w:cs="Arial"/>
          <w:lang w:eastAsia="en-GB"/>
        </w:rPr>
        <w:t>X</w:t>
      </w:r>
      <w:r w:rsidRPr="001961C0">
        <w:rPr>
          <w:rFonts w:cs="Arial"/>
          <w:lang w:eastAsia="en-GB"/>
        </w:rPr>
        <w:t>-4, some of the metadata variables have restrictions on their core values (that is, whether they are optional or mandatory, the specific values allowed, etc) that are not imposed in S-100. These are grouped under the heading ‘Additional restrictions on core metadata for S-1</w:t>
      </w:r>
      <w:r w:rsidR="0021337C">
        <w:rPr>
          <w:rFonts w:cs="Arial"/>
          <w:lang w:eastAsia="en-GB"/>
        </w:rPr>
        <w:t>XX</w:t>
      </w:r>
      <w:r w:rsidRPr="001961C0">
        <w:rPr>
          <w:rFonts w:cs="Arial"/>
          <w:lang w:eastAsia="en-GB"/>
        </w:rPr>
        <w:t>’.</w:t>
      </w:r>
    </w:p>
    <w:p w14:paraId="168507CD" w14:textId="77777777" w:rsidR="001961C0" w:rsidRPr="001961C0" w:rsidRDefault="001961C0" w:rsidP="0022661A">
      <w:pPr>
        <w:ind w:left="340"/>
        <w:rPr>
          <w:rFonts w:cs="Arial"/>
          <w:lang w:eastAsia="en-GB"/>
        </w:rPr>
      </w:pPr>
      <w:r w:rsidRPr="001961C0">
        <w:rPr>
          <w:rFonts w:cs="Arial"/>
          <w:lang w:eastAsia="en-GB"/>
        </w:rPr>
        <w:t>Mandatory attributes in a section of a Table that is designated for one or more specified dataCodingFormat values are mandatory only for the specified dataCodingFormat value(s).</w:t>
      </w:r>
    </w:p>
    <w:p w14:paraId="0888FEF8" w14:textId="4423D777" w:rsidR="001961C0" w:rsidRPr="001961C0" w:rsidRDefault="001961C0" w:rsidP="0022661A">
      <w:pPr>
        <w:ind w:left="340"/>
        <w:rPr>
          <w:rFonts w:cs="Arial"/>
          <w:lang w:eastAsia="en-GB"/>
        </w:rPr>
      </w:pPr>
      <w:r w:rsidRPr="001961C0">
        <w:rPr>
          <w:rFonts w:cs="Arial"/>
          <w:lang w:eastAsia="en-GB"/>
        </w:rPr>
        <w:t>It is suggested for any enumeration in S-104, to use unsigned integer types (preferably standard integer type H5T_STD_U8LE) for the base type of the numeric code when creating the enumeration.</w:t>
      </w:r>
    </w:p>
    <w:p w14:paraId="3D550211" w14:textId="50F66C0B" w:rsidR="001961C0" w:rsidRDefault="001961C0" w:rsidP="0022661A">
      <w:pPr>
        <w:ind w:left="340"/>
        <w:rPr>
          <w:rFonts w:cs="Arial"/>
          <w:lang w:eastAsia="en-GB"/>
        </w:rPr>
      </w:pPr>
      <w:r w:rsidRPr="001961C0">
        <w:rPr>
          <w:rFonts w:cs="Arial"/>
          <w:lang w:eastAsia="en-GB"/>
        </w:rPr>
        <w:t>The maximum length of all string HDF5 attributes is 300 characters.</w:t>
      </w:r>
    </w:p>
    <w:p w14:paraId="578959F4" w14:textId="77777777" w:rsidR="0021337C" w:rsidRPr="0021337C" w:rsidRDefault="0021337C" w:rsidP="0022661A">
      <w:pPr>
        <w:ind w:left="340"/>
        <w:rPr>
          <w:rFonts w:cs="Arial"/>
          <w:lang w:eastAsia="en-GB"/>
        </w:rPr>
      </w:pPr>
      <w:r w:rsidRPr="0021337C">
        <w:rPr>
          <w:rFonts w:cs="Arial"/>
          <w:lang w:eastAsia="en-GB"/>
        </w:rPr>
        <w:t>For all carrier metadata, latitude and longitude values are precise to 10</w:t>
      </w:r>
      <w:r w:rsidRPr="0021337C">
        <w:rPr>
          <w:rFonts w:cs="Arial"/>
          <w:vertAlign w:val="superscript"/>
          <w:lang w:eastAsia="en-GB"/>
        </w:rPr>
        <w:t>-7</w:t>
      </w:r>
      <w:r w:rsidRPr="0021337C">
        <w:rPr>
          <w:rFonts w:cs="Arial"/>
          <w:lang w:eastAsia="en-GB"/>
        </w:rPr>
        <w:t xml:space="preserve"> degrees except where noted. All times are in UTC format.</w:t>
      </w:r>
    </w:p>
    <w:p w14:paraId="4B4CC71F" w14:textId="77777777" w:rsidR="0021337C" w:rsidRPr="0021337C" w:rsidRDefault="0021337C" w:rsidP="0022661A">
      <w:pPr>
        <w:ind w:left="340"/>
        <w:rPr>
          <w:rFonts w:cs="Arial"/>
          <w:lang w:eastAsia="en-GB"/>
        </w:rPr>
      </w:pPr>
      <w:r w:rsidRPr="0021337C">
        <w:rPr>
          <w:rFonts w:cs="Arial"/>
          <w:lang w:eastAsia="en-GB"/>
        </w:rPr>
        <w:t>All enumeration attributes in carrier metadata must be implemented as HDF5 enumerations. The base type for all enumeration attributes in the following tables must be 8-bit unsigned integer in the HDF5 standard integer type H5T_STD_U8LE.</w:t>
      </w:r>
    </w:p>
    <w:p w14:paraId="5B7FD62A" w14:textId="77777777" w:rsidR="0021337C" w:rsidRPr="0021337C" w:rsidRDefault="0021337C" w:rsidP="0022661A">
      <w:pPr>
        <w:ind w:left="340"/>
        <w:rPr>
          <w:rFonts w:cs="Arial"/>
          <w:lang w:eastAsia="en-GB"/>
        </w:rPr>
      </w:pPr>
      <w:r w:rsidRPr="0021337C">
        <w:rPr>
          <w:rFonts w:cs="Arial"/>
          <w:lang w:eastAsia="en-GB"/>
        </w:rPr>
        <w:lastRenderedPageBreak/>
        <w:t>Integer types are signed integers unless designated as “unsigned”.</w:t>
      </w:r>
    </w:p>
    <w:p w14:paraId="5ED9262C" w14:textId="5247E44B" w:rsidR="0021337C" w:rsidRDefault="0021337C" w:rsidP="0021337C">
      <w:pPr>
        <w:ind w:left="340"/>
        <w:rPr>
          <w:rFonts w:cs="Arial"/>
          <w:lang w:eastAsia="en-GB"/>
        </w:rPr>
      </w:pPr>
      <w:r w:rsidRPr="0021337C">
        <w:rPr>
          <w:rFonts w:cs="Arial"/>
          <w:lang w:eastAsia="en-GB"/>
        </w:rPr>
        <w:t>Strings must use UTF-8 character encoding. String padding is not specified in this edition of the Product Specification due to the diversity of API framework treatment of padding.</w:t>
      </w:r>
    </w:p>
    <w:p w14:paraId="3E94688F" w14:textId="0786C476" w:rsidR="0021337C" w:rsidRPr="0021337C" w:rsidRDefault="0021337C" w:rsidP="0021337C">
      <w:pPr>
        <w:ind w:left="340"/>
        <w:rPr>
          <w:rFonts w:cs="Arial"/>
          <w:i/>
          <w:iCs/>
          <w:color w:val="EE0000"/>
          <w:lang w:eastAsia="en-GB"/>
        </w:rPr>
      </w:pPr>
      <w:r w:rsidRPr="0021337C">
        <w:rPr>
          <w:rFonts w:cs="Arial"/>
          <w:i/>
          <w:iCs/>
          <w:color w:val="EE0000"/>
          <w:lang w:eastAsia="en-GB"/>
        </w:rPr>
        <w:t>&lt;If figures are included, a paragraph describing the figures should be added.&gt;.</w:t>
      </w:r>
    </w:p>
    <w:p w14:paraId="3ED53F96" w14:textId="05EB453B" w:rsidR="00E776DD" w:rsidRDefault="001961C0" w:rsidP="004E62B0">
      <w:pPr>
        <w:pStyle w:val="Heading2"/>
        <w:rPr>
          <w:lang w:eastAsia="en-GB"/>
        </w:rPr>
      </w:pPr>
      <w:bookmarkStart w:id="419" w:name="_Toc220188297"/>
      <w:r>
        <w:rPr>
          <w:lang w:eastAsia="en-GB"/>
        </w:rPr>
        <w:t>General metadata</w:t>
      </w:r>
      <w:bookmarkEnd w:id="419"/>
    </w:p>
    <w:p w14:paraId="7DD42F77" w14:textId="77777777" w:rsidR="00B254C8" w:rsidRPr="00EF1090" w:rsidRDefault="00B254C8" w:rsidP="00585211">
      <w:pPr>
        <w:suppressAutoHyphens/>
        <w:spacing w:after="0" w:line="240" w:lineRule="auto"/>
        <w:rPr>
          <w:rFonts w:cs="Arial"/>
          <w:i/>
          <w:iCs/>
          <w:color w:val="EE0000"/>
          <w:lang w:eastAsia="en-GB"/>
        </w:rPr>
      </w:pPr>
      <w:r w:rsidRPr="00EF1090">
        <w:rPr>
          <w:rFonts w:cs="Arial"/>
          <w:i/>
          <w:iCs/>
          <w:color w:val="EE0000"/>
          <w:lang w:eastAsia="en-GB"/>
        </w:rPr>
        <w:t>&lt;Provide details about metadata for the root group (see S-100 Part 10c), especially any restrictions or required values for fields defined in S-100. Explanatory notes should be added as needed.&gt;</w:t>
      </w:r>
    </w:p>
    <w:p w14:paraId="575CF1A2" w14:textId="77777777" w:rsidR="00B254C8" w:rsidRDefault="00B254C8" w:rsidP="00585211">
      <w:pPr>
        <w:suppressAutoHyphens/>
        <w:spacing w:after="0" w:line="240" w:lineRule="auto"/>
        <w:rPr>
          <w:rFonts w:cs="Arial"/>
          <w:lang w:eastAsia="en-GB"/>
        </w:rPr>
      </w:pPr>
    </w:p>
    <w:p w14:paraId="388748FE" w14:textId="57A8736A" w:rsidR="00B254C8" w:rsidRPr="00EF1090" w:rsidRDefault="00B254C8" w:rsidP="00585211">
      <w:pPr>
        <w:suppressAutoHyphens/>
        <w:spacing w:after="0" w:line="240" w:lineRule="auto"/>
        <w:rPr>
          <w:rFonts w:cs="Arial"/>
          <w:i/>
          <w:iCs/>
          <w:color w:val="EE0000"/>
          <w:lang w:eastAsia="en-GB"/>
        </w:rPr>
      </w:pPr>
      <w:r w:rsidRPr="00EF1090">
        <w:rPr>
          <w:rFonts w:cs="Arial"/>
          <w:i/>
          <w:iCs/>
          <w:color w:val="EE0000"/>
          <w:lang w:eastAsia="en-GB"/>
        </w:rPr>
        <w:t xml:space="preserve">&lt;A typical table </w:t>
      </w:r>
      <w:r w:rsidR="00151431" w:rsidRPr="00EF1090">
        <w:rPr>
          <w:rFonts w:cs="Arial"/>
          <w:i/>
          <w:iCs/>
          <w:color w:val="EE0000"/>
          <w:lang w:eastAsia="en-GB"/>
        </w:rPr>
        <w:t xml:space="preserve">and notes </w:t>
      </w:r>
      <w:r w:rsidRPr="00EF1090">
        <w:rPr>
          <w:rFonts w:cs="Arial"/>
          <w:i/>
          <w:iCs/>
          <w:color w:val="EE0000"/>
          <w:lang w:eastAsia="en-GB"/>
        </w:rPr>
        <w:t xml:space="preserve">describing general metadata </w:t>
      </w:r>
      <w:r w:rsidR="00151431" w:rsidRPr="00EF1090">
        <w:rPr>
          <w:rFonts w:cs="Arial"/>
          <w:i/>
          <w:iCs/>
          <w:color w:val="EE0000"/>
          <w:lang w:eastAsia="en-GB"/>
        </w:rPr>
        <w:t>are</w:t>
      </w:r>
      <w:r w:rsidRPr="00EF1090">
        <w:rPr>
          <w:rFonts w:cs="Arial"/>
          <w:i/>
          <w:iCs/>
          <w:color w:val="EE0000"/>
          <w:lang w:eastAsia="en-GB"/>
        </w:rPr>
        <w:t xml:space="preserve"> included below,&gt;</w:t>
      </w:r>
    </w:p>
    <w:p w14:paraId="1DE5E06E" w14:textId="77777777" w:rsidR="00B254C8" w:rsidRDefault="00B254C8" w:rsidP="00585211">
      <w:pPr>
        <w:suppressAutoHyphens/>
        <w:spacing w:after="0" w:line="240" w:lineRule="auto"/>
        <w:rPr>
          <w:rFonts w:cs="Arial"/>
          <w:lang w:eastAsia="en-GB"/>
        </w:rPr>
      </w:pP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28" w:type="dxa"/>
          <w:right w:w="0" w:type="dxa"/>
        </w:tblCellMar>
        <w:tblLook w:val="0000" w:firstRow="0" w:lastRow="0" w:firstColumn="0" w:lastColumn="0" w:noHBand="0" w:noVBand="0"/>
      </w:tblPr>
      <w:tblGrid>
        <w:gridCol w:w="422"/>
        <w:gridCol w:w="1829"/>
        <w:gridCol w:w="2208"/>
        <w:gridCol w:w="497"/>
        <w:gridCol w:w="1200"/>
        <w:gridCol w:w="2855"/>
      </w:tblGrid>
      <w:tr w:rsidR="0091765B" w:rsidRPr="0091765B" w14:paraId="70474EDA" w14:textId="77777777" w:rsidTr="0091765B">
        <w:trPr>
          <w:cantSplit/>
          <w:tblHeader/>
        </w:trPr>
        <w:tc>
          <w:tcPr>
            <w:tcW w:w="234" w:type="pct"/>
            <w:shd w:val="clear" w:color="auto" w:fill="D9D9D9"/>
            <w:vAlign w:val="center"/>
          </w:tcPr>
          <w:p w14:paraId="17F94C9A" w14:textId="77777777" w:rsidR="0091765B" w:rsidRPr="0091765B" w:rsidRDefault="0091765B" w:rsidP="0091765B">
            <w:pPr>
              <w:spacing w:before="60" w:after="60" w:line="240" w:lineRule="auto"/>
              <w:jc w:val="center"/>
              <w:rPr>
                <w:rFonts w:eastAsia="Calibri" w:cs="Arial"/>
                <w:b/>
                <w:bCs/>
                <w:color w:val="000000"/>
                <w:sz w:val="18"/>
                <w:szCs w:val="18"/>
              </w:rPr>
            </w:pPr>
            <w:r w:rsidRPr="0091765B">
              <w:rPr>
                <w:rFonts w:eastAsia="Calibri" w:cs="Arial"/>
                <w:b/>
                <w:bCs/>
                <w:color w:val="000000"/>
                <w:sz w:val="18"/>
                <w:szCs w:val="18"/>
              </w:rPr>
              <w:t>No</w:t>
            </w:r>
          </w:p>
        </w:tc>
        <w:tc>
          <w:tcPr>
            <w:tcW w:w="1015" w:type="pct"/>
            <w:shd w:val="clear" w:color="auto" w:fill="D9D9D9"/>
            <w:tcMar>
              <w:left w:w="29" w:type="dxa"/>
            </w:tcMar>
            <w:vAlign w:val="center"/>
          </w:tcPr>
          <w:p w14:paraId="51FC7C26" w14:textId="77777777" w:rsidR="0091765B" w:rsidRPr="0091765B" w:rsidRDefault="0091765B" w:rsidP="0091765B">
            <w:pPr>
              <w:spacing w:before="60" w:after="60" w:line="240" w:lineRule="auto"/>
              <w:ind w:left="57"/>
              <w:rPr>
                <w:rFonts w:eastAsia="Calibri" w:cs="Arial"/>
                <w:b/>
                <w:bCs/>
                <w:color w:val="000000"/>
                <w:sz w:val="18"/>
                <w:szCs w:val="18"/>
              </w:rPr>
            </w:pPr>
            <w:r w:rsidRPr="0091765B">
              <w:rPr>
                <w:rFonts w:eastAsia="Calibri" w:cs="Arial"/>
                <w:b/>
                <w:bCs/>
                <w:color w:val="000000"/>
                <w:sz w:val="18"/>
                <w:szCs w:val="18"/>
              </w:rPr>
              <w:t>Name</w:t>
            </w:r>
          </w:p>
        </w:tc>
        <w:tc>
          <w:tcPr>
            <w:tcW w:w="1225" w:type="pct"/>
            <w:shd w:val="clear" w:color="auto" w:fill="D9D9D9"/>
            <w:tcMar>
              <w:left w:w="29" w:type="dxa"/>
            </w:tcMar>
            <w:vAlign w:val="center"/>
          </w:tcPr>
          <w:p w14:paraId="5E338D3A" w14:textId="77777777" w:rsidR="0091765B" w:rsidRPr="0091765B" w:rsidRDefault="0091765B" w:rsidP="0091765B">
            <w:pPr>
              <w:spacing w:before="60" w:after="60" w:line="240" w:lineRule="auto"/>
              <w:rPr>
                <w:rFonts w:eastAsia="Calibri" w:cs="Arial"/>
                <w:b/>
                <w:color w:val="000000"/>
                <w:sz w:val="18"/>
                <w:szCs w:val="18"/>
              </w:rPr>
            </w:pPr>
            <w:r w:rsidRPr="0091765B">
              <w:rPr>
                <w:rFonts w:eastAsia="Calibri" w:cs="Arial"/>
                <w:b/>
                <w:bCs/>
                <w:color w:val="000000"/>
                <w:sz w:val="18"/>
                <w:szCs w:val="18"/>
              </w:rPr>
              <w:t>Camel Case</w:t>
            </w:r>
          </w:p>
        </w:tc>
        <w:tc>
          <w:tcPr>
            <w:tcW w:w="276" w:type="pct"/>
            <w:shd w:val="clear" w:color="auto" w:fill="D9D9D9"/>
            <w:vAlign w:val="center"/>
          </w:tcPr>
          <w:p w14:paraId="7ABDD896" w14:textId="77777777" w:rsidR="0091765B" w:rsidRPr="0091765B" w:rsidRDefault="0091765B" w:rsidP="0091765B">
            <w:pPr>
              <w:spacing w:before="60" w:after="60" w:line="240" w:lineRule="auto"/>
              <w:rPr>
                <w:rFonts w:eastAsia="Calibri" w:cs="Arial"/>
                <w:b/>
                <w:bCs/>
                <w:color w:val="000000"/>
                <w:sz w:val="18"/>
                <w:szCs w:val="18"/>
              </w:rPr>
            </w:pPr>
            <w:r w:rsidRPr="0091765B">
              <w:rPr>
                <w:rFonts w:eastAsia="Calibri" w:cs="Arial"/>
                <w:b/>
                <w:bCs/>
                <w:color w:val="000000"/>
                <w:sz w:val="18"/>
                <w:szCs w:val="18"/>
              </w:rPr>
              <w:t xml:space="preserve"> Mult</w:t>
            </w:r>
          </w:p>
        </w:tc>
        <w:tc>
          <w:tcPr>
            <w:tcW w:w="666" w:type="pct"/>
            <w:shd w:val="clear" w:color="auto" w:fill="D9D9D9"/>
            <w:tcMar>
              <w:top w:w="0" w:type="dxa"/>
              <w:left w:w="29" w:type="dxa"/>
              <w:bottom w:w="0" w:type="dxa"/>
              <w:right w:w="108" w:type="dxa"/>
            </w:tcMar>
            <w:vAlign w:val="center"/>
          </w:tcPr>
          <w:p w14:paraId="602AEF9F" w14:textId="77777777" w:rsidR="0091765B" w:rsidRPr="0091765B" w:rsidRDefault="0091765B" w:rsidP="0091765B">
            <w:pPr>
              <w:spacing w:before="60" w:after="60" w:line="240" w:lineRule="auto"/>
              <w:rPr>
                <w:rFonts w:eastAsia="Calibri" w:cs="Arial"/>
                <w:b/>
                <w:color w:val="000000"/>
                <w:sz w:val="18"/>
                <w:szCs w:val="18"/>
              </w:rPr>
            </w:pPr>
            <w:r w:rsidRPr="0091765B">
              <w:rPr>
                <w:rFonts w:eastAsia="Calibri" w:cs="Arial"/>
                <w:b/>
                <w:bCs/>
                <w:color w:val="000000"/>
                <w:sz w:val="18"/>
                <w:szCs w:val="18"/>
              </w:rPr>
              <w:t>Data Type</w:t>
            </w:r>
          </w:p>
        </w:tc>
        <w:tc>
          <w:tcPr>
            <w:tcW w:w="1584" w:type="pct"/>
            <w:shd w:val="clear" w:color="auto" w:fill="D9D9D9"/>
            <w:tcMar>
              <w:top w:w="0" w:type="dxa"/>
              <w:left w:w="29" w:type="dxa"/>
              <w:bottom w:w="0" w:type="dxa"/>
              <w:right w:w="108" w:type="dxa"/>
            </w:tcMar>
            <w:vAlign w:val="center"/>
          </w:tcPr>
          <w:p w14:paraId="6A378DC9" w14:textId="77777777" w:rsidR="0091765B" w:rsidRPr="0091765B" w:rsidRDefault="0091765B" w:rsidP="0091765B">
            <w:pPr>
              <w:spacing w:before="60" w:after="60" w:line="240" w:lineRule="auto"/>
              <w:ind w:left="57"/>
              <w:rPr>
                <w:rFonts w:eastAsia="Calibri" w:cs="Arial"/>
                <w:b/>
                <w:color w:val="000000"/>
                <w:sz w:val="18"/>
                <w:szCs w:val="18"/>
              </w:rPr>
            </w:pPr>
            <w:r w:rsidRPr="0091765B">
              <w:rPr>
                <w:rFonts w:eastAsia="Calibri" w:cs="Arial"/>
                <w:b/>
                <w:bCs/>
                <w:color w:val="000000"/>
                <w:sz w:val="18"/>
                <w:szCs w:val="18"/>
              </w:rPr>
              <w:t>Remarks and/or Units</w:t>
            </w:r>
          </w:p>
        </w:tc>
      </w:tr>
      <w:tr w:rsidR="0091765B" w:rsidRPr="0091765B" w14:paraId="79E3ABF7" w14:textId="77777777" w:rsidTr="00213E83">
        <w:trPr>
          <w:cantSplit/>
        </w:trPr>
        <w:tc>
          <w:tcPr>
            <w:tcW w:w="234" w:type="pct"/>
            <w:vAlign w:val="center"/>
          </w:tcPr>
          <w:p w14:paraId="7AA9048B" w14:textId="77777777" w:rsidR="0091765B" w:rsidRPr="0091765B" w:rsidRDefault="0091765B" w:rsidP="0091765B">
            <w:pPr>
              <w:spacing w:before="60" w:after="60" w:line="240" w:lineRule="auto"/>
              <w:ind w:left="28"/>
              <w:jc w:val="center"/>
              <w:rPr>
                <w:rFonts w:eastAsia="Calibri" w:cs="Arial"/>
                <w:b/>
                <w:bCs/>
                <w:color w:val="000000"/>
                <w:sz w:val="18"/>
                <w:szCs w:val="18"/>
              </w:rPr>
            </w:pPr>
            <w:r w:rsidRPr="0091765B">
              <w:rPr>
                <w:rFonts w:eastAsia="Calibri" w:cs="Arial"/>
                <w:color w:val="000000"/>
                <w:sz w:val="18"/>
                <w:szCs w:val="18"/>
              </w:rPr>
              <w:t>1</w:t>
            </w:r>
          </w:p>
        </w:tc>
        <w:tc>
          <w:tcPr>
            <w:tcW w:w="1015" w:type="pct"/>
            <w:tcMar>
              <w:left w:w="29" w:type="dxa"/>
            </w:tcMar>
            <w:vAlign w:val="center"/>
          </w:tcPr>
          <w:p w14:paraId="4120325F" w14:textId="77777777" w:rsidR="0091765B" w:rsidRPr="0091765B" w:rsidRDefault="0091765B" w:rsidP="0091765B">
            <w:pPr>
              <w:spacing w:before="60" w:after="60" w:line="240" w:lineRule="auto"/>
              <w:ind w:left="57"/>
              <w:jc w:val="left"/>
              <w:rPr>
                <w:rFonts w:eastAsia="Calibri" w:cs="Arial"/>
                <w:b/>
                <w:bCs/>
                <w:color w:val="000000"/>
                <w:sz w:val="18"/>
                <w:szCs w:val="18"/>
              </w:rPr>
            </w:pPr>
            <w:r w:rsidRPr="0091765B">
              <w:rPr>
                <w:rFonts w:eastAsia="Calibri" w:cs="Arial"/>
                <w:color w:val="000000"/>
                <w:sz w:val="18"/>
                <w:szCs w:val="18"/>
              </w:rPr>
              <w:t>Product Specification number and version</w:t>
            </w:r>
          </w:p>
        </w:tc>
        <w:tc>
          <w:tcPr>
            <w:tcW w:w="1225" w:type="pct"/>
            <w:tcMar>
              <w:left w:w="29" w:type="dxa"/>
            </w:tcMar>
            <w:vAlign w:val="center"/>
          </w:tcPr>
          <w:p w14:paraId="0B393351" w14:textId="77777777" w:rsidR="0091765B" w:rsidRPr="0091765B" w:rsidRDefault="0091765B" w:rsidP="0091765B">
            <w:pPr>
              <w:spacing w:before="60" w:after="60" w:line="240" w:lineRule="auto"/>
              <w:ind w:left="28"/>
              <w:rPr>
                <w:rFonts w:eastAsia="Calibri" w:cs="Arial"/>
                <w:b/>
                <w:bCs/>
                <w:color w:val="000000"/>
                <w:sz w:val="18"/>
                <w:szCs w:val="18"/>
              </w:rPr>
            </w:pPr>
            <w:r w:rsidRPr="0091765B">
              <w:rPr>
                <w:rFonts w:eastAsia="Calibri" w:cs="Arial"/>
                <w:color w:val="000000"/>
                <w:sz w:val="18"/>
                <w:szCs w:val="18"/>
              </w:rPr>
              <w:t>productSpecification</w:t>
            </w:r>
          </w:p>
        </w:tc>
        <w:tc>
          <w:tcPr>
            <w:tcW w:w="276" w:type="pct"/>
            <w:vAlign w:val="center"/>
          </w:tcPr>
          <w:p w14:paraId="2C7264DF"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1</w:t>
            </w:r>
          </w:p>
        </w:tc>
        <w:tc>
          <w:tcPr>
            <w:tcW w:w="666" w:type="pct"/>
            <w:tcMar>
              <w:top w:w="0" w:type="dxa"/>
              <w:left w:w="29" w:type="dxa"/>
              <w:bottom w:w="0" w:type="dxa"/>
              <w:right w:w="108" w:type="dxa"/>
            </w:tcMar>
            <w:vAlign w:val="center"/>
          </w:tcPr>
          <w:p w14:paraId="3B948C90" w14:textId="77777777" w:rsidR="0091765B" w:rsidRPr="0091765B" w:rsidRDefault="0091765B" w:rsidP="0091765B">
            <w:pPr>
              <w:spacing w:before="60" w:after="60" w:line="240" w:lineRule="auto"/>
              <w:ind w:left="28"/>
              <w:rPr>
                <w:rFonts w:eastAsia="Calibri" w:cs="Arial"/>
                <w:bCs/>
                <w:color w:val="000000"/>
                <w:sz w:val="18"/>
                <w:szCs w:val="18"/>
              </w:rPr>
            </w:pPr>
            <w:r w:rsidRPr="0091765B">
              <w:rPr>
                <w:rFonts w:eastAsia="Calibri" w:cs="Arial"/>
                <w:color w:val="000000"/>
                <w:sz w:val="18"/>
                <w:szCs w:val="18"/>
              </w:rPr>
              <w:t>String</w:t>
            </w:r>
          </w:p>
        </w:tc>
        <w:tc>
          <w:tcPr>
            <w:tcW w:w="1584" w:type="pct"/>
            <w:tcMar>
              <w:top w:w="0" w:type="dxa"/>
              <w:left w:w="29" w:type="dxa"/>
              <w:bottom w:w="0" w:type="dxa"/>
              <w:right w:w="108" w:type="dxa"/>
            </w:tcMar>
            <w:vAlign w:val="center"/>
          </w:tcPr>
          <w:p w14:paraId="4CE14A13" w14:textId="77777777" w:rsidR="0091765B" w:rsidRPr="0091765B" w:rsidRDefault="0091765B" w:rsidP="0091765B">
            <w:pPr>
              <w:spacing w:before="60" w:after="60" w:line="240" w:lineRule="auto"/>
              <w:ind w:left="57"/>
              <w:jc w:val="left"/>
              <w:rPr>
                <w:rFonts w:eastAsia="Calibri" w:cs="Arial"/>
                <w:b/>
                <w:bCs/>
                <w:color w:val="000000"/>
                <w:sz w:val="18"/>
                <w:szCs w:val="18"/>
              </w:rPr>
            </w:pPr>
            <w:r w:rsidRPr="0091765B">
              <w:rPr>
                <w:rFonts w:eastAsia="Calibri" w:cs="Arial"/>
                <w:color w:val="000000"/>
                <w:sz w:val="18"/>
                <w:szCs w:val="18"/>
              </w:rPr>
              <w:t>This must be encoded as ‘INT.IHO.</w:t>
            </w:r>
            <w:r w:rsidRPr="0091765B">
              <w:rPr>
                <w:rFonts w:eastAsia="Calibri" w:cs="Arial"/>
                <w:b/>
                <w:bCs/>
                <w:color w:val="EE0000"/>
                <w:sz w:val="18"/>
                <w:szCs w:val="18"/>
              </w:rPr>
              <w:t>S-104</w:t>
            </w:r>
            <w:r w:rsidRPr="0091765B">
              <w:rPr>
                <w:rFonts w:eastAsia="Calibri" w:cs="Arial"/>
                <w:color w:val="000000"/>
                <w:sz w:val="18"/>
                <w:szCs w:val="18"/>
              </w:rPr>
              <w:t>.X.Y’, with X representing the Edition number and Y the revision number. See Note 6</w:t>
            </w:r>
          </w:p>
        </w:tc>
      </w:tr>
      <w:tr w:rsidR="0091765B" w:rsidRPr="0091765B" w14:paraId="49EFA7FB" w14:textId="77777777" w:rsidTr="00213E83">
        <w:trPr>
          <w:cantSplit/>
        </w:trPr>
        <w:tc>
          <w:tcPr>
            <w:tcW w:w="234" w:type="pct"/>
            <w:vAlign w:val="center"/>
          </w:tcPr>
          <w:p w14:paraId="2E49269B"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2</w:t>
            </w:r>
          </w:p>
        </w:tc>
        <w:tc>
          <w:tcPr>
            <w:tcW w:w="1015" w:type="pct"/>
            <w:tcMar>
              <w:left w:w="29" w:type="dxa"/>
            </w:tcMar>
            <w:vAlign w:val="center"/>
          </w:tcPr>
          <w:p w14:paraId="475AD629"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eastAsia="Calibri" w:cs="Arial"/>
                <w:color w:val="000000"/>
                <w:sz w:val="18"/>
                <w:szCs w:val="18"/>
              </w:rPr>
              <w:t>Date of data product issue</w:t>
            </w:r>
          </w:p>
        </w:tc>
        <w:tc>
          <w:tcPr>
            <w:tcW w:w="1225" w:type="pct"/>
            <w:tcMar>
              <w:left w:w="29" w:type="dxa"/>
            </w:tcMar>
            <w:vAlign w:val="center"/>
          </w:tcPr>
          <w:p w14:paraId="02D6B22C"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issueDate</w:t>
            </w:r>
          </w:p>
        </w:tc>
        <w:tc>
          <w:tcPr>
            <w:tcW w:w="276" w:type="pct"/>
            <w:vAlign w:val="center"/>
          </w:tcPr>
          <w:p w14:paraId="017DFC35"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1</w:t>
            </w:r>
          </w:p>
        </w:tc>
        <w:tc>
          <w:tcPr>
            <w:tcW w:w="666" w:type="pct"/>
            <w:tcMar>
              <w:top w:w="0" w:type="dxa"/>
              <w:left w:w="29" w:type="dxa"/>
              <w:bottom w:w="0" w:type="dxa"/>
              <w:right w:w="108" w:type="dxa"/>
            </w:tcMar>
            <w:vAlign w:val="center"/>
          </w:tcPr>
          <w:p w14:paraId="594135E7"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String</w:t>
            </w:r>
          </w:p>
        </w:tc>
        <w:tc>
          <w:tcPr>
            <w:tcW w:w="1584" w:type="pct"/>
            <w:tcMar>
              <w:top w:w="0" w:type="dxa"/>
              <w:left w:w="29" w:type="dxa"/>
              <w:bottom w:w="0" w:type="dxa"/>
              <w:right w:w="108" w:type="dxa"/>
            </w:tcMar>
            <w:vAlign w:val="center"/>
          </w:tcPr>
          <w:p w14:paraId="35BDB5AE"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eastAsia="Calibri" w:cs="Arial"/>
                <w:color w:val="000000"/>
                <w:sz w:val="18"/>
                <w:szCs w:val="18"/>
              </w:rPr>
              <w:t>Date must be consistent with issueDate in discovery metadata</w:t>
            </w:r>
          </w:p>
        </w:tc>
      </w:tr>
      <w:tr w:rsidR="0091765B" w:rsidRPr="0091765B" w14:paraId="5C37CCA5" w14:textId="77777777" w:rsidTr="0091765B">
        <w:trPr>
          <w:cantSplit/>
        </w:trPr>
        <w:tc>
          <w:tcPr>
            <w:tcW w:w="5000" w:type="pct"/>
            <w:gridSpan w:val="6"/>
            <w:vAlign w:val="center"/>
          </w:tcPr>
          <w:p w14:paraId="268F22D3" w14:textId="7863A6DE" w:rsidR="0091765B" w:rsidRPr="0091765B" w:rsidRDefault="0091765B" w:rsidP="0091765B">
            <w:pPr>
              <w:spacing w:before="60" w:after="60" w:line="240" w:lineRule="auto"/>
              <w:ind w:left="57"/>
              <w:jc w:val="center"/>
              <w:rPr>
                <w:rFonts w:cs="Arial"/>
                <w:i/>
                <w:iCs/>
                <w:color w:val="EE0000"/>
                <w:sz w:val="18"/>
                <w:szCs w:val="18"/>
              </w:rPr>
            </w:pPr>
            <w:r w:rsidRPr="0091765B">
              <w:rPr>
                <w:rFonts w:cs="Arial"/>
                <w:i/>
                <w:iCs/>
                <w:color w:val="EE0000"/>
                <w:sz w:val="18"/>
                <w:szCs w:val="18"/>
              </w:rPr>
              <w:t>&lt;Attributes elided for brevity&gt;</w:t>
            </w:r>
          </w:p>
        </w:tc>
      </w:tr>
      <w:tr w:rsidR="0091765B" w:rsidRPr="0091765B" w14:paraId="796653F2" w14:textId="77777777" w:rsidTr="00213E83">
        <w:trPr>
          <w:cantSplit/>
        </w:trPr>
        <w:tc>
          <w:tcPr>
            <w:tcW w:w="234" w:type="pct"/>
            <w:vAlign w:val="center"/>
          </w:tcPr>
          <w:p w14:paraId="353EA7FD"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24</w:t>
            </w:r>
          </w:p>
        </w:tc>
        <w:tc>
          <w:tcPr>
            <w:tcW w:w="1015" w:type="pct"/>
            <w:tcMar>
              <w:left w:w="29" w:type="dxa"/>
            </w:tcMar>
            <w:vAlign w:val="center"/>
          </w:tcPr>
          <w:p w14:paraId="3FBF70FF"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cs="Arial"/>
                <w:sz w:val="18"/>
                <w:szCs w:val="18"/>
              </w:rPr>
              <w:t>Epoch of realization</w:t>
            </w:r>
          </w:p>
        </w:tc>
        <w:tc>
          <w:tcPr>
            <w:tcW w:w="1225" w:type="pct"/>
            <w:tcMar>
              <w:left w:w="29" w:type="dxa"/>
            </w:tcMar>
            <w:vAlign w:val="center"/>
          </w:tcPr>
          <w:p w14:paraId="2E5EC98B" w14:textId="77777777" w:rsidR="0091765B" w:rsidRPr="0091765B" w:rsidRDefault="0091765B" w:rsidP="0091765B">
            <w:pPr>
              <w:spacing w:before="60" w:after="60" w:line="240" w:lineRule="auto"/>
              <w:ind w:left="28"/>
              <w:jc w:val="left"/>
              <w:rPr>
                <w:rFonts w:eastAsia="Calibri" w:cs="Arial"/>
                <w:color w:val="000000"/>
                <w:sz w:val="18"/>
                <w:szCs w:val="18"/>
              </w:rPr>
            </w:pPr>
            <w:r w:rsidRPr="0091765B">
              <w:rPr>
                <w:rFonts w:cs="Arial"/>
                <w:sz w:val="18"/>
                <w:szCs w:val="18"/>
              </w:rPr>
              <w:t>epoch</w:t>
            </w:r>
          </w:p>
        </w:tc>
        <w:tc>
          <w:tcPr>
            <w:tcW w:w="276" w:type="pct"/>
            <w:vAlign w:val="center"/>
          </w:tcPr>
          <w:p w14:paraId="0566AA59"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cs="Arial"/>
                <w:sz w:val="18"/>
                <w:szCs w:val="18"/>
              </w:rPr>
              <w:t>0..1</w:t>
            </w:r>
          </w:p>
        </w:tc>
        <w:tc>
          <w:tcPr>
            <w:tcW w:w="666" w:type="pct"/>
            <w:tcMar>
              <w:top w:w="0" w:type="dxa"/>
              <w:left w:w="29" w:type="dxa"/>
              <w:bottom w:w="0" w:type="dxa"/>
              <w:right w:w="108" w:type="dxa"/>
            </w:tcMar>
            <w:vAlign w:val="center"/>
          </w:tcPr>
          <w:p w14:paraId="4EA1CB6F" w14:textId="77777777" w:rsidR="0091765B" w:rsidRPr="0091765B" w:rsidRDefault="0091765B" w:rsidP="0091765B">
            <w:pPr>
              <w:spacing w:before="60" w:after="60" w:line="240" w:lineRule="auto"/>
              <w:ind w:left="28"/>
              <w:jc w:val="left"/>
              <w:rPr>
                <w:rFonts w:eastAsia="Calibri" w:cs="Arial"/>
                <w:color w:val="000000"/>
                <w:sz w:val="18"/>
                <w:szCs w:val="18"/>
              </w:rPr>
            </w:pPr>
            <w:r w:rsidRPr="0091765B">
              <w:rPr>
                <w:rFonts w:cs="Arial"/>
                <w:sz w:val="18"/>
                <w:szCs w:val="18"/>
              </w:rPr>
              <w:t>String</w:t>
            </w:r>
          </w:p>
        </w:tc>
        <w:tc>
          <w:tcPr>
            <w:tcW w:w="1584" w:type="pct"/>
            <w:tcMar>
              <w:top w:w="0" w:type="dxa"/>
              <w:left w:w="29" w:type="dxa"/>
              <w:bottom w:w="0" w:type="dxa"/>
              <w:right w:w="108" w:type="dxa"/>
            </w:tcMar>
          </w:tcPr>
          <w:p w14:paraId="30063685"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cs="Arial"/>
                <w:sz w:val="18"/>
                <w:szCs w:val="18"/>
              </w:rPr>
              <w:t>Code denoting the epoch of the geodetic datum used by the CRS.  For example, 2005.0 for the G1762 realization of the geodetic datum for WGS84. Must match epoch denoted by horizontalCRS.</w:t>
            </w:r>
          </w:p>
        </w:tc>
      </w:tr>
      <w:tr w:rsidR="0091765B" w:rsidRPr="0091765B" w14:paraId="13A7C6ED" w14:textId="77777777" w:rsidTr="00213E83">
        <w:trPr>
          <w:cantSplit/>
        </w:trPr>
        <w:tc>
          <w:tcPr>
            <w:tcW w:w="5000" w:type="pct"/>
            <w:gridSpan w:val="6"/>
            <w:vAlign w:val="center"/>
          </w:tcPr>
          <w:p w14:paraId="65AF5DA1" w14:textId="77777777" w:rsidR="0091765B" w:rsidRPr="00F54B34" w:rsidRDefault="0091765B" w:rsidP="0091765B">
            <w:pPr>
              <w:spacing w:before="60" w:after="60" w:line="240" w:lineRule="auto"/>
              <w:ind w:left="57"/>
              <w:jc w:val="left"/>
              <w:rPr>
                <w:rFonts w:eastAsia="Calibri" w:cs="Arial"/>
                <w:b/>
                <w:bCs/>
                <w:i/>
                <w:color w:val="000000"/>
                <w:sz w:val="18"/>
                <w:szCs w:val="18"/>
              </w:rPr>
            </w:pPr>
            <w:r w:rsidRPr="00F54B34">
              <w:rPr>
                <w:rFonts w:eastAsia="Calibri" w:cs="Arial"/>
                <w:b/>
                <w:bCs/>
                <w:color w:val="000000"/>
                <w:sz w:val="18"/>
                <w:szCs w:val="18"/>
              </w:rPr>
              <w:t xml:space="preserve">     </w:t>
            </w:r>
            <w:r w:rsidRPr="00F54B34">
              <w:rPr>
                <w:rFonts w:eastAsia="Calibri" w:cs="Arial"/>
                <w:b/>
                <w:bCs/>
                <w:i/>
                <w:color w:val="000000"/>
                <w:sz w:val="18"/>
                <w:szCs w:val="18"/>
              </w:rPr>
              <w:t>Additional metadata for S-104</w:t>
            </w:r>
          </w:p>
        </w:tc>
      </w:tr>
      <w:tr w:rsidR="0091765B" w:rsidRPr="0091765B" w14:paraId="6CEA8BAE" w14:textId="77777777" w:rsidTr="00213E83">
        <w:trPr>
          <w:cantSplit/>
        </w:trPr>
        <w:tc>
          <w:tcPr>
            <w:tcW w:w="234" w:type="pct"/>
            <w:vAlign w:val="center"/>
          </w:tcPr>
          <w:p w14:paraId="268738FB"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25</w:t>
            </w:r>
          </w:p>
        </w:tc>
        <w:tc>
          <w:tcPr>
            <w:tcW w:w="1015" w:type="pct"/>
            <w:tcMar>
              <w:left w:w="29" w:type="dxa"/>
            </w:tcMar>
            <w:vAlign w:val="center"/>
          </w:tcPr>
          <w:p w14:paraId="2CA1C895"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eastAsia="Calibri" w:cs="Arial"/>
                <w:color w:val="000000"/>
                <w:sz w:val="18"/>
                <w:szCs w:val="18"/>
              </w:rPr>
              <w:t>Water level trend threshold</w:t>
            </w:r>
          </w:p>
        </w:tc>
        <w:tc>
          <w:tcPr>
            <w:tcW w:w="1225" w:type="pct"/>
            <w:tcMar>
              <w:left w:w="29" w:type="dxa"/>
            </w:tcMar>
            <w:vAlign w:val="center"/>
          </w:tcPr>
          <w:p w14:paraId="5598B5F9"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waterLevelTrendThreshold</w:t>
            </w:r>
          </w:p>
        </w:tc>
        <w:tc>
          <w:tcPr>
            <w:tcW w:w="276" w:type="pct"/>
            <w:vAlign w:val="center"/>
          </w:tcPr>
          <w:p w14:paraId="5E89F3FC"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1</w:t>
            </w:r>
          </w:p>
        </w:tc>
        <w:tc>
          <w:tcPr>
            <w:tcW w:w="666" w:type="pct"/>
            <w:tcMar>
              <w:top w:w="0" w:type="dxa"/>
              <w:left w:w="29" w:type="dxa"/>
              <w:bottom w:w="0" w:type="dxa"/>
              <w:right w:w="108" w:type="dxa"/>
            </w:tcMar>
            <w:vAlign w:val="center"/>
          </w:tcPr>
          <w:p w14:paraId="6D620547"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Float 32-bit</w:t>
            </w:r>
          </w:p>
        </w:tc>
        <w:tc>
          <w:tcPr>
            <w:tcW w:w="1584" w:type="pct"/>
            <w:tcMar>
              <w:top w:w="0" w:type="dxa"/>
              <w:left w:w="29" w:type="dxa"/>
              <w:bottom w:w="0" w:type="dxa"/>
              <w:right w:w="108" w:type="dxa"/>
            </w:tcMar>
            <w:vAlign w:val="center"/>
          </w:tcPr>
          <w:p w14:paraId="647162DC"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eastAsia="Calibri" w:cs="Arial"/>
                <w:color w:val="000000"/>
                <w:sz w:val="18"/>
                <w:szCs w:val="18"/>
              </w:rPr>
              <w:t>Critical value used to determine steady water level trend. Units are metres/hour (m/hr). For example, 0.2. See Annex A (DCEG)</w:t>
            </w:r>
          </w:p>
        </w:tc>
      </w:tr>
      <w:tr w:rsidR="0091765B" w:rsidRPr="0091765B" w14:paraId="2BA2CA04" w14:textId="77777777" w:rsidTr="00213E83">
        <w:trPr>
          <w:cantSplit/>
        </w:trPr>
        <w:tc>
          <w:tcPr>
            <w:tcW w:w="234" w:type="pct"/>
            <w:vAlign w:val="center"/>
          </w:tcPr>
          <w:p w14:paraId="7CFD726A"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26</w:t>
            </w:r>
          </w:p>
        </w:tc>
        <w:tc>
          <w:tcPr>
            <w:tcW w:w="1015" w:type="pct"/>
            <w:tcMar>
              <w:left w:w="29" w:type="dxa"/>
            </w:tcMar>
            <w:vAlign w:val="center"/>
          </w:tcPr>
          <w:p w14:paraId="221B5567"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cs="Arial"/>
                <w:sz w:val="18"/>
                <w:szCs w:val="18"/>
              </w:rPr>
              <w:t>Dataset delivery interval</w:t>
            </w:r>
          </w:p>
        </w:tc>
        <w:tc>
          <w:tcPr>
            <w:tcW w:w="1225" w:type="pct"/>
            <w:tcMar>
              <w:left w:w="29" w:type="dxa"/>
            </w:tcMar>
            <w:vAlign w:val="center"/>
          </w:tcPr>
          <w:p w14:paraId="0DA824DE"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sz w:val="18"/>
                <w:szCs w:val="18"/>
              </w:rPr>
              <w:t>datasetDeliveryInterval</w:t>
            </w:r>
          </w:p>
        </w:tc>
        <w:tc>
          <w:tcPr>
            <w:tcW w:w="276" w:type="pct"/>
            <w:vAlign w:val="center"/>
          </w:tcPr>
          <w:p w14:paraId="069B00F7"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sz w:val="18"/>
                <w:szCs w:val="18"/>
              </w:rPr>
              <w:t>0..1</w:t>
            </w:r>
          </w:p>
        </w:tc>
        <w:tc>
          <w:tcPr>
            <w:tcW w:w="666" w:type="pct"/>
            <w:tcMar>
              <w:top w:w="0" w:type="dxa"/>
              <w:left w:w="29" w:type="dxa"/>
              <w:bottom w:w="0" w:type="dxa"/>
              <w:right w:w="108" w:type="dxa"/>
            </w:tcMar>
            <w:vAlign w:val="center"/>
          </w:tcPr>
          <w:p w14:paraId="0380AC92"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String</w:t>
            </w:r>
          </w:p>
        </w:tc>
        <w:tc>
          <w:tcPr>
            <w:tcW w:w="1584" w:type="pct"/>
            <w:tcMar>
              <w:top w:w="0" w:type="dxa"/>
              <w:left w:w="29" w:type="dxa"/>
              <w:bottom w:w="0" w:type="dxa"/>
              <w:right w:w="108" w:type="dxa"/>
            </w:tcMar>
            <w:vAlign w:val="center"/>
          </w:tcPr>
          <w:p w14:paraId="7A691049"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eastAsia="Calibri" w:cs="Arial"/>
                <w:color w:val="000000"/>
                <w:sz w:val="18"/>
                <w:szCs w:val="18"/>
              </w:rPr>
              <w:t>The expected time interval between availability of successive datasets for time-varying data. Must be formatted as PnYnMnDTnHnMnS (ISO 8601 duration). See Note 8</w:t>
            </w:r>
          </w:p>
        </w:tc>
      </w:tr>
      <w:tr w:rsidR="0091765B" w:rsidRPr="0091765B" w14:paraId="31620CA1" w14:textId="77777777" w:rsidTr="00213E83">
        <w:trPr>
          <w:cantSplit/>
        </w:trPr>
        <w:tc>
          <w:tcPr>
            <w:tcW w:w="234" w:type="pct"/>
            <w:vAlign w:val="center"/>
          </w:tcPr>
          <w:p w14:paraId="1F2CBAEB"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27</w:t>
            </w:r>
          </w:p>
        </w:tc>
        <w:tc>
          <w:tcPr>
            <w:tcW w:w="1015" w:type="pct"/>
            <w:tcMar>
              <w:left w:w="29" w:type="dxa"/>
            </w:tcMar>
            <w:vAlign w:val="center"/>
          </w:tcPr>
          <w:p w14:paraId="120B9D72" w14:textId="77777777" w:rsidR="0091765B" w:rsidRPr="0091765B" w:rsidRDefault="0091765B" w:rsidP="0091765B">
            <w:pPr>
              <w:spacing w:before="60" w:after="60" w:line="240" w:lineRule="auto"/>
              <w:ind w:left="57"/>
              <w:jc w:val="left"/>
              <w:rPr>
                <w:rFonts w:cs="Arial"/>
                <w:sz w:val="18"/>
                <w:szCs w:val="18"/>
              </w:rPr>
            </w:pPr>
            <w:r w:rsidRPr="0091765B">
              <w:rPr>
                <w:rFonts w:eastAsia="Calibri" w:cs="Arial"/>
                <w:color w:val="000000"/>
                <w:sz w:val="18"/>
                <w:szCs w:val="18"/>
              </w:rPr>
              <w:t>Trend Interval</w:t>
            </w:r>
          </w:p>
        </w:tc>
        <w:tc>
          <w:tcPr>
            <w:tcW w:w="1225" w:type="pct"/>
            <w:tcMar>
              <w:left w:w="29" w:type="dxa"/>
            </w:tcMar>
            <w:vAlign w:val="center"/>
          </w:tcPr>
          <w:p w14:paraId="62A3CA3F" w14:textId="77777777" w:rsidR="0091765B" w:rsidRPr="0091765B" w:rsidRDefault="0091765B" w:rsidP="0091765B">
            <w:pPr>
              <w:spacing w:before="60" w:after="60" w:line="240" w:lineRule="auto"/>
              <w:ind w:left="28"/>
              <w:rPr>
                <w:rFonts w:eastAsia="Calibri" w:cs="Arial"/>
                <w:sz w:val="18"/>
                <w:szCs w:val="18"/>
              </w:rPr>
            </w:pPr>
            <w:r w:rsidRPr="0091765B">
              <w:rPr>
                <w:rFonts w:eastAsia="Calibri" w:cs="Arial"/>
                <w:color w:val="000000"/>
                <w:sz w:val="18"/>
                <w:szCs w:val="18"/>
              </w:rPr>
              <w:t>trendInterval</w:t>
            </w:r>
          </w:p>
        </w:tc>
        <w:tc>
          <w:tcPr>
            <w:tcW w:w="276" w:type="pct"/>
            <w:vAlign w:val="center"/>
          </w:tcPr>
          <w:p w14:paraId="4092B6B1" w14:textId="77777777" w:rsidR="0091765B" w:rsidRPr="0091765B" w:rsidRDefault="0091765B" w:rsidP="0091765B">
            <w:pPr>
              <w:spacing w:before="60" w:after="60" w:line="240" w:lineRule="auto"/>
              <w:ind w:left="28"/>
              <w:jc w:val="center"/>
              <w:rPr>
                <w:rFonts w:eastAsia="Calibri" w:cs="Arial"/>
                <w:sz w:val="18"/>
                <w:szCs w:val="18"/>
              </w:rPr>
            </w:pPr>
            <w:r w:rsidRPr="0091765B">
              <w:rPr>
                <w:rFonts w:eastAsia="Calibri" w:cs="Arial"/>
                <w:color w:val="000000"/>
                <w:sz w:val="18"/>
                <w:szCs w:val="18"/>
              </w:rPr>
              <w:t>0..1</w:t>
            </w:r>
          </w:p>
        </w:tc>
        <w:tc>
          <w:tcPr>
            <w:tcW w:w="666" w:type="pct"/>
            <w:tcMar>
              <w:top w:w="0" w:type="dxa"/>
              <w:left w:w="29" w:type="dxa"/>
              <w:bottom w:w="0" w:type="dxa"/>
              <w:right w:w="108" w:type="dxa"/>
            </w:tcMar>
            <w:vAlign w:val="center"/>
          </w:tcPr>
          <w:p w14:paraId="57777C0A"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Integer 32-bit unsigned</w:t>
            </w:r>
          </w:p>
        </w:tc>
        <w:tc>
          <w:tcPr>
            <w:tcW w:w="1584" w:type="pct"/>
            <w:tcMar>
              <w:top w:w="0" w:type="dxa"/>
              <w:left w:w="29" w:type="dxa"/>
              <w:bottom w:w="0" w:type="dxa"/>
              <w:right w:w="108" w:type="dxa"/>
            </w:tcMar>
            <w:vAlign w:val="center"/>
          </w:tcPr>
          <w:p w14:paraId="1DDE8060" w14:textId="77777777" w:rsidR="0091765B" w:rsidRPr="0091765B" w:rsidRDefault="0091765B" w:rsidP="0091765B">
            <w:pPr>
              <w:spacing w:before="60" w:after="60" w:line="240" w:lineRule="auto"/>
              <w:ind w:left="57"/>
              <w:jc w:val="left"/>
              <w:rPr>
                <w:rFonts w:eastAsia="Calibri" w:cs="Arial"/>
                <w:sz w:val="18"/>
                <w:szCs w:val="18"/>
              </w:rPr>
            </w:pPr>
            <w:r w:rsidRPr="0091765B">
              <w:rPr>
                <w:rFonts w:eastAsia="Calibri" w:cs="Arial"/>
                <w:sz w:val="18"/>
                <w:szCs w:val="18"/>
              </w:rPr>
              <w:t>The interval over which trend at a particular time is calculated</w:t>
            </w:r>
          </w:p>
          <w:p w14:paraId="7BEF9633"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eastAsia="Calibri" w:cs="Arial"/>
                <w:sz w:val="18"/>
                <w:szCs w:val="18"/>
              </w:rPr>
              <w:t>Unit: minutes</w:t>
            </w:r>
          </w:p>
        </w:tc>
      </w:tr>
      <w:tr w:rsidR="0091765B" w:rsidRPr="0091765B" w14:paraId="0124776F" w14:textId="77777777" w:rsidTr="00213E83">
        <w:trPr>
          <w:cantSplit/>
        </w:trPr>
        <w:tc>
          <w:tcPr>
            <w:tcW w:w="234" w:type="pct"/>
            <w:vAlign w:val="center"/>
          </w:tcPr>
          <w:p w14:paraId="198B37C2"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28</w:t>
            </w:r>
          </w:p>
        </w:tc>
        <w:tc>
          <w:tcPr>
            <w:tcW w:w="1015" w:type="pct"/>
            <w:tcMar>
              <w:left w:w="29" w:type="dxa"/>
            </w:tcMar>
            <w:vAlign w:val="center"/>
          </w:tcPr>
          <w:p w14:paraId="0CE6DAF5" w14:textId="77777777" w:rsidR="0091765B" w:rsidRPr="0091765B" w:rsidRDefault="0091765B" w:rsidP="0091765B">
            <w:pPr>
              <w:spacing w:before="60" w:after="60" w:line="240" w:lineRule="auto"/>
              <w:ind w:left="57"/>
              <w:jc w:val="left"/>
              <w:rPr>
                <w:rFonts w:eastAsia="Calibri" w:cs="Arial"/>
                <w:color w:val="000000"/>
                <w:sz w:val="18"/>
                <w:szCs w:val="18"/>
              </w:rPr>
            </w:pPr>
            <w:r w:rsidRPr="0091765B">
              <w:rPr>
                <w:rFonts w:eastAsia="Calibri" w:cs="Arial"/>
                <w:color w:val="000000"/>
                <w:sz w:val="18"/>
                <w:szCs w:val="18"/>
              </w:rPr>
              <w:t>Vertical datum epoch</w:t>
            </w:r>
          </w:p>
        </w:tc>
        <w:tc>
          <w:tcPr>
            <w:tcW w:w="1225" w:type="pct"/>
            <w:tcMar>
              <w:left w:w="29" w:type="dxa"/>
            </w:tcMar>
            <w:vAlign w:val="center"/>
          </w:tcPr>
          <w:p w14:paraId="0F6A9571"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verticalDatumEpoch</w:t>
            </w:r>
          </w:p>
        </w:tc>
        <w:tc>
          <w:tcPr>
            <w:tcW w:w="276" w:type="pct"/>
            <w:vAlign w:val="center"/>
          </w:tcPr>
          <w:p w14:paraId="06F3B884" w14:textId="77777777" w:rsidR="0091765B" w:rsidRPr="0091765B" w:rsidRDefault="0091765B" w:rsidP="0091765B">
            <w:pPr>
              <w:spacing w:before="60" w:after="60" w:line="240" w:lineRule="auto"/>
              <w:ind w:left="28"/>
              <w:jc w:val="center"/>
              <w:rPr>
                <w:rFonts w:eastAsia="Calibri" w:cs="Arial"/>
                <w:color w:val="000000"/>
                <w:sz w:val="18"/>
                <w:szCs w:val="18"/>
              </w:rPr>
            </w:pPr>
            <w:r w:rsidRPr="0091765B">
              <w:rPr>
                <w:rFonts w:eastAsia="Calibri" w:cs="Arial"/>
                <w:color w:val="000000"/>
                <w:sz w:val="18"/>
                <w:szCs w:val="18"/>
              </w:rPr>
              <w:t>0..1</w:t>
            </w:r>
          </w:p>
        </w:tc>
        <w:tc>
          <w:tcPr>
            <w:tcW w:w="666" w:type="pct"/>
            <w:tcMar>
              <w:top w:w="0" w:type="dxa"/>
              <w:left w:w="29" w:type="dxa"/>
              <w:bottom w:w="0" w:type="dxa"/>
              <w:right w:w="108" w:type="dxa"/>
            </w:tcMar>
            <w:vAlign w:val="center"/>
          </w:tcPr>
          <w:p w14:paraId="4EFA56BA" w14:textId="77777777" w:rsidR="0091765B" w:rsidRPr="0091765B" w:rsidRDefault="0091765B" w:rsidP="0091765B">
            <w:pPr>
              <w:spacing w:before="60" w:after="60" w:line="240" w:lineRule="auto"/>
              <w:ind w:left="28"/>
              <w:rPr>
                <w:rFonts w:eastAsia="Calibri" w:cs="Arial"/>
                <w:color w:val="000000"/>
                <w:sz w:val="18"/>
                <w:szCs w:val="18"/>
              </w:rPr>
            </w:pPr>
            <w:r w:rsidRPr="0091765B">
              <w:rPr>
                <w:rFonts w:eastAsia="Calibri" w:cs="Arial"/>
                <w:color w:val="000000"/>
                <w:sz w:val="18"/>
                <w:szCs w:val="18"/>
              </w:rPr>
              <w:t>String</w:t>
            </w:r>
          </w:p>
        </w:tc>
        <w:tc>
          <w:tcPr>
            <w:tcW w:w="1584" w:type="pct"/>
            <w:tcMar>
              <w:top w:w="0" w:type="dxa"/>
              <w:left w:w="29" w:type="dxa"/>
              <w:bottom w:w="0" w:type="dxa"/>
              <w:right w:w="108" w:type="dxa"/>
            </w:tcMar>
            <w:vAlign w:val="center"/>
          </w:tcPr>
          <w:p w14:paraId="74DDEEF1" w14:textId="77777777" w:rsidR="0091765B" w:rsidRPr="0091765B" w:rsidRDefault="0091765B" w:rsidP="0091765B">
            <w:pPr>
              <w:spacing w:before="60" w:after="60" w:line="240" w:lineRule="auto"/>
              <w:ind w:left="57"/>
              <w:jc w:val="left"/>
              <w:rPr>
                <w:rFonts w:eastAsia="Calibri" w:cs="Arial"/>
                <w:sz w:val="18"/>
                <w:szCs w:val="18"/>
              </w:rPr>
            </w:pPr>
            <w:r w:rsidRPr="0091765B">
              <w:rPr>
                <w:rFonts w:eastAsia="Calibri" w:cs="Arial"/>
                <w:sz w:val="18"/>
                <w:szCs w:val="18"/>
              </w:rPr>
              <w:t>The period / epoch when the vertical datum was computed</w:t>
            </w:r>
          </w:p>
        </w:tc>
      </w:tr>
      <w:tr w:rsidR="0091765B" w:rsidRPr="0091765B" w14:paraId="6AAB919C" w14:textId="77777777" w:rsidTr="00213E83">
        <w:trPr>
          <w:cantSplit/>
        </w:trPr>
        <w:tc>
          <w:tcPr>
            <w:tcW w:w="5000" w:type="pct"/>
            <w:gridSpan w:val="6"/>
            <w:vAlign w:val="center"/>
          </w:tcPr>
          <w:p w14:paraId="6F0695BE" w14:textId="77777777" w:rsidR="0091765B" w:rsidRPr="00F54B34" w:rsidRDefault="0091765B" w:rsidP="0091765B">
            <w:pPr>
              <w:autoSpaceDE w:val="0"/>
              <w:autoSpaceDN w:val="0"/>
              <w:adjustRightInd w:val="0"/>
              <w:spacing w:before="60" w:after="60" w:line="240" w:lineRule="auto"/>
              <w:ind w:left="57"/>
              <w:jc w:val="left"/>
              <w:rPr>
                <w:rFonts w:eastAsia="Calibri" w:cs="Arial"/>
                <w:b/>
                <w:bCs/>
                <w:strike/>
                <w:color w:val="000000"/>
                <w:sz w:val="18"/>
                <w:szCs w:val="18"/>
              </w:rPr>
            </w:pPr>
            <w:r w:rsidRPr="00F54B34">
              <w:rPr>
                <w:rFonts w:eastAsia="Calibri" w:cs="Arial"/>
                <w:b/>
                <w:bCs/>
                <w:i/>
                <w:color w:val="000000"/>
                <w:sz w:val="18"/>
                <w:szCs w:val="18"/>
              </w:rPr>
              <w:t xml:space="preserve">     Additional restrictions on core general metadata for S-104</w:t>
            </w:r>
          </w:p>
        </w:tc>
      </w:tr>
      <w:tr w:rsidR="0091765B" w:rsidRPr="0091765B" w14:paraId="4B58F3FF" w14:textId="77777777" w:rsidTr="00213E83">
        <w:trPr>
          <w:cantSplit/>
        </w:trPr>
        <w:tc>
          <w:tcPr>
            <w:tcW w:w="234" w:type="pct"/>
            <w:vAlign w:val="center"/>
          </w:tcPr>
          <w:p w14:paraId="52FDEF27" w14:textId="77777777" w:rsidR="0091765B" w:rsidRPr="0091765B" w:rsidRDefault="0091765B" w:rsidP="0091765B">
            <w:pPr>
              <w:spacing w:before="60" w:after="60" w:line="240" w:lineRule="auto"/>
              <w:ind w:left="28"/>
              <w:jc w:val="center"/>
              <w:rPr>
                <w:rFonts w:eastAsia="Calibri" w:cs="Arial"/>
                <w:strike/>
                <w:color w:val="000000"/>
                <w:sz w:val="18"/>
                <w:szCs w:val="18"/>
              </w:rPr>
            </w:pPr>
            <w:r w:rsidRPr="0091765B">
              <w:rPr>
                <w:rFonts w:eastAsia="Calibri" w:cs="Arial"/>
                <w:color w:val="000000"/>
                <w:sz w:val="18"/>
                <w:szCs w:val="18"/>
              </w:rPr>
              <w:t>29</w:t>
            </w:r>
          </w:p>
        </w:tc>
        <w:tc>
          <w:tcPr>
            <w:tcW w:w="1015" w:type="pct"/>
            <w:tcMar>
              <w:left w:w="29" w:type="dxa"/>
            </w:tcMar>
            <w:vAlign w:val="center"/>
          </w:tcPr>
          <w:p w14:paraId="72CC9111" w14:textId="77777777" w:rsidR="0091765B" w:rsidRPr="0091765B" w:rsidRDefault="0091765B" w:rsidP="0091765B">
            <w:pPr>
              <w:spacing w:before="60" w:after="60" w:line="240" w:lineRule="auto"/>
              <w:ind w:left="57"/>
              <w:jc w:val="left"/>
              <w:rPr>
                <w:rFonts w:eastAsia="Calibri" w:cs="Arial"/>
                <w:strike/>
                <w:color w:val="000000"/>
                <w:sz w:val="18"/>
                <w:szCs w:val="18"/>
              </w:rPr>
            </w:pPr>
            <w:r w:rsidRPr="0091765B">
              <w:rPr>
                <w:rFonts w:eastAsia="Calibri" w:cs="Arial"/>
                <w:color w:val="000000"/>
                <w:sz w:val="18"/>
                <w:szCs w:val="18"/>
              </w:rPr>
              <w:t>Time of data product issue</w:t>
            </w:r>
          </w:p>
        </w:tc>
        <w:tc>
          <w:tcPr>
            <w:tcW w:w="1225" w:type="pct"/>
            <w:tcMar>
              <w:left w:w="29" w:type="dxa"/>
            </w:tcMar>
            <w:vAlign w:val="center"/>
          </w:tcPr>
          <w:p w14:paraId="2CE63A94" w14:textId="77777777" w:rsidR="0091765B" w:rsidRPr="0091765B" w:rsidRDefault="0091765B" w:rsidP="0091765B">
            <w:pPr>
              <w:spacing w:before="60" w:after="60" w:line="240" w:lineRule="auto"/>
              <w:ind w:left="28"/>
              <w:rPr>
                <w:rFonts w:eastAsia="Calibri" w:cs="Arial"/>
                <w:strike/>
                <w:color w:val="000000"/>
                <w:sz w:val="18"/>
                <w:szCs w:val="18"/>
              </w:rPr>
            </w:pPr>
            <w:r w:rsidRPr="0091765B">
              <w:rPr>
                <w:rFonts w:eastAsia="Calibri" w:cs="Arial"/>
                <w:color w:val="000000"/>
                <w:sz w:val="18"/>
                <w:szCs w:val="18"/>
              </w:rPr>
              <w:t>issueTime</w:t>
            </w:r>
          </w:p>
        </w:tc>
        <w:tc>
          <w:tcPr>
            <w:tcW w:w="276" w:type="pct"/>
            <w:vAlign w:val="center"/>
          </w:tcPr>
          <w:p w14:paraId="17620DEB" w14:textId="77777777" w:rsidR="0091765B" w:rsidRPr="0091765B" w:rsidRDefault="0091765B" w:rsidP="0091765B">
            <w:pPr>
              <w:spacing w:before="60" w:after="60" w:line="240" w:lineRule="auto"/>
              <w:ind w:left="28"/>
              <w:jc w:val="center"/>
              <w:rPr>
                <w:rFonts w:eastAsia="Calibri" w:cs="Arial"/>
                <w:b/>
                <w:bCs/>
                <w:strike/>
                <w:color w:val="000000"/>
                <w:sz w:val="18"/>
                <w:szCs w:val="18"/>
              </w:rPr>
            </w:pPr>
            <w:r w:rsidRPr="0091765B">
              <w:rPr>
                <w:rFonts w:eastAsia="Calibri" w:cs="Arial"/>
                <w:b/>
                <w:bCs/>
                <w:color w:val="000000"/>
                <w:sz w:val="18"/>
                <w:szCs w:val="18"/>
              </w:rPr>
              <w:t>1</w:t>
            </w:r>
          </w:p>
        </w:tc>
        <w:tc>
          <w:tcPr>
            <w:tcW w:w="666" w:type="pct"/>
            <w:tcMar>
              <w:top w:w="0" w:type="dxa"/>
              <w:left w:w="29" w:type="dxa"/>
              <w:bottom w:w="0" w:type="dxa"/>
              <w:right w:w="108" w:type="dxa"/>
            </w:tcMar>
            <w:vAlign w:val="center"/>
          </w:tcPr>
          <w:p w14:paraId="27BCB528" w14:textId="77777777" w:rsidR="0091765B" w:rsidRPr="0091765B" w:rsidRDefault="0091765B" w:rsidP="0091765B">
            <w:pPr>
              <w:spacing w:before="60" w:after="60" w:line="240" w:lineRule="auto"/>
              <w:ind w:left="28"/>
              <w:rPr>
                <w:rFonts w:eastAsia="Calibri" w:cs="Arial"/>
                <w:strike/>
                <w:color w:val="000000"/>
                <w:sz w:val="18"/>
                <w:szCs w:val="18"/>
              </w:rPr>
            </w:pPr>
            <w:r w:rsidRPr="0091765B">
              <w:rPr>
                <w:rFonts w:eastAsia="Calibri" w:cs="Arial"/>
                <w:color w:val="000000"/>
                <w:sz w:val="18"/>
                <w:szCs w:val="18"/>
              </w:rPr>
              <w:t>String</w:t>
            </w:r>
          </w:p>
        </w:tc>
        <w:tc>
          <w:tcPr>
            <w:tcW w:w="1584" w:type="pct"/>
            <w:tcMar>
              <w:top w:w="0" w:type="dxa"/>
              <w:left w:w="29" w:type="dxa"/>
              <w:bottom w:w="0" w:type="dxa"/>
              <w:right w:w="108" w:type="dxa"/>
            </w:tcMar>
            <w:vAlign w:val="center"/>
          </w:tcPr>
          <w:p w14:paraId="0D7E8FA2" w14:textId="77777777" w:rsidR="0091765B" w:rsidRPr="0091765B" w:rsidRDefault="0091765B" w:rsidP="0091765B">
            <w:pPr>
              <w:autoSpaceDE w:val="0"/>
              <w:autoSpaceDN w:val="0"/>
              <w:adjustRightInd w:val="0"/>
              <w:spacing w:before="60" w:after="60" w:line="240" w:lineRule="auto"/>
              <w:ind w:left="57"/>
              <w:jc w:val="left"/>
              <w:rPr>
                <w:rFonts w:eastAsia="Calibri" w:cs="Arial"/>
                <w:strike/>
                <w:color w:val="FF0000"/>
                <w:sz w:val="18"/>
                <w:szCs w:val="18"/>
              </w:rPr>
            </w:pPr>
            <w:r w:rsidRPr="0091765B">
              <w:rPr>
                <w:rFonts w:eastAsia="Calibri" w:cs="Arial"/>
                <w:b/>
                <w:bCs/>
                <w:color w:val="000000"/>
                <w:sz w:val="18"/>
                <w:szCs w:val="18"/>
              </w:rPr>
              <w:t>Mandatory for S-104</w:t>
            </w:r>
            <w:r w:rsidRPr="0091765B">
              <w:rPr>
                <w:rFonts w:eastAsia="Calibri" w:cs="Arial"/>
                <w:color w:val="000000"/>
                <w:sz w:val="18"/>
                <w:szCs w:val="18"/>
              </w:rPr>
              <w:t>. S-100 Time format. All times are in UTC. For example 123000Z</w:t>
            </w:r>
          </w:p>
        </w:tc>
      </w:tr>
      <w:tr w:rsidR="0091765B" w:rsidRPr="0091765B" w14:paraId="6DFD3426" w14:textId="77777777" w:rsidTr="0091765B">
        <w:trPr>
          <w:cantSplit/>
        </w:trPr>
        <w:tc>
          <w:tcPr>
            <w:tcW w:w="5000" w:type="pct"/>
            <w:gridSpan w:val="6"/>
            <w:vAlign w:val="center"/>
          </w:tcPr>
          <w:p w14:paraId="2FEE8F53" w14:textId="4E57D3DB" w:rsidR="0091765B" w:rsidRPr="0091765B" w:rsidRDefault="0091765B" w:rsidP="0091765B">
            <w:pPr>
              <w:autoSpaceDE w:val="0"/>
              <w:autoSpaceDN w:val="0"/>
              <w:adjustRightInd w:val="0"/>
              <w:spacing w:before="60" w:after="60" w:line="240" w:lineRule="auto"/>
              <w:ind w:left="130" w:hanging="72"/>
              <w:jc w:val="center"/>
              <w:rPr>
                <w:rFonts w:eastAsia="Calibri" w:cs="Arial"/>
                <w:i/>
                <w:iCs/>
                <w:color w:val="000000"/>
                <w:sz w:val="18"/>
                <w:szCs w:val="18"/>
              </w:rPr>
            </w:pPr>
            <w:r w:rsidRPr="0091765B">
              <w:rPr>
                <w:rFonts w:eastAsia="Calibri" w:cs="Arial"/>
                <w:i/>
                <w:iCs/>
                <w:color w:val="EE0000"/>
                <w:sz w:val="18"/>
                <w:szCs w:val="18"/>
              </w:rPr>
              <w:t>&lt;Attributes elided&gt;</w:t>
            </w:r>
          </w:p>
        </w:tc>
      </w:tr>
    </w:tbl>
    <w:p w14:paraId="6620AD46" w14:textId="77777777" w:rsidR="00B254C8" w:rsidRDefault="00B254C8" w:rsidP="00585211">
      <w:pPr>
        <w:suppressAutoHyphens/>
        <w:spacing w:after="0" w:line="240" w:lineRule="auto"/>
        <w:rPr>
          <w:rFonts w:cs="Arial"/>
          <w:lang w:eastAsia="en-GB"/>
        </w:rPr>
      </w:pPr>
    </w:p>
    <w:p w14:paraId="7C4B3ED8" w14:textId="77777777" w:rsidR="00B254C8" w:rsidRDefault="00B254C8" w:rsidP="00585211">
      <w:pPr>
        <w:suppressAutoHyphens/>
        <w:spacing w:after="0" w:line="240" w:lineRule="auto"/>
        <w:rPr>
          <w:rFonts w:cs="Arial"/>
          <w:lang w:eastAsia="en-GB"/>
        </w:rPr>
      </w:pPr>
    </w:p>
    <w:p w14:paraId="2CF38AE0" w14:textId="18383194" w:rsidR="00151431" w:rsidRPr="00151431" w:rsidRDefault="00151431" w:rsidP="00151431">
      <w:pPr>
        <w:suppressAutoHyphens/>
        <w:spacing w:after="0" w:line="240" w:lineRule="auto"/>
        <w:rPr>
          <w:rFonts w:cs="Arial"/>
          <w:lang w:eastAsia="en-GB"/>
        </w:rPr>
      </w:pPr>
      <w:r w:rsidRPr="00151431">
        <w:rPr>
          <w:rFonts w:cs="Arial"/>
          <w:lang w:eastAsia="en-GB"/>
        </w:rPr>
        <w:lastRenderedPageBreak/>
        <w:t xml:space="preserve">NOTE </w:t>
      </w:r>
      <w:r>
        <w:rPr>
          <w:rFonts w:cs="Arial"/>
          <w:lang w:eastAsia="en-GB"/>
        </w:rPr>
        <w:t>1</w:t>
      </w:r>
      <w:r w:rsidRPr="00151431">
        <w:rPr>
          <w:rFonts w:cs="Arial"/>
          <w:lang w:eastAsia="en-GB"/>
        </w:rPr>
        <w:t>: The bounding box is the data set bounding box; the coverage data feature instances may or may not cover the entire bounding box. If there is only a single coverage feature, its extent may or may not be the same as the data set.</w:t>
      </w:r>
    </w:p>
    <w:p w14:paraId="17AF2160" w14:textId="3A328FF5" w:rsidR="0091765B" w:rsidRDefault="00151431" w:rsidP="00151431">
      <w:pPr>
        <w:suppressAutoHyphens/>
        <w:spacing w:after="0" w:line="240" w:lineRule="auto"/>
        <w:rPr>
          <w:rFonts w:cs="Arial"/>
          <w:lang w:eastAsia="en-GB"/>
        </w:rPr>
      </w:pPr>
      <w:r w:rsidRPr="00151431">
        <w:rPr>
          <w:rFonts w:cs="Arial"/>
          <w:lang w:eastAsia="en-GB"/>
        </w:rPr>
        <w:t xml:space="preserve">NOTE </w:t>
      </w:r>
      <w:r>
        <w:rPr>
          <w:rFonts w:cs="Arial"/>
          <w:lang w:eastAsia="en-GB"/>
        </w:rPr>
        <w:t>2</w:t>
      </w:r>
      <w:r w:rsidRPr="00151431">
        <w:rPr>
          <w:rFonts w:cs="Arial"/>
          <w:lang w:eastAsia="en-GB"/>
        </w:rPr>
        <w:t xml:space="preserve">: Beginning S-100 Edition 5.0.0, class S100_ProductSpecification (S-100 Part 17) contains a productIdentifier field whose value must be the Product ID value from the IHO Product Specification Register in the IHO Geospatial Information Registry. Attribute productSpecification in Table </w:t>
      </w:r>
      <w:r>
        <w:rPr>
          <w:rFonts w:cs="Arial"/>
          <w:lang w:eastAsia="en-GB"/>
        </w:rPr>
        <w:t>X</w:t>
      </w:r>
      <w:r w:rsidRPr="00151431">
        <w:rPr>
          <w:rFonts w:cs="Arial"/>
          <w:lang w:eastAsia="en-GB"/>
        </w:rPr>
        <w:t>-1 must use exactly the same value.</w:t>
      </w:r>
    </w:p>
    <w:p w14:paraId="5D835003" w14:textId="77777777" w:rsidR="001961C0" w:rsidRDefault="001961C0" w:rsidP="00585211">
      <w:pPr>
        <w:suppressAutoHyphens/>
        <w:spacing w:after="0" w:line="240" w:lineRule="auto"/>
        <w:rPr>
          <w:rFonts w:cs="Arial"/>
          <w:lang w:eastAsia="en-GB"/>
        </w:rPr>
      </w:pPr>
    </w:p>
    <w:p w14:paraId="39C8FFD5" w14:textId="126D20BC" w:rsidR="001961C0" w:rsidRDefault="001961C0" w:rsidP="0091765B">
      <w:pPr>
        <w:pStyle w:val="Heading2"/>
        <w:rPr>
          <w:lang w:eastAsia="en-GB"/>
        </w:rPr>
      </w:pPr>
      <w:bookmarkStart w:id="420" w:name="_Toc220188298"/>
      <w:r>
        <w:rPr>
          <w:lang w:eastAsia="en-GB"/>
        </w:rPr>
        <w:t>Feature Type metadata</w:t>
      </w:r>
      <w:bookmarkEnd w:id="420"/>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1"/>
        <w:gridCol w:w="1561"/>
        <w:gridCol w:w="2130"/>
        <w:gridCol w:w="566"/>
        <w:gridCol w:w="1253"/>
        <w:gridCol w:w="3060"/>
      </w:tblGrid>
      <w:tr w:rsidR="0091765B" w:rsidRPr="00B254C8" w14:paraId="133E3CA6" w14:textId="77777777" w:rsidTr="00213E83">
        <w:trPr>
          <w:cantSplit/>
          <w:tblHeader/>
          <w:jc w:val="center"/>
        </w:trPr>
        <w:tc>
          <w:tcPr>
            <w:tcW w:w="245" w:type="pct"/>
            <w:shd w:val="clear" w:color="auto" w:fill="D9D9D9"/>
            <w:vAlign w:val="center"/>
          </w:tcPr>
          <w:p w14:paraId="020FF6F9" w14:textId="77777777" w:rsidR="0091765B" w:rsidRPr="00B254C8" w:rsidRDefault="0091765B" w:rsidP="00213E83">
            <w:pPr>
              <w:spacing w:before="60" w:after="60" w:line="240" w:lineRule="auto"/>
              <w:ind w:left="28" w:right="28"/>
              <w:jc w:val="center"/>
              <w:rPr>
                <w:rFonts w:eastAsia="Calibri" w:cs="Arial"/>
                <w:b/>
                <w:sz w:val="18"/>
                <w:szCs w:val="18"/>
              </w:rPr>
            </w:pPr>
            <w:r w:rsidRPr="00B254C8">
              <w:rPr>
                <w:rFonts w:eastAsia="Calibri" w:cs="Arial"/>
                <w:b/>
                <w:sz w:val="18"/>
                <w:szCs w:val="18"/>
              </w:rPr>
              <w:t>No</w:t>
            </w:r>
          </w:p>
        </w:tc>
        <w:tc>
          <w:tcPr>
            <w:tcW w:w="866" w:type="pct"/>
            <w:shd w:val="clear" w:color="auto" w:fill="D9D9D9"/>
            <w:tcMar>
              <w:left w:w="29" w:type="dxa"/>
            </w:tcMar>
            <w:vAlign w:val="center"/>
          </w:tcPr>
          <w:p w14:paraId="3982703F" w14:textId="77777777" w:rsidR="0091765B" w:rsidRPr="00B254C8" w:rsidRDefault="0091765B" w:rsidP="00213E83">
            <w:pPr>
              <w:spacing w:before="60" w:after="60" w:line="240" w:lineRule="auto"/>
              <w:ind w:left="28" w:right="28"/>
              <w:jc w:val="left"/>
              <w:rPr>
                <w:rFonts w:eastAsia="Calibri" w:cs="Arial"/>
                <w:b/>
                <w:bCs/>
                <w:sz w:val="18"/>
                <w:szCs w:val="18"/>
              </w:rPr>
            </w:pPr>
            <w:r w:rsidRPr="00B254C8">
              <w:rPr>
                <w:rFonts w:eastAsia="Calibri" w:cs="Arial"/>
                <w:b/>
                <w:bCs/>
                <w:sz w:val="18"/>
                <w:szCs w:val="18"/>
              </w:rPr>
              <w:t>Name</w:t>
            </w:r>
          </w:p>
        </w:tc>
        <w:tc>
          <w:tcPr>
            <w:tcW w:w="1182" w:type="pct"/>
            <w:shd w:val="clear" w:color="auto" w:fill="D9D9D9"/>
            <w:tcMar>
              <w:left w:w="29" w:type="dxa"/>
            </w:tcMar>
            <w:vAlign w:val="center"/>
          </w:tcPr>
          <w:p w14:paraId="5C18E6CC" w14:textId="77777777" w:rsidR="0091765B" w:rsidRPr="00B254C8" w:rsidRDefault="0091765B" w:rsidP="00213E83">
            <w:pPr>
              <w:spacing w:before="60" w:after="60" w:line="240" w:lineRule="auto"/>
              <w:ind w:left="28" w:right="28"/>
              <w:jc w:val="left"/>
              <w:rPr>
                <w:rFonts w:eastAsia="Calibri" w:cs="Arial"/>
                <w:b/>
                <w:sz w:val="18"/>
                <w:szCs w:val="18"/>
              </w:rPr>
            </w:pPr>
            <w:r w:rsidRPr="00B254C8">
              <w:rPr>
                <w:rFonts w:eastAsia="Calibri" w:cs="Arial"/>
                <w:b/>
                <w:bCs/>
                <w:sz w:val="18"/>
                <w:szCs w:val="18"/>
              </w:rPr>
              <w:t>Camel Case</w:t>
            </w:r>
          </w:p>
        </w:tc>
        <w:tc>
          <w:tcPr>
            <w:tcW w:w="314" w:type="pct"/>
            <w:shd w:val="clear" w:color="auto" w:fill="D9D9D9"/>
          </w:tcPr>
          <w:p w14:paraId="425AFCA5" w14:textId="77777777" w:rsidR="0091765B" w:rsidRPr="00B254C8" w:rsidRDefault="0091765B" w:rsidP="00213E83">
            <w:pPr>
              <w:spacing w:before="60" w:after="60" w:line="240" w:lineRule="auto"/>
              <w:ind w:left="28" w:right="28"/>
              <w:jc w:val="center"/>
              <w:rPr>
                <w:rFonts w:eastAsia="Calibri" w:cs="Arial"/>
                <w:b/>
                <w:bCs/>
                <w:sz w:val="18"/>
                <w:szCs w:val="18"/>
              </w:rPr>
            </w:pPr>
            <w:r w:rsidRPr="00B254C8">
              <w:rPr>
                <w:rFonts w:eastAsia="Calibri" w:cs="Arial"/>
                <w:b/>
                <w:bCs/>
                <w:sz w:val="18"/>
                <w:szCs w:val="18"/>
              </w:rPr>
              <w:t>Mult</w:t>
            </w:r>
          </w:p>
        </w:tc>
        <w:tc>
          <w:tcPr>
            <w:tcW w:w="695" w:type="pct"/>
            <w:shd w:val="clear" w:color="auto" w:fill="D9D9D9"/>
            <w:tcMar>
              <w:top w:w="0" w:type="dxa"/>
              <w:left w:w="29" w:type="dxa"/>
              <w:bottom w:w="0" w:type="dxa"/>
              <w:right w:w="108" w:type="dxa"/>
            </w:tcMar>
            <w:vAlign w:val="center"/>
          </w:tcPr>
          <w:p w14:paraId="379B2C4B" w14:textId="77777777" w:rsidR="0091765B" w:rsidRPr="00B254C8" w:rsidRDefault="0091765B" w:rsidP="00213E83">
            <w:pPr>
              <w:spacing w:before="60" w:after="60" w:line="240" w:lineRule="auto"/>
              <w:ind w:left="28" w:right="28"/>
              <w:jc w:val="left"/>
              <w:rPr>
                <w:rFonts w:eastAsia="Calibri" w:cs="Arial"/>
                <w:b/>
                <w:sz w:val="18"/>
                <w:szCs w:val="18"/>
              </w:rPr>
            </w:pPr>
            <w:r w:rsidRPr="00B254C8">
              <w:rPr>
                <w:rFonts w:eastAsia="Calibri" w:cs="Arial"/>
                <w:b/>
                <w:bCs/>
                <w:sz w:val="18"/>
                <w:szCs w:val="18"/>
              </w:rPr>
              <w:t>Data Type</w:t>
            </w:r>
          </w:p>
        </w:tc>
        <w:tc>
          <w:tcPr>
            <w:tcW w:w="1698" w:type="pct"/>
            <w:shd w:val="clear" w:color="auto" w:fill="D9D9D9"/>
            <w:tcMar>
              <w:top w:w="0" w:type="dxa"/>
              <w:left w:w="29" w:type="dxa"/>
              <w:bottom w:w="0" w:type="dxa"/>
              <w:right w:w="108" w:type="dxa"/>
            </w:tcMar>
            <w:vAlign w:val="center"/>
          </w:tcPr>
          <w:p w14:paraId="56FF17BB" w14:textId="77777777" w:rsidR="0091765B" w:rsidRPr="00B254C8" w:rsidRDefault="0091765B" w:rsidP="00213E83">
            <w:pPr>
              <w:spacing w:before="60" w:after="60" w:line="240" w:lineRule="auto"/>
              <w:ind w:left="28" w:right="28"/>
              <w:jc w:val="left"/>
              <w:rPr>
                <w:rFonts w:eastAsia="Calibri" w:cs="Arial"/>
                <w:b/>
                <w:sz w:val="18"/>
                <w:szCs w:val="18"/>
              </w:rPr>
            </w:pPr>
            <w:r w:rsidRPr="00B254C8">
              <w:rPr>
                <w:rFonts w:eastAsia="Calibri" w:cs="Arial"/>
                <w:b/>
                <w:bCs/>
                <w:sz w:val="18"/>
                <w:szCs w:val="18"/>
              </w:rPr>
              <w:t>Remarks and/or Units</w:t>
            </w:r>
          </w:p>
        </w:tc>
      </w:tr>
      <w:tr w:rsidR="0091765B" w:rsidRPr="00B254C8" w14:paraId="58C5251A" w14:textId="77777777" w:rsidTr="00213E83">
        <w:trPr>
          <w:cantSplit/>
          <w:jc w:val="center"/>
        </w:trPr>
        <w:tc>
          <w:tcPr>
            <w:tcW w:w="245" w:type="pct"/>
            <w:vAlign w:val="center"/>
          </w:tcPr>
          <w:p w14:paraId="55A96C5E"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1</w:t>
            </w:r>
          </w:p>
        </w:tc>
        <w:tc>
          <w:tcPr>
            <w:tcW w:w="866" w:type="pct"/>
            <w:tcMar>
              <w:left w:w="29" w:type="dxa"/>
              <w:right w:w="29" w:type="dxa"/>
            </w:tcMar>
            <w:vAlign w:val="center"/>
          </w:tcPr>
          <w:p w14:paraId="5FAF379A"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 xml:space="preserve">Data organization index </w:t>
            </w:r>
          </w:p>
          <w:p w14:paraId="5FF4E689"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(Used to read the data.)</w:t>
            </w:r>
          </w:p>
          <w:p w14:paraId="513CFC92"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 xml:space="preserve">    </w:t>
            </w:r>
          </w:p>
        </w:tc>
        <w:tc>
          <w:tcPr>
            <w:tcW w:w="1182" w:type="pct"/>
            <w:tcMar>
              <w:left w:w="29" w:type="dxa"/>
            </w:tcMar>
            <w:vAlign w:val="center"/>
          </w:tcPr>
          <w:p w14:paraId="2BB24EF9"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dataCodingFormat</w:t>
            </w:r>
          </w:p>
        </w:tc>
        <w:tc>
          <w:tcPr>
            <w:tcW w:w="314" w:type="pct"/>
            <w:vAlign w:val="center"/>
          </w:tcPr>
          <w:p w14:paraId="728C6971"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1</w:t>
            </w:r>
          </w:p>
        </w:tc>
        <w:tc>
          <w:tcPr>
            <w:tcW w:w="695" w:type="pct"/>
            <w:tcMar>
              <w:top w:w="0" w:type="dxa"/>
              <w:left w:w="29" w:type="dxa"/>
              <w:bottom w:w="0" w:type="dxa"/>
              <w:right w:w="108" w:type="dxa"/>
            </w:tcMar>
            <w:vAlign w:val="center"/>
          </w:tcPr>
          <w:p w14:paraId="0FB5FCBB"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Enumeration</w:t>
            </w:r>
          </w:p>
        </w:tc>
        <w:tc>
          <w:tcPr>
            <w:tcW w:w="1698" w:type="pct"/>
            <w:tcMar>
              <w:top w:w="0" w:type="dxa"/>
              <w:left w:w="29" w:type="dxa"/>
              <w:bottom w:w="0" w:type="dxa"/>
              <w:right w:w="108" w:type="dxa"/>
            </w:tcMar>
            <w:vAlign w:val="center"/>
          </w:tcPr>
          <w:p w14:paraId="53AD3BF8" w14:textId="77777777" w:rsidR="0091765B" w:rsidRPr="00B254C8" w:rsidRDefault="0091765B" w:rsidP="00213E83">
            <w:pPr>
              <w:spacing w:before="60" w:after="0" w:line="240" w:lineRule="auto"/>
              <w:ind w:left="28" w:right="28"/>
              <w:jc w:val="left"/>
              <w:rPr>
                <w:rFonts w:eastAsia="Calibri" w:cs="Arial"/>
                <w:b/>
                <w:bCs/>
                <w:color w:val="000000"/>
                <w:sz w:val="18"/>
                <w:szCs w:val="18"/>
              </w:rPr>
            </w:pPr>
            <w:r w:rsidRPr="00B254C8">
              <w:rPr>
                <w:rFonts w:eastAsia="Calibri" w:cs="Arial"/>
                <w:b/>
                <w:bCs/>
                <w:color w:val="000000"/>
                <w:sz w:val="18"/>
                <w:szCs w:val="18"/>
              </w:rPr>
              <w:t>The allowed values are:</w:t>
            </w:r>
          </w:p>
          <w:p w14:paraId="37E26F1D" w14:textId="77777777" w:rsidR="0091765B" w:rsidRPr="00B254C8" w:rsidRDefault="0091765B" w:rsidP="00213E83">
            <w:pPr>
              <w:spacing w:after="0" w:line="240" w:lineRule="auto"/>
              <w:ind w:left="28" w:right="28"/>
              <w:jc w:val="left"/>
              <w:rPr>
                <w:rFonts w:eastAsia="Calibri" w:cs="Arial"/>
                <w:b/>
                <w:bCs/>
                <w:color w:val="000000"/>
                <w:sz w:val="18"/>
                <w:szCs w:val="18"/>
              </w:rPr>
            </w:pPr>
            <w:r w:rsidRPr="00B254C8">
              <w:rPr>
                <w:rFonts w:eastAsia="Calibri" w:cs="Arial"/>
                <w:b/>
                <w:bCs/>
                <w:color w:val="000000"/>
                <w:sz w:val="18"/>
                <w:szCs w:val="18"/>
              </w:rPr>
              <w:t>2: Regularly-gridded arrays</w:t>
            </w:r>
          </w:p>
          <w:p w14:paraId="04CD7318" w14:textId="77777777" w:rsidR="0091765B" w:rsidRPr="00B254C8" w:rsidRDefault="0091765B" w:rsidP="00213E83">
            <w:pPr>
              <w:spacing w:before="60" w:after="60" w:line="240" w:lineRule="auto"/>
              <w:ind w:left="28" w:right="28"/>
              <w:jc w:val="left"/>
              <w:rPr>
                <w:rFonts w:eastAsia="Calibri" w:cs="Arial"/>
                <w:b/>
                <w:bCs/>
                <w:color w:val="000000"/>
                <w:sz w:val="18"/>
                <w:szCs w:val="18"/>
              </w:rPr>
            </w:pPr>
            <w:r w:rsidRPr="00B254C8">
              <w:rPr>
                <w:rFonts w:eastAsia="Calibri" w:cs="Arial"/>
                <w:b/>
                <w:bCs/>
                <w:color w:val="000000"/>
                <w:sz w:val="18"/>
                <w:szCs w:val="18"/>
              </w:rPr>
              <w:t>This Product Specification allows the use of only value 2 from S-100</w:t>
            </w:r>
          </w:p>
        </w:tc>
      </w:tr>
      <w:tr w:rsidR="0091765B" w:rsidRPr="00B254C8" w14:paraId="5E9849B6" w14:textId="77777777" w:rsidTr="00213E83">
        <w:trPr>
          <w:cantSplit/>
          <w:jc w:val="center"/>
        </w:trPr>
        <w:tc>
          <w:tcPr>
            <w:tcW w:w="245" w:type="pct"/>
            <w:vAlign w:val="center"/>
          </w:tcPr>
          <w:p w14:paraId="1E2D37EE"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2</w:t>
            </w:r>
          </w:p>
        </w:tc>
        <w:tc>
          <w:tcPr>
            <w:tcW w:w="866" w:type="pct"/>
            <w:tcMar>
              <w:left w:w="29" w:type="dxa"/>
            </w:tcMar>
            <w:vAlign w:val="center"/>
          </w:tcPr>
          <w:p w14:paraId="47C76500" w14:textId="77777777" w:rsidR="0091765B" w:rsidRPr="00B254C8" w:rsidRDefault="0091765B" w:rsidP="00213E83">
            <w:pPr>
              <w:spacing w:before="60" w:after="60" w:line="240" w:lineRule="auto"/>
              <w:ind w:left="28" w:right="28"/>
              <w:jc w:val="left"/>
              <w:rPr>
                <w:rFonts w:eastAsia="Calibri" w:cs="Arial"/>
                <w:bCs/>
                <w:color w:val="000000"/>
                <w:sz w:val="18"/>
                <w:szCs w:val="18"/>
                <w:lang w:eastAsia="en-GB"/>
              </w:rPr>
            </w:pPr>
            <w:r w:rsidRPr="00B254C8">
              <w:rPr>
                <w:rFonts w:eastAsia="Calibri" w:cs="Arial"/>
                <w:bCs/>
                <w:color w:val="000000"/>
                <w:sz w:val="18"/>
                <w:szCs w:val="18"/>
                <w:lang w:eastAsia="en-GB"/>
              </w:rPr>
              <w:t>Dimension</w:t>
            </w:r>
          </w:p>
        </w:tc>
        <w:tc>
          <w:tcPr>
            <w:tcW w:w="1182" w:type="pct"/>
            <w:tcMar>
              <w:left w:w="29" w:type="dxa"/>
            </w:tcMar>
            <w:vAlign w:val="center"/>
          </w:tcPr>
          <w:p w14:paraId="477A8C0A"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dimension</w:t>
            </w:r>
          </w:p>
        </w:tc>
        <w:tc>
          <w:tcPr>
            <w:tcW w:w="314" w:type="pct"/>
            <w:vAlign w:val="center"/>
          </w:tcPr>
          <w:p w14:paraId="435B29B5"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1</w:t>
            </w:r>
          </w:p>
        </w:tc>
        <w:tc>
          <w:tcPr>
            <w:tcW w:w="695" w:type="pct"/>
            <w:tcMar>
              <w:top w:w="0" w:type="dxa"/>
              <w:left w:w="29" w:type="dxa"/>
              <w:bottom w:w="0" w:type="dxa"/>
              <w:right w:w="108" w:type="dxa"/>
            </w:tcMar>
            <w:vAlign w:val="center"/>
          </w:tcPr>
          <w:p w14:paraId="1B5BE8F0"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Integer, 8-bit unsigned</w:t>
            </w:r>
          </w:p>
        </w:tc>
        <w:tc>
          <w:tcPr>
            <w:tcW w:w="1698" w:type="pct"/>
            <w:tcMar>
              <w:top w:w="0" w:type="dxa"/>
              <w:left w:w="29" w:type="dxa"/>
              <w:bottom w:w="0" w:type="dxa"/>
              <w:right w:w="108" w:type="dxa"/>
            </w:tcMar>
            <w:vAlign w:val="center"/>
          </w:tcPr>
          <w:p w14:paraId="3003ED0B" w14:textId="77777777" w:rsidR="0091765B"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The (spatial) dimension of the feature instances.</w:t>
            </w:r>
          </w:p>
          <w:p w14:paraId="21A99F22" w14:textId="77777777" w:rsidR="0091765B" w:rsidRPr="00B254C8" w:rsidRDefault="0091765B" w:rsidP="00213E83">
            <w:pPr>
              <w:spacing w:before="60" w:after="60" w:line="240" w:lineRule="auto"/>
              <w:ind w:left="28" w:right="28"/>
              <w:jc w:val="left"/>
              <w:rPr>
                <w:rFonts w:eastAsia="Calibri" w:cs="Arial"/>
                <w:b/>
                <w:bCs/>
                <w:color w:val="000000"/>
                <w:sz w:val="18"/>
                <w:szCs w:val="18"/>
              </w:rPr>
            </w:pPr>
            <w:r w:rsidRPr="00B254C8">
              <w:rPr>
                <w:rFonts w:eastAsia="Calibri" w:cs="Arial"/>
                <w:b/>
                <w:bCs/>
                <w:color w:val="000000"/>
                <w:sz w:val="18"/>
                <w:szCs w:val="18"/>
              </w:rPr>
              <w:t>Must be = 2</w:t>
            </w:r>
          </w:p>
          <w:p w14:paraId="034A908E"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This is the number of coordinate axes, not the rank of the HDF5 arrays storing coordinates or values</w:t>
            </w:r>
          </w:p>
        </w:tc>
      </w:tr>
      <w:tr w:rsidR="0091765B" w:rsidRPr="00B254C8" w14:paraId="1ACEF169" w14:textId="77777777" w:rsidTr="00213E83">
        <w:trPr>
          <w:cantSplit/>
          <w:jc w:val="center"/>
        </w:trPr>
        <w:tc>
          <w:tcPr>
            <w:tcW w:w="5000" w:type="pct"/>
            <w:gridSpan w:val="6"/>
            <w:vAlign w:val="center"/>
          </w:tcPr>
          <w:p w14:paraId="1350B8D1" w14:textId="77777777" w:rsidR="0091765B" w:rsidRPr="00B254C8" w:rsidRDefault="0091765B" w:rsidP="00213E83">
            <w:pPr>
              <w:autoSpaceDE w:val="0"/>
              <w:autoSpaceDN w:val="0"/>
              <w:adjustRightInd w:val="0"/>
              <w:spacing w:after="60" w:line="240" w:lineRule="auto"/>
              <w:ind w:left="28" w:right="28"/>
              <w:jc w:val="center"/>
              <w:rPr>
                <w:rFonts w:cs="Arial"/>
                <w:i/>
                <w:iCs/>
                <w:color w:val="000000"/>
                <w:sz w:val="18"/>
                <w:szCs w:val="18"/>
              </w:rPr>
            </w:pPr>
            <w:r w:rsidRPr="00B254C8">
              <w:rPr>
                <w:rFonts w:cs="Arial"/>
                <w:i/>
                <w:iCs/>
                <w:color w:val="000000"/>
                <w:sz w:val="18"/>
                <w:szCs w:val="18"/>
              </w:rPr>
              <w:t>&lt;Attributes elided for brevity&gt;</w:t>
            </w:r>
          </w:p>
        </w:tc>
      </w:tr>
      <w:tr w:rsidR="0091765B" w:rsidRPr="00B254C8" w14:paraId="51FEDE8D" w14:textId="77777777" w:rsidTr="00213E83">
        <w:trPr>
          <w:cantSplit/>
          <w:jc w:val="center"/>
        </w:trPr>
        <w:tc>
          <w:tcPr>
            <w:tcW w:w="5000" w:type="pct"/>
            <w:gridSpan w:val="6"/>
            <w:vAlign w:val="center"/>
          </w:tcPr>
          <w:p w14:paraId="10100790" w14:textId="77777777" w:rsidR="0091765B" w:rsidRPr="00F54B34" w:rsidRDefault="0091765B" w:rsidP="00213E83">
            <w:pPr>
              <w:spacing w:before="60" w:after="60" w:line="240" w:lineRule="auto"/>
              <w:ind w:left="28" w:right="28"/>
              <w:jc w:val="left"/>
              <w:rPr>
                <w:rFonts w:eastAsia="Calibri" w:cs="Arial"/>
                <w:b/>
                <w:bCs/>
                <w:color w:val="000000"/>
                <w:sz w:val="18"/>
                <w:szCs w:val="18"/>
              </w:rPr>
            </w:pPr>
            <w:r w:rsidRPr="00F54B34">
              <w:rPr>
                <w:rFonts w:eastAsia="Calibri" w:cs="Arial"/>
                <w:b/>
                <w:bCs/>
                <w:i/>
                <w:color w:val="000000"/>
                <w:sz w:val="18"/>
                <w:szCs w:val="18"/>
              </w:rPr>
              <w:t xml:space="preserve">     Additional metadata for S-104</w:t>
            </w:r>
          </w:p>
        </w:tc>
      </w:tr>
      <w:tr w:rsidR="0091765B" w:rsidRPr="00B254C8" w14:paraId="7E80DAE6" w14:textId="77777777" w:rsidTr="00213E83">
        <w:trPr>
          <w:cantSplit/>
          <w:jc w:val="center"/>
        </w:trPr>
        <w:tc>
          <w:tcPr>
            <w:tcW w:w="245" w:type="pct"/>
            <w:vAlign w:val="center"/>
          </w:tcPr>
          <w:p w14:paraId="39ACACC0" w14:textId="77777777" w:rsidR="0091765B" w:rsidRPr="00B254C8" w:rsidRDefault="0091765B" w:rsidP="00213E83">
            <w:pPr>
              <w:spacing w:before="60" w:after="60" w:line="240" w:lineRule="auto"/>
              <w:ind w:left="28" w:right="28"/>
              <w:jc w:val="center"/>
              <w:rPr>
                <w:rFonts w:eastAsia="Calibri" w:cs="Arial"/>
                <w:sz w:val="18"/>
                <w:szCs w:val="18"/>
              </w:rPr>
            </w:pPr>
            <w:r w:rsidRPr="00B254C8">
              <w:rPr>
                <w:rFonts w:eastAsia="Calibri" w:cs="Arial"/>
                <w:sz w:val="18"/>
                <w:szCs w:val="18"/>
              </w:rPr>
              <w:t>8</w:t>
            </w:r>
          </w:p>
        </w:tc>
        <w:tc>
          <w:tcPr>
            <w:tcW w:w="866" w:type="pct"/>
            <w:tcMar>
              <w:left w:w="29" w:type="dxa"/>
            </w:tcMar>
            <w:vAlign w:val="center"/>
          </w:tcPr>
          <w:p w14:paraId="306C2050" w14:textId="77777777" w:rsidR="0091765B" w:rsidRPr="00B254C8" w:rsidRDefault="0091765B" w:rsidP="00213E83">
            <w:pPr>
              <w:spacing w:before="60" w:after="60" w:line="240" w:lineRule="auto"/>
              <w:ind w:left="28" w:right="28"/>
              <w:jc w:val="left"/>
              <w:rPr>
                <w:rFonts w:eastAsia="Calibri" w:cs="Arial"/>
                <w:sz w:val="18"/>
                <w:szCs w:val="18"/>
              </w:rPr>
            </w:pPr>
            <w:r w:rsidRPr="00B254C8">
              <w:rPr>
                <w:rFonts w:eastAsia="Calibri" w:cs="Arial"/>
                <w:sz w:val="18"/>
                <w:szCs w:val="18"/>
              </w:rPr>
              <w:t>Methodology</w:t>
            </w:r>
          </w:p>
        </w:tc>
        <w:tc>
          <w:tcPr>
            <w:tcW w:w="1182" w:type="pct"/>
            <w:tcMar>
              <w:left w:w="29" w:type="dxa"/>
            </w:tcMar>
            <w:vAlign w:val="center"/>
          </w:tcPr>
          <w:p w14:paraId="3F205961"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methodWaterLevelProduct</w:t>
            </w:r>
          </w:p>
        </w:tc>
        <w:tc>
          <w:tcPr>
            <w:tcW w:w="314" w:type="pct"/>
            <w:vAlign w:val="center"/>
          </w:tcPr>
          <w:p w14:paraId="5711C08B"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0..1</w:t>
            </w:r>
          </w:p>
        </w:tc>
        <w:tc>
          <w:tcPr>
            <w:tcW w:w="695" w:type="pct"/>
            <w:tcMar>
              <w:top w:w="0" w:type="dxa"/>
              <w:left w:w="29" w:type="dxa"/>
              <w:bottom w:w="0" w:type="dxa"/>
              <w:right w:w="108" w:type="dxa"/>
            </w:tcMar>
            <w:vAlign w:val="center"/>
          </w:tcPr>
          <w:p w14:paraId="5F147A52"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String</w:t>
            </w:r>
          </w:p>
        </w:tc>
        <w:tc>
          <w:tcPr>
            <w:tcW w:w="1698" w:type="pct"/>
            <w:tcMar>
              <w:top w:w="0" w:type="dxa"/>
              <w:left w:w="29" w:type="dxa"/>
              <w:bottom w:w="0" w:type="dxa"/>
              <w:right w:w="108" w:type="dxa"/>
            </w:tcMar>
            <w:vAlign w:val="center"/>
          </w:tcPr>
          <w:p w14:paraId="2FA59639"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Brief description of tide gauge type, forecast method or model, etc</w:t>
            </w:r>
          </w:p>
        </w:tc>
      </w:tr>
      <w:tr w:rsidR="0091765B" w:rsidRPr="0091765B" w14:paraId="22AD97F3" w14:textId="77777777" w:rsidTr="00213E83">
        <w:trPr>
          <w:cantSplit/>
          <w:jc w:val="center"/>
        </w:trPr>
        <w:tc>
          <w:tcPr>
            <w:tcW w:w="5000" w:type="pct"/>
            <w:gridSpan w:val="6"/>
            <w:vAlign w:val="center"/>
          </w:tcPr>
          <w:p w14:paraId="305AB3B9" w14:textId="77777777" w:rsidR="0091765B" w:rsidRPr="0091765B" w:rsidRDefault="0091765B" w:rsidP="00213E83">
            <w:pPr>
              <w:spacing w:before="60" w:after="60" w:line="240" w:lineRule="auto"/>
              <w:ind w:left="28" w:right="28"/>
              <w:jc w:val="center"/>
              <w:rPr>
                <w:rFonts w:eastAsia="Calibri" w:cs="Arial"/>
                <w:i/>
                <w:iCs/>
                <w:color w:val="EE0000"/>
                <w:sz w:val="18"/>
                <w:szCs w:val="18"/>
              </w:rPr>
            </w:pPr>
            <w:r w:rsidRPr="0091765B">
              <w:rPr>
                <w:rFonts w:eastAsia="Calibri" w:cs="Arial"/>
                <w:i/>
                <w:iCs/>
                <w:color w:val="EE0000"/>
                <w:sz w:val="18"/>
                <w:szCs w:val="18"/>
              </w:rPr>
              <w:t>&lt;Attributes elided&gt;</w:t>
            </w:r>
          </w:p>
        </w:tc>
      </w:tr>
      <w:tr w:rsidR="0091765B" w:rsidRPr="00B254C8" w14:paraId="561DC75B" w14:textId="77777777" w:rsidTr="00213E83">
        <w:trPr>
          <w:cantSplit/>
          <w:jc w:val="center"/>
        </w:trPr>
        <w:tc>
          <w:tcPr>
            <w:tcW w:w="5000" w:type="pct"/>
            <w:gridSpan w:val="6"/>
            <w:vAlign w:val="center"/>
          </w:tcPr>
          <w:p w14:paraId="78AB13A6" w14:textId="28044987" w:rsidR="0091765B" w:rsidRPr="00B254C8" w:rsidRDefault="00F54B34" w:rsidP="00213E83">
            <w:pPr>
              <w:spacing w:before="60" w:after="60" w:line="240" w:lineRule="auto"/>
              <w:ind w:left="28" w:right="28"/>
              <w:jc w:val="center"/>
              <w:rPr>
                <w:rFonts w:eastAsia="Calibri" w:cs="Arial"/>
                <w:b/>
                <w:color w:val="FF0000"/>
                <w:sz w:val="18"/>
                <w:szCs w:val="18"/>
              </w:rPr>
            </w:pPr>
            <w:r>
              <w:rPr>
                <w:rFonts w:eastAsia="Calibri" w:cs="Arial"/>
                <w:b/>
                <w:color w:val="000000"/>
                <w:sz w:val="18"/>
                <w:szCs w:val="18"/>
              </w:rPr>
              <w:t xml:space="preserve">Attributes for </w:t>
            </w:r>
            <w:r w:rsidR="0091765B" w:rsidRPr="00B254C8">
              <w:rPr>
                <w:rFonts w:eastAsia="Calibri" w:cs="Arial"/>
                <w:b/>
                <w:color w:val="000000"/>
                <w:sz w:val="18"/>
                <w:szCs w:val="18"/>
              </w:rPr>
              <w:t>dataCodingFormat = 2 (regular Grid)</w:t>
            </w:r>
          </w:p>
        </w:tc>
      </w:tr>
      <w:tr w:rsidR="0091765B" w:rsidRPr="00B254C8" w14:paraId="283F7EE8" w14:textId="77777777" w:rsidTr="00213E83">
        <w:trPr>
          <w:cantSplit/>
          <w:jc w:val="center"/>
        </w:trPr>
        <w:tc>
          <w:tcPr>
            <w:tcW w:w="245" w:type="pct"/>
            <w:vAlign w:val="center"/>
          </w:tcPr>
          <w:p w14:paraId="4F75D83B" w14:textId="77777777" w:rsidR="0091765B" w:rsidRPr="00B254C8" w:rsidRDefault="0091765B" w:rsidP="00213E83">
            <w:pPr>
              <w:spacing w:before="60" w:after="60" w:line="240" w:lineRule="auto"/>
              <w:ind w:left="28" w:right="28"/>
              <w:jc w:val="center"/>
              <w:rPr>
                <w:rFonts w:eastAsia="Calibri" w:cs="Arial"/>
                <w:sz w:val="18"/>
                <w:szCs w:val="18"/>
              </w:rPr>
            </w:pPr>
            <w:r w:rsidRPr="00B254C8">
              <w:rPr>
                <w:rFonts w:eastAsia="Calibri" w:cs="Arial"/>
                <w:sz w:val="18"/>
                <w:szCs w:val="18"/>
              </w:rPr>
              <w:t>11</w:t>
            </w:r>
          </w:p>
        </w:tc>
        <w:tc>
          <w:tcPr>
            <w:tcW w:w="866" w:type="pct"/>
            <w:vMerge w:val="restart"/>
            <w:tcMar>
              <w:left w:w="29" w:type="dxa"/>
            </w:tcMar>
            <w:vAlign w:val="center"/>
          </w:tcPr>
          <w:p w14:paraId="76F53808" w14:textId="77777777" w:rsidR="0091765B" w:rsidRPr="00B254C8" w:rsidRDefault="0091765B" w:rsidP="00213E83">
            <w:pPr>
              <w:spacing w:before="60" w:after="60" w:line="240" w:lineRule="auto"/>
              <w:ind w:left="28" w:right="28"/>
              <w:rPr>
                <w:rFonts w:eastAsia="Calibri" w:cs="Arial"/>
                <w:sz w:val="18"/>
                <w:szCs w:val="18"/>
              </w:rPr>
            </w:pPr>
            <w:r w:rsidRPr="00B254C8">
              <w:rPr>
                <w:rFonts w:eastAsia="Calibri" w:cs="Arial"/>
                <w:sz w:val="18"/>
                <w:szCs w:val="18"/>
              </w:rPr>
              <w:t>Sequencing Rule</w:t>
            </w:r>
          </w:p>
        </w:tc>
        <w:tc>
          <w:tcPr>
            <w:tcW w:w="1182" w:type="pct"/>
            <w:tcMar>
              <w:left w:w="29" w:type="dxa"/>
            </w:tcMar>
            <w:vAlign w:val="center"/>
          </w:tcPr>
          <w:p w14:paraId="38737AA0"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sequencingRule.type</w:t>
            </w:r>
          </w:p>
        </w:tc>
        <w:tc>
          <w:tcPr>
            <w:tcW w:w="314" w:type="pct"/>
            <w:vAlign w:val="center"/>
          </w:tcPr>
          <w:p w14:paraId="41341F5F"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1</w:t>
            </w:r>
          </w:p>
        </w:tc>
        <w:tc>
          <w:tcPr>
            <w:tcW w:w="695" w:type="pct"/>
            <w:tcMar>
              <w:top w:w="0" w:type="dxa"/>
              <w:left w:w="29" w:type="dxa"/>
              <w:bottom w:w="0" w:type="dxa"/>
              <w:right w:w="108" w:type="dxa"/>
            </w:tcMar>
            <w:vAlign w:val="center"/>
          </w:tcPr>
          <w:p w14:paraId="07A451C9"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Enumeration</w:t>
            </w:r>
          </w:p>
        </w:tc>
        <w:tc>
          <w:tcPr>
            <w:tcW w:w="1698" w:type="pct"/>
            <w:tcMar>
              <w:top w:w="0" w:type="dxa"/>
              <w:left w:w="29" w:type="dxa"/>
              <w:bottom w:w="0" w:type="dxa"/>
              <w:right w:w="108" w:type="dxa"/>
            </w:tcMar>
            <w:vAlign w:val="center"/>
          </w:tcPr>
          <w:p w14:paraId="45E2506E" w14:textId="77777777" w:rsidR="0091765B" w:rsidRPr="00B254C8" w:rsidRDefault="0091765B" w:rsidP="00213E83">
            <w:pPr>
              <w:spacing w:before="60" w:after="60" w:line="240" w:lineRule="auto"/>
              <w:ind w:left="28" w:right="28"/>
              <w:jc w:val="left"/>
              <w:rPr>
                <w:rFonts w:eastAsia="Calibri" w:cs="Arial"/>
                <w:sz w:val="18"/>
                <w:szCs w:val="18"/>
              </w:rPr>
            </w:pPr>
            <w:r w:rsidRPr="00B254C8">
              <w:rPr>
                <w:rFonts w:eastAsia="Calibri" w:cs="Arial"/>
                <w:sz w:val="18"/>
                <w:szCs w:val="18"/>
              </w:rPr>
              <w:t>Method to be used to assign values from the sequence of values to the grid coordinates.   Components:</w:t>
            </w:r>
          </w:p>
          <w:p w14:paraId="16345F95" w14:textId="77777777" w:rsidR="0091765B" w:rsidRPr="00B254C8" w:rsidRDefault="0091765B" w:rsidP="00213E83">
            <w:pPr>
              <w:spacing w:before="60" w:after="60" w:line="240" w:lineRule="auto"/>
              <w:ind w:left="28" w:right="28"/>
              <w:jc w:val="left"/>
              <w:rPr>
                <w:rFonts w:eastAsia="Calibri" w:cs="Arial"/>
                <w:sz w:val="18"/>
                <w:szCs w:val="18"/>
              </w:rPr>
            </w:pPr>
            <w:r w:rsidRPr="00B254C8">
              <w:rPr>
                <w:rFonts w:eastAsia="Calibri" w:cs="Arial"/>
                <w:sz w:val="18"/>
                <w:szCs w:val="18"/>
              </w:rPr>
              <w:t>type: Enumeration CV_SequenceType</w:t>
            </w:r>
          </w:p>
          <w:p w14:paraId="7243A5E0" w14:textId="77777777" w:rsidR="0091765B" w:rsidRPr="00B254C8" w:rsidRDefault="0091765B" w:rsidP="00213E83">
            <w:pPr>
              <w:spacing w:before="60" w:after="60" w:line="240" w:lineRule="auto"/>
              <w:ind w:left="28" w:right="28"/>
              <w:jc w:val="left"/>
              <w:rPr>
                <w:rFonts w:eastAsia="Calibri" w:cs="Arial"/>
                <w:b/>
                <w:bCs/>
                <w:sz w:val="18"/>
                <w:szCs w:val="18"/>
              </w:rPr>
            </w:pPr>
            <w:r w:rsidRPr="00B254C8">
              <w:rPr>
                <w:rFonts w:eastAsia="Calibri" w:cs="Arial"/>
                <w:b/>
                <w:bCs/>
                <w:sz w:val="18"/>
                <w:szCs w:val="18"/>
              </w:rPr>
              <w:t>Must be 1 (for ‘linear’)</w:t>
            </w:r>
          </w:p>
        </w:tc>
      </w:tr>
      <w:tr w:rsidR="0091765B" w:rsidRPr="00B254C8" w14:paraId="11F42155" w14:textId="77777777" w:rsidTr="00213E83">
        <w:trPr>
          <w:cantSplit/>
          <w:jc w:val="center"/>
        </w:trPr>
        <w:tc>
          <w:tcPr>
            <w:tcW w:w="245" w:type="pct"/>
            <w:vAlign w:val="center"/>
          </w:tcPr>
          <w:p w14:paraId="26F45FED" w14:textId="77777777" w:rsidR="0091765B" w:rsidRPr="00B254C8" w:rsidRDefault="0091765B" w:rsidP="00213E83">
            <w:pPr>
              <w:spacing w:before="60" w:after="60" w:line="240" w:lineRule="auto"/>
              <w:ind w:left="28" w:right="28"/>
              <w:jc w:val="center"/>
              <w:rPr>
                <w:rFonts w:eastAsia="Calibri" w:cs="Arial"/>
                <w:sz w:val="18"/>
                <w:szCs w:val="18"/>
              </w:rPr>
            </w:pPr>
            <w:r w:rsidRPr="00B254C8">
              <w:rPr>
                <w:rFonts w:eastAsia="Calibri" w:cs="Arial"/>
                <w:sz w:val="18"/>
                <w:szCs w:val="18"/>
              </w:rPr>
              <w:t>12</w:t>
            </w:r>
          </w:p>
        </w:tc>
        <w:tc>
          <w:tcPr>
            <w:tcW w:w="866" w:type="pct"/>
            <w:vMerge/>
            <w:tcMar>
              <w:left w:w="29" w:type="dxa"/>
            </w:tcMar>
            <w:vAlign w:val="center"/>
          </w:tcPr>
          <w:p w14:paraId="0810D22E" w14:textId="77777777" w:rsidR="0091765B" w:rsidRPr="00B254C8" w:rsidRDefault="0091765B" w:rsidP="00213E83">
            <w:pPr>
              <w:spacing w:before="60" w:after="60" w:line="240" w:lineRule="auto"/>
              <w:ind w:left="28" w:right="28"/>
              <w:rPr>
                <w:rFonts w:eastAsia="Calibri" w:cs="Arial"/>
                <w:sz w:val="18"/>
                <w:szCs w:val="18"/>
              </w:rPr>
            </w:pPr>
          </w:p>
        </w:tc>
        <w:tc>
          <w:tcPr>
            <w:tcW w:w="1182" w:type="pct"/>
            <w:tcMar>
              <w:left w:w="29" w:type="dxa"/>
            </w:tcMar>
            <w:vAlign w:val="center"/>
          </w:tcPr>
          <w:p w14:paraId="085BE257"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sequencingRule.scanDirection</w:t>
            </w:r>
          </w:p>
        </w:tc>
        <w:tc>
          <w:tcPr>
            <w:tcW w:w="314" w:type="pct"/>
            <w:vAlign w:val="center"/>
          </w:tcPr>
          <w:p w14:paraId="4806DCDA"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1</w:t>
            </w:r>
          </w:p>
        </w:tc>
        <w:tc>
          <w:tcPr>
            <w:tcW w:w="695" w:type="pct"/>
            <w:tcMar>
              <w:top w:w="0" w:type="dxa"/>
              <w:left w:w="29" w:type="dxa"/>
              <w:bottom w:w="0" w:type="dxa"/>
              <w:right w:w="108" w:type="dxa"/>
            </w:tcMar>
            <w:vAlign w:val="center"/>
          </w:tcPr>
          <w:p w14:paraId="4A536858"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String</w:t>
            </w:r>
          </w:p>
        </w:tc>
        <w:tc>
          <w:tcPr>
            <w:tcW w:w="1698" w:type="pct"/>
            <w:tcMar>
              <w:top w:w="0" w:type="dxa"/>
              <w:left w:w="29" w:type="dxa"/>
              <w:bottom w:w="0" w:type="dxa"/>
              <w:right w:w="108" w:type="dxa"/>
            </w:tcMar>
            <w:vAlign w:val="center"/>
          </w:tcPr>
          <w:p w14:paraId="7CD6C6F1" w14:textId="77777777" w:rsidR="0091765B" w:rsidRPr="00B254C8" w:rsidRDefault="0091765B" w:rsidP="00213E83">
            <w:pPr>
              <w:spacing w:before="60" w:after="60" w:line="240" w:lineRule="auto"/>
              <w:ind w:left="28" w:right="28"/>
              <w:jc w:val="left"/>
              <w:rPr>
                <w:rFonts w:eastAsia="Calibri" w:cs="Arial"/>
                <w:sz w:val="18"/>
                <w:szCs w:val="18"/>
              </w:rPr>
            </w:pPr>
            <w:r w:rsidRPr="00B254C8">
              <w:rPr>
                <w:rFonts w:eastAsia="Calibri" w:cs="Arial"/>
                <w:sz w:val="18"/>
                <w:szCs w:val="18"/>
              </w:rPr>
              <w:t xml:space="preserve">scanDirection: String &lt;axisNames entry&gt; (comma-separated). </w:t>
            </w:r>
          </w:p>
          <w:p w14:paraId="569AF69F" w14:textId="77777777" w:rsidR="0091765B" w:rsidRPr="00B254C8" w:rsidRDefault="0091765B" w:rsidP="00213E83">
            <w:pPr>
              <w:spacing w:before="60" w:after="60" w:line="240" w:lineRule="auto"/>
              <w:ind w:left="28" w:right="28"/>
              <w:jc w:val="left"/>
              <w:rPr>
                <w:rFonts w:eastAsia="Calibri" w:cs="Arial"/>
                <w:sz w:val="18"/>
                <w:szCs w:val="18"/>
              </w:rPr>
            </w:pPr>
            <w:r w:rsidRPr="00B254C8">
              <w:rPr>
                <w:rFonts w:eastAsia="Calibri" w:cs="Arial"/>
                <w:sz w:val="18"/>
                <w:szCs w:val="18"/>
              </w:rPr>
              <w:t>For example “latitude,longitude”</w:t>
            </w:r>
          </w:p>
        </w:tc>
      </w:tr>
      <w:tr w:rsidR="0091765B" w:rsidRPr="00B254C8" w14:paraId="754710BD" w14:textId="77777777" w:rsidTr="00213E83">
        <w:trPr>
          <w:cantSplit/>
          <w:jc w:val="center"/>
        </w:trPr>
        <w:tc>
          <w:tcPr>
            <w:tcW w:w="245" w:type="pct"/>
            <w:vAlign w:val="center"/>
          </w:tcPr>
          <w:p w14:paraId="5DAF7F1C" w14:textId="77777777" w:rsidR="0091765B" w:rsidRPr="00B254C8" w:rsidRDefault="0091765B" w:rsidP="00213E83">
            <w:pPr>
              <w:spacing w:before="60" w:after="60" w:line="240" w:lineRule="auto"/>
              <w:ind w:left="28" w:right="28"/>
              <w:jc w:val="center"/>
              <w:rPr>
                <w:rFonts w:eastAsia="Calibri" w:cs="Arial"/>
                <w:sz w:val="18"/>
                <w:szCs w:val="18"/>
              </w:rPr>
            </w:pPr>
            <w:r w:rsidRPr="00B254C8">
              <w:rPr>
                <w:rFonts w:eastAsia="Calibri" w:cs="Arial"/>
                <w:sz w:val="18"/>
                <w:szCs w:val="18"/>
              </w:rPr>
              <w:t>13</w:t>
            </w:r>
          </w:p>
        </w:tc>
        <w:tc>
          <w:tcPr>
            <w:tcW w:w="866" w:type="pct"/>
            <w:tcMar>
              <w:left w:w="29" w:type="dxa"/>
            </w:tcMar>
            <w:vAlign w:val="center"/>
          </w:tcPr>
          <w:p w14:paraId="30AC4F15" w14:textId="77777777" w:rsidR="0091765B" w:rsidRPr="00B254C8" w:rsidRDefault="0091765B" w:rsidP="00213E83">
            <w:pPr>
              <w:spacing w:before="60" w:after="60" w:line="240" w:lineRule="auto"/>
              <w:ind w:left="28" w:right="28"/>
              <w:rPr>
                <w:rFonts w:eastAsia="Calibri" w:cs="Arial"/>
                <w:sz w:val="18"/>
                <w:szCs w:val="18"/>
              </w:rPr>
            </w:pPr>
            <w:r w:rsidRPr="00B254C8">
              <w:rPr>
                <w:rFonts w:eastAsia="Calibri" w:cs="Arial"/>
                <w:sz w:val="18"/>
                <w:szCs w:val="18"/>
              </w:rPr>
              <w:t>Interpolation Type</w:t>
            </w:r>
          </w:p>
        </w:tc>
        <w:tc>
          <w:tcPr>
            <w:tcW w:w="1182" w:type="pct"/>
            <w:tcMar>
              <w:left w:w="29" w:type="dxa"/>
            </w:tcMar>
            <w:vAlign w:val="center"/>
          </w:tcPr>
          <w:p w14:paraId="5D62A069"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interpolationType</w:t>
            </w:r>
          </w:p>
        </w:tc>
        <w:tc>
          <w:tcPr>
            <w:tcW w:w="314" w:type="pct"/>
            <w:vAlign w:val="center"/>
          </w:tcPr>
          <w:p w14:paraId="2BB0B66F"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1</w:t>
            </w:r>
          </w:p>
        </w:tc>
        <w:tc>
          <w:tcPr>
            <w:tcW w:w="695" w:type="pct"/>
            <w:tcMar>
              <w:top w:w="0" w:type="dxa"/>
              <w:left w:w="29" w:type="dxa"/>
              <w:bottom w:w="0" w:type="dxa"/>
              <w:right w:w="108" w:type="dxa"/>
            </w:tcMar>
            <w:vAlign w:val="center"/>
          </w:tcPr>
          <w:p w14:paraId="35539572"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Enumeration</w:t>
            </w:r>
          </w:p>
        </w:tc>
        <w:tc>
          <w:tcPr>
            <w:tcW w:w="1698" w:type="pct"/>
            <w:tcMar>
              <w:top w:w="0" w:type="dxa"/>
              <w:left w:w="29" w:type="dxa"/>
              <w:bottom w:w="0" w:type="dxa"/>
              <w:right w:w="108" w:type="dxa"/>
            </w:tcMar>
            <w:vAlign w:val="center"/>
          </w:tcPr>
          <w:p w14:paraId="6298F713"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Interpolation method recommended for evaluation of the S100_GridCoverage</w:t>
            </w:r>
          </w:p>
          <w:p w14:paraId="214B8ABE"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 xml:space="preserve">Values: Only </w:t>
            </w:r>
            <w:r w:rsidRPr="00B254C8">
              <w:rPr>
                <w:rFonts w:eastAsia="Calibri" w:cs="Arial"/>
                <w:i/>
                <w:iCs/>
                <w:color w:val="000000"/>
                <w:sz w:val="18"/>
                <w:szCs w:val="18"/>
              </w:rPr>
              <w:t>nearestneighbor</w:t>
            </w:r>
            <w:r w:rsidRPr="00B254C8">
              <w:rPr>
                <w:rFonts w:eastAsia="Calibri" w:cs="Arial"/>
                <w:color w:val="000000"/>
                <w:sz w:val="18"/>
                <w:szCs w:val="18"/>
              </w:rPr>
              <w:t xml:space="preserve"> is allowed from the values in the S-100 Part 8 enumeration S100_CV_InterpolationMethod.</w:t>
            </w:r>
          </w:p>
          <w:p w14:paraId="6A1651A5"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Note: This is not a recommendation for interpolation to be used by the data producer, but rather by an application reading S-104 data</w:t>
            </w:r>
          </w:p>
        </w:tc>
      </w:tr>
      <w:tr w:rsidR="0091765B" w:rsidRPr="00B254C8" w14:paraId="6B05FD4F" w14:textId="77777777" w:rsidTr="00213E83">
        <w:trPr>
          <w:cantSplit/>
          <w:jc w:val="center"/>
        </w:trPr>
        <w:tc>
          <w:tcPr>
            <w:tcW w:w="245" w:type="pct"/>
            <w:vAlign w:val="center"/>
          </w:tcPr>
          <w:p w14:paraId="425A0EC8" w14:textId="77777777" w:rsidR="0091765B" w:rsidRPr="00B254C8" w:rsidRDefault="0091765B" w:rsidP="00213E83">
            <w:pPr>
              <w:spacing w:before="60" w:after="60" w:line="240" w:lineRule="auto"/>
              <w:ind w:left="28" w:right="28"/>
              <w:jc w:val="center"/>
              <w:rPr>
                <w:rFonts w:eastAsia="Calibri" w:cs="Arial"/>
                <w:sz w:val="18"/>
                <w:szCs w:val="18"/>
              </w:rPr>
            </w:pPr>
            <w:r w:rsidRPr="00B254C8">
              <w:rPr>
                <w:rFonts w:eastAsia="Calibri" w:cs="Arial"/>
                <w:sz w:val="18"/>
                <w:szCs w:val="18"/>
              </w:rPr>
              <w:lastRenderedPageBreak/>
              <w:t>14</w:t>
            </w:r>
          </w:p>
        </w:tc>
        <w:tc>
          <w:tcPr>
            <w:tcW w:w="866" w:type="pct"/>
            <w:tcMar>
              <w:left w:w="29" w:type="dxa"/>
            </w:tcMar>
            <w:vAlign w:val="center"/>
          </w:tcPr>
          <w:p w14:paraId="13F5ECB2" w14:textId="77777777" w:rsidR="0091765B" w:rsidRPr="00B254C8" w:rsidRDefault="0091765B" w:rsidP="00213E83">
            <w:pPr>
              <w:spacing w:before="60" w:after="60" w:line="240" w:lineRule="auto"/>
              <w:ind w:left="28" w:right="28"/>
              <w:jc w:val="left"/>
              <w:rPr>
                <w:rFonts w:eastAsia="Calibri" w:cs="Arial"/>
                <w:sz w:val="18"/>
                <w:szCs w:val="18"/>
              </w:rPr>
            </w:pPr>
            <w:r w:rsidRPr="00B254C8">
              <w:rPr>
                <w:rFonts w:eastAsia="Calibri" w:cs="Arial"/>
                <w:sz w:val="18"/>
                <w:szCs w:val="18"/>
              </w:rPr>
              <w:t>Offset of data point in cell</w:t>
            </w:r>
          </w:p>
        </w:tc>
        <w:tc>
          <w:tcPr>
            <w:tcW w:w="1182" w:type="pct"/>
            <w:tcMar>
              <w:left w:w="29" w:type="dxa"/>
            </w:tcMar>
            <w:vAlign w:val="center"/>
          </w:tcPr>
          <w:p w14:paraId="5C861A91"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dataOffsetCode</w:t>
            </w:r>
          </w:p>
        </w:tc>
        <w:tc>
          <w:tcPr>
            <w:tcW w:w="314" w:type="pct"/>
            <w:vAlign w:val="center"/>
          </w:tcPr>
          <w:p w14:paraId="1FB60578" w14:textId="77777777" w:rsidR="0091765B" w:rsidRPr="00B254C8" w:rsidRDefault="0091765B" w:rsidP="00213E83">
            <w:pPr>
              <w:spacing w:before="60" w:after="60" w:line="240" w:lineRule="auto"/>
              <w:ind w:left="28" w:right="28"/>
              <w:jc w:val="center"/>
              <w:rPr>
                <w:rFonts w:eastAsia="Calibri" w:cs="Arial"/>
                <w:color w:val="000000"/>
                <w:sz w:val="18"/>
                <w:szCs w:val="18"/>
              </w:rPr>
            </w:pPr>
            <w:r w:rsidRPr="00B254C8">
              <w:rPr>
                <w:rFonts w:eastAsia="Calibri" w:cs="Arial"/>
                <w:color w:val="000000"/>
                <w:sz w:val="18"/>
                <w:szCs w:val="18"/>
              </w:rPr>
              <w:t>0..1</w:t>
            </w:r>
          </w:p>
        </w:tc>
        <w:tc>
          <w:tcPr>
            <w:tcW w:w="695" w:type="pct"/>
            <w:tcMar>
              <w:top w:w="0" w:type="dxa"/>
              <w:left w:w="29" w:type="dxa"/>
              <w:bottom w:w="0" w:type="dxa"/>
              <w:right w:w="108" w:type="dxa"/>
            </w:tcMar>
            <w:vAlign w:val="center"/>
          </w:tcPr>
          <w:p w14:paraId="24FC8970" w14:textId="77777777" w:rsidR="0091765B" w:rsidRPr="00B254C8" w:rsidRDefault="0091765B" w:rsidP="00213E83">
            <w:pPr>
              <w:spacing w:before="60" w:after="60" w:line="240" w:lineRule="auto"/>
              <w:ind w:left="28" w:right="28"/>
              <w:rPr>
                <w:rFonts w:eastAsia="Calibri" w:cs="Arial"/>
                <w:color w:val="000000"/>
                <w:sz w:val="18"/>
                <w:szCs w:val="18"/>
              </w:rPr>
            </w:pPr>
            <w:r w:rsidRPr="00B254C8">
              <w:rPr>
                <w:rFonts w:eastAsia="Calibri" w:cs="Arial"/>
                <w:color w:val="000000"/>
                <w:sz w:val="18"/>
                <w:szCs w:val="18"/>
              </w:rPr>
              <w:t>Enumeration</w:t>
            </w:r>
          </w:p>
        </w:tc>
        <w:tc>
          <w:tcPr>
            <w:tcW w:w="1698" w:type="pct"/>
            <w:tcMar>
              <w:top w:w="0" w:type="dxa"/>
              <w:left w:w="29" w:type="dxa"/>
              <w:bottom w:w="0" w:type="dxa"/>
              <w:right w:w="108" w:type="dxa"/>
            </w:tcMar>
            <w:vAlign w:val="center"/>
          </w:tcPr>
          <w:p w14:paraId="0731540D" w14:textId="77777777" w:rsidR="0091765B" w:rsidRPr="00B254C8" w:rsidRDefault="0091765B" w:rsidP="00213E83">
            <w:pPr>
              <w:spacing w:before="60" w:after="60" w:line="240" w:lineRule="auto"/>
              <w:ind w:left="28" w:right="28"/>
              <w:jc w:val="left"/>
              <w:rPr>
                <w:rFonts w:eastAsia="Calibri" w:cs="Arial"/>
                <w:b/>
                <w:bCs/>
                <w:color w:val="000000"/>
                <w:sz w:val="18"/>
                <w:szCs w:val="18"/>
              </w:rPr>
            </w:pPr>
            <w:r w:rsidRPr="00B254C8">
              <w:rPr>
                <w:rFonts w:eastAsia="Calibri" w:cs="Arial"/>
                <w:b/>
                <w:bCs/>
                <w:color w:val="000000"/>
                <w:sz w:val="18"/>
                <w:szCs w:val="18"/>
              </w:rPr>
              <w:t xml:space="preserve">Mandatory if data points are at grid cell centres. </w:t>
            </w:r>
            <w:r w:rsidRPr="00B254C8">
              <w:rPr>
                <w:rFonts w:eastAsia="Calibri" w:cs="Arial"/>
                <w:color w:val="000000"/>
                <w:sz w:val="18"/>
                <w:szCs w:val="18"/>
              </w:rPr>
              <w:t>See S-100 clauses 10c</w:t>
            </w:r>
            <w:r w:rsidRPr="00B254C8">
              <w:rPr>
                <w:rFonts w:eastAsia="Calibri" w:cs="Arial"/>
                <w:color w:val="000000"/>
                <w:sz w:val="18"/>
                <w:szCs w:val="18"/>
              </w:rPr>
              <w:noBreakHyphen/>
              <w:t>9.6 and 8</w:t>
            </w:r>
            <w:r w:rsidRPr="00B254C8">
              <w:rPr>
                <w:rFonts w:eastAsia="Calibri" w:cs="Arial"/>
                <w:color w:val="000000"/>
                <w:sz w:val="18"/>
                <w:szCs w:val="18"/>
              </w:rPr>
              <w:noBreakHyphen/>
              <w:t>5.2.8.</w:t>
            </w:r>
          </w:p>
          <w:p w14:paraId="0A721958" w14:textId="77777777" w:rsidR="0091765B" w:rsidRPr="00B254C8" w:rsidRDefault="0091765B" w:rsidP="00213E83">
            <w:pPr>
              <w:spacing w:before="60" w:after="60" w:line="240" w:lineRule="auto"/>
              <w:ind w:left="28" w:right="28"/>
              <w:jc w:val="left"/>
              <w:rPr>
                <w:rFonts w:eastAsia="Calibri" w:cs="Arial"/>
                <w:color w:val="000000"/>
                <w:sz w:val="18"/>
                <w:szCs w:val="18"/>
              </w:rPr>
            </w:pPr>
            <w:r w:rsidRPr="00B254C8">
              <w:rPr>
                <w:rFonts w:eastAsia="Calibri" w:cs="Arial"/>
                <w:color w:val="000000"/>
                <w:sz w:val="18"/>
                <w:szCs w:val="18"/>
              </w:rPr>
              <w:t>The allowed values in S-104 are:</w:t>
            </w:r>
          </w:p>
          <w:p w14:paraId="5642F54C" w14:textId="77777777" w:rsidR="0091765B" w:rsidRPr="00B254C8" w:rsidRDefault="0091765B" w:rsidP="00213E83">
            <w:pPr>
              <w:spacing w:before="60" w:after="0" w:line="240" w:lineRule="auto"/>
              <w:ind w:left="29" w:right="29"/>
              <w:jc w:val="left"/>
              <w:rPr>
                <w:rFonts w:eastAsia="Calibri" w:cs="Arial"/>
                <w:color w:val="000000"/>
                <w:sz w:val="18"/>
                <w:szCs w:val="18"/>
              </w:rPr>
            </w:pPr>
            <w:r w:rsidRPr="00B254C8">
              <w:rPr>
                <w:rFonts w:eastAsia="Calibri" w:cs="Arial"/>
                <w:color w:val="000000"/>
                <w:sz w:val="18"/>
                <w:szCs w:val="18"/>
              </w:rPr>
              <w:t>1: XMin, YMin (“Lower left”)</w:t>
            </w:r>
          </w:p>
          <w:p w14:paraId="61C94484" w14:textId="77777777" w:rsidR="0091765B" w:rsidRPr="00B254C8" w:rsidRDefault="0091765B" w:rsidP="00213E83">
            <w:pPr>
              <w:spacing w:after="60" w:line="240" w:lineRule="auto"/>
              <w:ind w:left="29" w:right="29"/>
              <w:jc w:val="left"/>
              <w:rPr>
                <w:rFonts w:eastAsia="Calibri" w:cs="Arial"/>
                <w:color w:val="000000"/>
                <w:sz w:val="18"/>
                <w:szCs w:val="18"/>
              </w:rPr>
            </w:pPr>
            <w:r w:rsidRPr="00B254C8">
              <w:rPr>
                <w:rFonts w:eastAsia="Calibri" w:cs="Arial"/>
                <w:color w:val="000000"/>
                <w:sz w:val="18"/>
                <w:szCs w:val="18"/>
              </w:rPr>
              <w:t>5: Barycenter (centroid) of cell</w:t>
            </w:r>
          </w:p>
          <w:p w14:paraId="015668FA" w14:textId="77777777" w:rsidR="0091765B" w:rsidRPr="00B254C8" w:rsidRDefault="0091765B" w:rsidP="00213E83">
            <w:pPr>
              <w:spacing w:after="60" w:line="240" w:lineRule="auto"/>
              <w:ind w:left="29" w:right="29"/>
              <w:jc w:val="left"/>
              <w:rPr>
                <w:rFonts w:eastAsia="Calibri" w:cs="Arial"/>
                <w:color w:val="000000"/>
                <w:sz w:val="18"/>
                <w:szCs w:val="18"/>
              </w:rPr>
            </w:pPr>
            <w:r w:rsidRPr="00B254C8">
              <w:rPr>
                <w:rFonts w:eastAsia="Calibri" w:cs="Arial"/>
                <w:color w:val="000000"/>
                <w:sz w:val="18"/>
                <w:szCs w:val="18"/>
              </w:rPr>
              <w:t>The default is “Lower left” and this attribute may be omitted if data points are at cell lower-left corners. Other cell corners are not allowed.</w:t>
            </w:r>
          </w:p>
        </w:tc>
      </w:tr>
    </w:tbl>
    <w:p w14:paraId="7D1061E8" w14:textId="77777777" w:rsidR="001961C0" w:rsidRDefault="001961C0" w:rsidP="00585211">
      <w:pPr>
        <w:suppressAutoHyphens/>
        <w:spacing w:after="0" w:line="240" w:lineRule="auto"/>
        <w:rPr>
          <w:rFonts w:cs="Arial"/>
          <w:lang w:eastAsia="en-GB"/>
        </w:rPr>
      </w:pPr>
    </w:p>
    <w:p w14:paraId="3200AE96" w14:textId="77777777" w:rsidR="0091765B" w:rsidRDefault="0091765B" w:rsidP="00585211">
      <w:pPr>
        <w:suppressAutoHyphens/>
        <w:spacing w:after="0" w:line="240" w:lineRule="auto"/>
        <w:rPr>
          <w:rFonts w:cs="Arial"/>
          <w:lang w:eastAsia="en-GB"/>
        </w:rPr>
      </w:pPr>
    </w:p>
    <w:p w14:paraId="7875DA24" w14:textId="77777777" w:rsidR="001961C0" w:rsidRDefault="001961C0" w:rsidP="00585211">
      <w:pPr>
        <w:suppressAutoHyphens/>
        <w:spacing w:after="0" w:line="240" w:lineRule="auto"/>
        <w:rPr>
          <w:rFonts w:cs="Arial"/>
          <w:lang w:eastAsia="en-GB"/>
        </w:rPr>
      </w:pPr>
    </w:p>
    <w:p w14:paraId="2CE26829" w14:textId="4036F141" w:rsidR="001961C0" w:rsidRDefault="001961C0" w:rsidP="00EF1090">
      <w:pPr>
        <w:pStyle w:val="Heading2"/>
        <w:rPr>
          <w:lang w:eastAsia="en-GB"/>
        </w:rPr>
      </w:pPr>
      <w:bookmarkStart w:id="421" w:name="_Toc220188299"/>
      <w:r>
        <w:rPr>
          <w:lang w:eastAsia="en-GB"/>
        </w:rPr>
        <w:t>Feature instance metadata</w:t>
      </w:r>
      <w:bookmarkEnd w:id="421"/>
    </w:p>
    <w:p w14:paraId="103780F4" w14:textId="1A07B988" w:rsidR="001961C0" w:rsidRPr="00EF1090" w:rsidRDefault="00EF1090" w:rsidP="00585211">
      <w:pPr>
        <w:suppressAutoHyphens/>
        <w:spacing w:after="0" w:line="240" w:lineRule="auto"/>
        <w:rPr>
          <w:rFonts w:cs="Arial"/>
          <w:i/>
          <w:iCs/>
          <w:color w:val="EE0000"/>
          <w:lang w:eastAsia="en-GB"/>
        </w:rPr>
      </w:pPr>
      <w:r w:rsidRPr="00EF1090">
        <w:rPr>
          <w:rFonts w:cs="Arial"/>
          <w:i/>
          <w:iCs/>
          <w:color w:val="EE0000"/>
          <w:lang w:eastAsia="en-GB"/>
        </w:rPr>
        <w:t>&lt;Include similar table and notes for feature instance metadata&gt;</w:t>
      </w:r>
    </w:p>
    <w:p w14:paraId="17693816" w14:textId="77777777" w:rsidR="001961C0" w:rsidRDefault="001961C0" w:rsidP="00585211">
      <w:pPr>
        <w:suppressAutoHyphens/>
        <w:spacing w:after="0" w:line="240" w:lineRule="auto"/>
        <w:rPr>
          <w:rFonts w:cs="Arial"/>
          <w:lang w:eastAsia="en-GB"/>
        </w:rPr>
      </w:pPr>
    </w:p>
    <w:p w14:paraId="161F6C53" w14:textId="650996F5" w:rsidR="001961C0" w:rsidRDefault="001961C0" w:rsidP="00EF1090">
      <w:pPr>
        <w:pStyle w:val="Heading2"/>
        <w:rPr>
          <w:lang w:eastAsia="en-GB"/>
        </w:rPr>
      </w:pPr>
      <w:bookmarkStart w:id="422" w:name="_Toc220188300"/>
      <w:r>
        <w:rPr>
          <w:lang w:eastAsia="en-GB"/>
        </w:rPr>
        <w:t>Values group metadata</w:t>
      </w:r>
      <w:bookmarkEnd w:id="422"/>
    </w:p>
    <w:p w14:paraId="2E968F2D" w14:textId="6641D00E" w:rsidR="001961C0" w:rsidRPr="00EF1090" w:rsidRDefault="00EF1090" w:rsidP="00585211">
      <w:pPr>
        <w:suppressAutoHyphens/>
        <w:spacing w:after="0" w:line="240" w:lineRule="auto"/>
        <w:rPr>
          <w:rFonts w:cs="Arial"/>
          <w:i/>
          <w:iCs/>
          <w:color w:val="EE0000"/>
          <w:lang w:eastAsia="en-GB"/>
        </w:rPr>
      </w:pPr>
      <w:r w:rsidRPr="00EF1090">
        <w:rPr>
          <w:rFonts w:cs="Arial"/>
          <w:i/>
          <w:iCs/>
          <w:color w:val="EE0000"/>
          <w:lang w:eastAsia="en-GB"/>
        </w:rPr>
        <w:t>&lt;Include similar table and notes for values group metadata&gt;</w:t>
      </w:r>
    </w:p>
    <w:p w14:paraId="2A0205CF" w14:textId="77777777" w:rsidR="001961C0" w:rsidRDefault="001961C0" w:rsidP="00585211">
      <w:pPr>
        <w:suppressAutoHyphens/>
        <w:spacing w:after="0" w:line="240" w:lineRule="auto"/>
        <w:rPr>
          <w:rFonts w:cs="Arial"/>
          <w:lang w:eastAsia="en-GB"/>
        </w:rPr>
      </w:pPr>
    </w:p>
    <w:p w14:paraId="6039F76B" w14:textId="71EAD060" w:rsidR="001961C0" w:rsidRDefault="001961C0" w:rsidP="00EF1090">
      <w:pPr>
        <w:pStyle w:val="Heading2"/>
        <w:rPr>
          <w:lang w:eastAsia="en-GB"/>
        </w:rPr>
      </w:pPr>
      <w:bookmarkStart w:id="423" w:name="_Toc220188301"/>
      <w:r>
        <w:rPr>
          <w:lang w:eastAsia="en-GB"/>
        </w:rPr>
        <w:t>Additional enumerations</w:t>
      </w:r>
      <w:bookmarkEnd w:id="423"/>
    </w:p>
    <w:p w14:paraId="4093250E" w14:textId="53735279" w:rsidR="001961C0" w:rsidRPr="00EF1090" w:rsidRDefault="00EF1090" w:rsidP="00585211">
      <w:pPr>
        <w:suppressAutoHyphens/>
        <w:spacing w:after="0" w:line="240" w:lineRule="auto"/>
        <w:rPr>
          <w:rFonts w:cs="Arial"/>
          <w:i/>
          <w:iCs/>
          <w:color w:val="EE0000"/>
          <w:lang w:eastAsia="en-GB"/>
        </w:rPr>
      </w:pPr>
      <w:r w:rsidRPr="00EF1090">
        <w:rPr>
          <w:rFonts w:cs="Arial"/>
          <w:i/>
          <w:iCs/>
          <w:color w:val="EE0000"/>
          <w:lang w:eastAsia="en-GB"/>
        </w:rPr>
        <w:t>&lt;Any enumerations used in general, feature type, feature instance, or values group metadata in the tables above must be specified here. Any restrictions on enumeration tables which are defined in S-100 Part 10c should also be described.&gt;</w:t>
      </w:r>
    </w:p>
    <w:p w14:paraId="0FE658D9" w14:textId="77777777" w:rsidR="00EF1090" w:rsidRPr="001961C0" w:rsidRDefault="00EF1090" w:rsidP="00585211">
      <w:pPr>
        <w:suppressAutoHyphens/>
        <w:spacing w:after="0" w:line="240" w:lineRule="auto"/>
        <w:rPr>
          <w:rFonts w:cs="Arial"/>
          <w:lang w:eastAsia="en-GB"/>
        </w:rPr>
      </w:pPr>
    </w:p>
    <w:p w14:paraId="2C75F496" w14:textId="77777777" w:rsidR="00E776DD" w:rsidRPr="001961C0" w:rsidRDefault="00E776DD" w:rsidP="00585211">
      <w:pPr>
        <w:suppressAutoHyphens/>
        <w:spacing w:after="0" w:line="240" w:lineRule="auto"/>
        <w:rPr>
          <w:rFonts w:cs="Arial"/>
          <w:lang w:eastAsia="en-GB"/>
        </w:rPr>
      </w:pPr>
    </w:p>
    <w:p w14:paraId="3745DF81" w14:textId="77777777" w:rsidR="001C20AE" w:rsidRPr="001961C0" w:rsidRDefault="001C20AE" w:rsidP="00585211">
      <w:pPr>
        <w:suppressAutoHyphens/>
        <w:spacing w:after="0" w:line="240" w:lineRule="auto"/>
        <w:rPr>
          <w:rFonts w:cs="Arial"/>
          <w:lang w:eastAsia="en-GB"/>
        </w:rPr>
      </w:pPr>
    </w:p>
    <w:p w14:paraId="7623CA9F" w14:textId="77777777" w:rsidR="001C20AE" w:rsidRPr="001961C0" w:rsidRDefault="001C20AE" w:rsidP="00585211">
      <w:pPr>
        <w:suppressAutoHyphens/>
        <w:spacing w:after="0" w:line="240" w:lineRule="auto"/>
        <w:rPr>
          <w:rFonts w:cs="Arial"/>
          <w:lang w:eastAsia="en-GB"/>
        </w:rPr>
      </w:pPr>
    </w:p>
    <w:p w14:paraId="6CDD5B89" w14:textId="77777777" w:rsidR="00585211" w:rsidRPr="0079419A" w:rsidRDefault="00585211" w:rsidP="00585211">
      <w:pPr>
        <w:suppressAutoHyphens/>
        <w:spacing w:after="0" w:line="240" w:lineRule="auto"/>
        <w:rPr>
          <w:rFonts w:ascii="Arial Narrow" w:hAnsi="Arial Narrow"/>
          <w:lang w:eastAsia="en-GB"/>
        </w:rPr>
      </w:pPr>
    </w:p>
    <w:p w14:paraId="16401B38" w14:textId="77777777" w:rsidR="006F742F" w:rsidRDefault="006F742F" w:rsidP="00C53B69">
      <w:pPr>
        <w:autoSpaceDE w:val="0"/>
        <w:autoSpaceDN w:val="0"/>
        <w:adjustRightInd w:val="0"/>
        <w:spacing w:line="240" w:lineRule="auto"/>
        <w:rPr>
          <w:lang w:eastAsia="en-GB"/>
        </w:rPr>
      </w:pPr>
    </w:p>
    <w:p w14:paraId="50BA974B" w14:textId="77777777" w:rsidR="00585211" w:rsidRPr="00FF6266" w:rsidRDefault="00585211" w:rsidP="00C53B69">
      <w:pPr>
        <w:autoSpaceDE w:val="0"/>
        <w:autoSpaceDN w:val="0"/>
        <w:adjustRightInd w:val="0"/>
        <w:spacing w:line="240" w:lineRule="auto"/>
        <w:rPr>
          <w:lang w:eastAsia="en-GB"/>
        </w:rPr>
        <w:sectPr w:rsidR="00585211" w:rsidRPr="00FF6266" w:rsidSect="004E62B0">
          <w:pgSz w:w="11906" w:h="16838"/>
          <w:pgMar w:top="1440" w:right="1440" w:bottom="1440" w:left="1440" w:header="709" w:footer="709" w:gutter="0"/>
          <w:cols w:space="720"/>
          <w:docGrid w:linePitch="272"/>
        </w:sectPr>
      </w:pPr>
    </w:p>
    <w:p w14:paraId="214AF0E3" w14:textId="77777777" w:rsidR="00561650" w:rsidRDefault="006E4207" w:rsidP="00DD4107">
      <w:pPr>
        <w:pStyle w:val="Annex0"/>
      </w:pPr>
      <w:bookmarkStart w:id="424" w:name="_Toc454280208"/>
      <w:bookmarkStart w:id="425" w:name="_Toc220188302"/>
      <w:r>
        <w:lastRenderedPageBreak/>
        <w:t>Data Classification and Encoding Guide</w:t>
      </w:r>
      <w:bookmarkEnd w:id="424"/>
      <w:bookmarkEnd w:id="425"/>
    </w:p>
    <w:p w14:paraId="530809BB" w14:textId="50971608" w:rsidR="00EF70CB" w:rsidRDefault="00907226" w:rsidP="00907226">
      <w:pPr>
        <w:rPr>
          <w:i/>
          <w:iCs/>
          <w:color w:val="EE0000"/>
          <w:lang w:val="en-US"/>
        </w:rPr>
      </w:pPr>
      <w:r w:rsidRPr="00297128">
        <w:rPr>
          <w:i/>
          <w:iCs/>
          <w:color w:val="EE0000"/>
          <w:lang w:val="en-US"/>
        </w:rPr>
        <w:t xml:space="preserve">&lt;If the Application Schema </w:t>
      </w:r>
      <w:r w:rsidR="00426F8B" w:rsidRPr="00297128">
        <w:rPr>
          <w:i/>
          <w:iCs/>
          <w:color w:val="EE0000"/>
          <w:lang w:val="en-US"/>
        </w:rPr>
        <w:t>consists of</w:t>
      </w:r>
      <w:r w:rsidRPr="00297128">
        <w:rPr>
          <w:i/>
          <w:iCs/>
          <w:color w:val="EE0000"/>
          <w:lang w:val="en-US"/>
        </w:rPr>
        <w:t xml:space="preserve"> only a few features and attributes the DCEG may be an Annex to the Product Specification consisting of only </w:t>
      </w:r>
      <w:r w:rsidR="008B6A16" w:rsidRPr="00297128">
        <w:rPr>
          <w:i/>
          <w:iCs/>
          <w:color w:val="EE0000"/>
          <w:lang w:val="en-US"/>
        </w:rPr>
        <w:t>the tables</w:t>
      </w:r>
      <w:r w:rsidRPr="00297128">
        <w:rPr>
          <w:i/>
          <w:iCs/>
          <w:color w:val="EE0000"/>
          <w:lang w:val="en-US"/>
        </w:rPr>
        <w:t xml:space="preserve"> defining feature and information types, attributes, and associations. </w:t>
      </w:r>
      <w:r w:rsidR="00426F8B" w:rsidRPr="00297128">
        <w:rPr>
          <w:i/>
          <w:iCs/>
          <w:color w:val="EE0000"/>
          <w:lang w:val="en-US"/>
        </w:rPr>
        <w:t>General practice to date (August 2025) has been to make the DCEG an Annex only for coverage data products (S-102, S-104, and S-111), since they generally define only one or two feature types and do not (as of August 2025) include associations or vector meta-features.</w:t>
      </w:r>
      <w:r w:rsidRPr="00297128">
        <w:rPr>
          <w:i/>
          <w:iCs/>
          <w:color w:val="EE0000"/>
          <w:lang w:val="en-US"/>
        </w:rPr>
        <w:t>&gt;</w:t>
      </w:r>
    </w:p>
    <w:p w14:paraId="67307032" w14:textId="4E06173E" w:rsidR="00AB5FBB" w:rsidRPr="00297128" w:rsidRDefault="00AB5FBB" w:rsidP="00907226">
      <w:pPr>
        <w:rPr>
          <w:i/>
          <w:iCs/>
          <w:color w:val="EE0000"/>
          <w:lang w:val="en-US"/>
        </w:rPr>
      </w:pPr>
      <w:r>
        <w:rPr>
          <w:i/>
          <w:iCs/>
          <w:color w:val="EE0000"/>
          <w:lang w:val="en-US"/>
        </w:rPr>
        <w:t>&lt;Much of the DCEG can be generated from the XML Feature Catalogue by the DCEG builder. Product Specification authors are cautioned to check such generated results for correctness and apply any necessary fixes manually before releasing a DCEG.&gt;</w:t>
      </w:r>
    </w:p>
    <w:p w14:paraId="06B5C7DB" w14:textId="07F5CAB9" w:rsidR="00907226" w:rsidRPr="00DD4107" w:rsidRDefault="008B6A16" w:rsidP="005F5A6F">
      <w:pPr>
        <w:rPr>
          <w:b/>
          <w:bCs/>
          <w:sz w:val="24"/>
          <w:szCs w:val="24"/>
          <w:lang w:val="en-US"/>
        </w:rPr>
      </w:pPr>
      <w:bookmarkStart w:id="426" w:name="_Hlk205821886"/>
      <w:r w:rsidRPr="00DD4107">
        <w:rPr>
          <w:b/>
          <w:bCs/>
          <w:sz w:val="24"/>
          <w:szCs w:val="24"/>
          <w:lang w:val="en-US"/>
        </w:rPr>
        <w:t>1</w:t>
      </w:r>
      <w:r w:rsidRPr="00DD4107">
        <w:rPr>
          <w:b/>
          <w:bCs/>
          <w:sz w:val="24"/>
          <w:szCs w:val="24"/>
          <w:lang w:val="en-US"/>
        </w:rPr>
        <w:tab/>
      </w:r>
      <w:r w:rsidR="00A7510E" w:rsidRPr="00DD4107">
        <w:rPr>
          <w:b/>
          <w:bCs/>
          <w:sz w:val="24"/>
          <w:szCs w:val="24"/>
          <w:lang w:val="en-US"/>
        </w:rPr>
        <w:t>Overview</w:t>
      </w:r>
    </w:p>
    <w:p w14:paraId="6070BA34" w14:textId="3461077C" w:rsidR="008B6A16" w:rsidRPr="00DD4107" w:rsidRDefault="008B6A16" w:rsidP="008B6A16">
      <w:pPr>
        <w:rPr>
          <w:i/>
          <w:iCs/>
          <w:color w:val="EE0000"/>
          <w:lang w:val="en-US"/>
        </w:rPr>
      </w:pPr>
      <w:r w:rsidRPr="00DD4107">
        <w:rPr>
          <w:i/>
          <w:iCs/>
          <w:color w:val="EE0000"/>
          <w:lang w:val="en-US"/>
        </w:rPr>
        <w:t>&lt;The Overview section is needed only if the DCEG is a separate document. The structure of the Overview section is given below</w:t>
      </w:r>
      <w:r w:rsidR="00FC3CF9" w:rsidRPr="00DD4107">
        <w:rPr>
          <w:i/>
          <w:iCs/>
          <w:color w:val="EE0000"/>
          <w:lang w:val="en-US"/>
        </w:rPr>
        <w:t>.</w:t>
      </w:r>
      <w:r w:rsidRPr="00DD4107">
        <w:rPr>
          <w:i/>
          <w:iCs/>
          <w:color w:val="EE0000"/>
          <w:lang w:val="en-US"/>
        </w:rPr>
        <w:t>&gt;</w:t>
      </w:r>
    </w:p>
    <w:bookmarkEnd w:id="426"/>
    <w:p w14:paraId="0790461F" w14:textId="0690E351" w:rsidR="008B6A16" w:rsidRPr="005F5A6F" w:rsidRDefault="00FC3CF9" w:rsidP="005F5A6F">
      <w:pPr>
        <w:ind w:left="346"/>
        <w:rPr>
          <w:b/>
          <w:bCs/>
          <w:lang w:val="en-US"/>
        </w:rPr>
      </w:pPr>
      <w:r w:rsidRPr="005F5A6F">
        <w:rPr>
          <w:b/>
          <w:bCs/>
          <w:lang w:val="en-US"/>
        </w:rPr>
        <w:t>1.1</w:t>
      </w:r>
      <w:r w:rsidRPr="005F5A6F">
        <w:rPr>
          <w:b/>
          <w:bCs/>
          <w:lang w:val="en-US"/>
        </w:rPr>
        <w:tab/>
      </w:r>
      <w:r w:rsidR="008B6A16" w:rsidRPr="005F5A6F">
        <w:rPr>
          <w:b/>
          <w:bCs/>
          <w:lang w:val="en-US"/>
        </w:rPr>
        <w:t>Preface (optonal)</w:t>
      </w:r>
    </w:p>
    <w:p w14:paraId="4242BA1F" w14:textId="38DDE7E6" w:rsidR="008B6A16" w:rsidRPr="005F5A6F" w:rsidRDefault="00FC3CF9" w:rsidP="005F5A6F">
      <w:pPr>
        <w:ind w:left="346"/>
        <w:rPr>
          <w:b/>
          <w:bCs/>
          <w:lang w:val="en-US"/>
        </w:rPr>
      </w:pPr>
      <w:r w:rsidRPr="005F5A6F">
        <w:rPr>
          <w:b/>
          <w:bCs/>
          <w:lang w:val="en-US"/>
        </w:rPr>
        <w:t>1.2</w:t>
      </w:r>
      <w:r w:rsidRPr="005F5A6F">
        <w:rPr>
          <w:b/>
          <w:bCs/>
          <w:lang w:val="en-US"/>
        </w:rPr>
        <w:tab/>
      </w:r>
      <w:r w:rsidR="008B6A16" w:rsidRPr="005F5A6F">
        <w:rPr>
          <w:b/>
          <w:bCs/>
          <w:lang w:val="en-US"/>
        </w:rPr>
        <w:t>Metadata that uniquely identifies the DCEG</w:t>
      </w:r>
    </w:p>
    <w:p w14:paraId="2494EC7B" w14:textId="503761F7" w:rsidR="008B6A16" w:rsidRPr="005F5A6F" w:rsidRDefault="00FC3CF9" w:rsidP="005F5A6F">
      <w:pPr>
        <w:ind w:left="346"/>
        <w:rPr>
          <w:b/>
          <w:bCs/>
          <w:lang w:val="en-US"/>
        </w:rPr>
      </w:pPr>
      <w:r w:rsidRPr="005F5A6F">
        <w:rPr>
          <w:b/>
          <w:bCs/>
          <w:lang w:val="en-US"/>
        </w:rPr>
        <w:t>1.3</w:t>
      </w:r>
      <w:r w:rsidRPr="005F5A6F">
        <w:rPr>
          <w:b/>
          <w:bCs/>
          <w:lang w:val="en-US"/>
        </w:rPr>
        <w:tab/>
      </w:r>
      <w:r w:rsidR="008B6A16" w:rsidRPr="005F5A6F">
        <w:rPr>
          <w:b/>
          <w:bCs/>
          <w:lang w:val="en-US"/>
        </w:rPr>
        <w:t>Terms, definitions, and abbreviations</w:t>
      </w:r>
    </w:p>
    <w:p w14:paraId="7215A854" w14:textId="431BAF32" w:rsidR="008B6A16" w:rsidRPr="005F5A6F" w:rsidRDefault="00FC3CF9" w:rsidP="005F5A6F">
      <w:pPr>
        <w:ind w:left="346"/>
        <w:rPr>
          <w:b/>
          <w:bCs/>
          <w:lang w:val="en-US"/>
        </w:rPr>
      </w:pPr>
      <w:r w:rsidRPr="005F5A6F">
        <w:rPr>
          <w:b/>
          <w:bCs/>
          <w:lang w:val="en-US"/>
        </w:rPr>
        <w:t>1.4</w:t>
      </w:r>
      <w:r w:rsidRPr="005F5A6F">
        <w:rPr>
          <w:b/>
          <w:bCs/>
          <w:lang w:val="en-US"/>
        </w:rPr>
        <w:tab/>
      </w:r>
      <w:r w:rsidR="008B6A16" w:rsidRPr="005F5A6F">
        <w:rPr>
          <w:b/>
          <w:bCs/>
          <w:lang w:val="en-US"/>
        </w:rPr>
        <w:t>Use of language</w:t>
      </w:r>
    </w:p>
    <w:p w14:paraId="2014D984" w14:textId="01FEA976" w:rsidR="008B6A16" w:rsidRDefault="00FC3CF9" w:rsidP="00FC3CF9">
      <w:pPr>
        <w:ind w:left="346"/>
        <w:rPr>
          <w:b/>
          <w:bCs/>
          <w:lang w:val="en-US"/>
        </w:rPr>
      </w:pPr>
      <w:r w:rsidRPr="005F5A6F">
        <w:rPr>
          <w:b/>
          <w:bCs/>
          <w:lang w:val="en-US"/>
        </w:rPr>
        <w:t>1.5</w:t>
      </w:r>
      <w:r w:rsidRPr="005F5A6F">
        <w:rPr>
          <w:b/>
          <w:bCs/>
          <w:lang w:val="en-US"/>
        </w:rPr>
        <w:tab/>
      </w:r>
      <w:r w:rsidR="008B6A16" w:rsidRPr="005F5A6F">
        <w:rPr>
          <w:b/>
          <w:bCs/>
          <w:lang w:val="en-US"/>
        </w:rPr>
        <w:t>Maintenance</w:t>
      </w:r>
    </w:p>
    <w:p w14:paraId="78CE13E0" w14:textId="452C2C79" w:rsidR="00FC3CF9" w:rsidRPr="00DD4107" w:rsidRDefault="00FC3CF9" w:rsidP="005F5A6F">
      <w:pPr>
        <w:ind w:left="346"/>
        <w:rPr>
          <w:i/>
          <w:iCs/>
          <w:color w:val="EE0000"/>
          <w:lang w:val="en-US"/>
        </w:rPr>
      </w:pPr>
      <w:r w:rsidRPr="00DD4107">
        <w:rPr>
          <w:i/>
          <w:iCs/>
          <w:color w:val="EE0000"/>
          <w:lang w:val="en-US"/>
        </w:rPr>
        <w:t>&lt;Describing the maintenance of the DCEG.&gt;</w:t>
      </w:r>
    </w:p>
    <w:p w14:paraId="08DC7470" w14:textId="2DB21C3F" w:rsidR="008B6A16" w:rsidRPr="00DD4107" w:rsidRDefault="008B6A16" w:rsidP="008B6A16">
      <w:pPr>
        <w:rPr>
          <w:b/>
          <w:bCs/>
          <w:sz w:val="24"/>
          <w:szCs w:val="24"/>
          <w:lang w:val="en-US"/>
        </w:rPr>
      </w:pPr>
      <w:r w:rsidRPr="00DD4107">
        <w:rPr>
          <w:b/>
          <w:bCs/>
          <w:sz w:val="24"/>
          <w:szCs w:val="24"/>
          <w:lang w:val="en-US"/>
        </w:rPr>
        <w:t>2</w:t>
      </w:r>
      <w:r w:rsidRPr="00DD4107">
        <w:rPr>
          <w:b/>
          <w:bCs/>
          <w:sz w:val="24"/>
          <w:szCs w:val="24"/>
          <w:lang w:val="en-US"/>
        </w:rPr>
        <w:tab/>
        <w:t>General</w:t>
      </w:r>
    </w:p>
    <w:p w14:paraId="41E6D73A" w14:textId="5864A2E1" w:rsidR="00FC3CF9" w:rsidRPr="00DD4107" w:rsidRDefault="008B6A16" w:rsidP="00FC3CF9">
      <w:pPr>
        <w:rPr>
          <w:i/>
          <w:iCs/>
          <w:color w:val="EE0000"/>
          <w:lang w:val="en-US"/>
        </w:rPr>
      </w:pPr>
      <w:r w:rsidRPr="00DD4107">
        <w:rPr>
          <w:i/>
          <w:iCs/>
          <w:color w:val="EE0000"/>
          <w:lang w:val="en-US"/>
        </w:rPr>
        <w:t>&lt;The General section is needed only if the DCEG is a separate document. The structure of the General section is given below.&gt;</w:t>
      </w:r>
    </w:p>
    <w:p w14:paraId="4FDB94FA" w14:textId="0D6979C2" w:rsidR="00FC3CF9" w:rsidRPr="005F5A6F" w:rsidRDefault="00FC3CF9" w:rsidP="005F5A6F">
      <w:pPr>
        <w:ind w:left="346"/>
        <w:rPr>
          <w:b/>
          <w:bCs/>
          <w:lang w:val="en-US"/>
        </w:rPr>
      </w:pPr>
      <w:r w:rsidRPr="005F5A6F">
        <w:rPr>
          <w:b/>
          <w:bCs/>
          <w:lang w:val="en-US"/>
        </w:rPr>
        <w:t>2.1</w:t>
      </w:r>
      <w:r w:rsidRPr="005F5A6F">
        <w:rPr>
          <w:b/>
          <w:bCs/>
          <w:lang w:val="en-US"/>
        </w:rPr>
        <w:tab/>
      </w:r>
      <w:r w:rsidR="008A23F2" w:rsidRPr="005F5A6F">
        <w:rPr>
          <w:b/>
          <w:bCs/>
          <w:lang w:val="en-US"/>
        </w:rPr>
        <w:t>introduction</w:t>
      </w:r>
    </w:p>
    <w:p w14:paraId="2E745A87" w14:textId="4969890E" w:rsidR="00FC3CF9" w:rsidRPr="005F5A6F" w:rsidRDefault="00FC3CF9" w:rsidP="005F5A6F">
      <w:pPr>
        <w:ind w:left="346"/>
        <w:rPr>
          <w:b/>
          <w:bCs/>
          <w:lang w:val="en-US"/>
        </w:rPr>
      </w:pPr>
      <w:r w:rsidRPr="005F5A6F">
        <w:rPr>
          <w:b/>
          <w:bCs/>
          <w:lang w:val="en-US"/>
        </w:rPr>
        <w:t>2.2</w:t>
      </w:r>
      <w:r w:rsidRPr="005F5A6F">
        <w:rPr>
          <w:b/>
          <w:bCs/>
          <w:lang w:val="en-US"/>
        </w:rPr>
        <w:tab/>
        <w:t>Feature</w:t>
      </w:r>
      <w:r w:rsidRPr="005F5A6F">
        <w:rPr>
          <w:b/>
          <w:bCs/>
          <w:lang w:val="en-US"/>
        </w:rPr>
        <w:tab/>
        <w:t xml:space="preserve"> types</w:t>
      </w:r>
    </w:p>
    <w:p w14:paraId="40C1B353" w14:textId="57A2F928" w:rsidR="00FC3CF9" w:rsidRPr="005F5A6F" w:rsidRDefault="00FC3CF9" w:rsidP="00297128">
      <w:pPr>
        <w:ind w:left="692"/>
        <w:rPr>
          <w:b/>
          <w:bCs/>
          <w:lang w:val="en-US"/>
        </w:rPr>
      </w:pPr>
      <w:r w:rsidRPr="005F5A6F">
        <w:rPr>
          <w:b/>
          <w:bCs/>
          <w:lang w:val="en-US"/>
        </w:rPr>
        <w:t>2.2.1</w:t>
      </w:r>
      <w:r w:rsidRPr="005F5A6F">
        <w:rPr>
          <w:b/>
          <w:bCs/>
          <w:lang w:val="en-US"/>
        </w:rPr>
        <w:tab/>
        <w:t>Geographic feature class</w:t>
      </w:r>
    </w:p>
    <w:p w14:paraId="62095F87" w14:textId="578DCBCB" w:rsidR="00FC3CF9" w:rsidRPr="005F5A6F" w:rsidRDefault="00FC3CF9" w:rsidP="00297128">
      <w:pPr>
        <w:ind w:left="692"/>
        <w:rPr>
          <w:b/>
          <w:bCs/>
          <w:lang w:val="en-US"/>
        </w:rPr>
      </w:pPr>
      <w:r w:rsidRPr="005F5A6F">
        <w:rPr>
          <w:b/>
          <w:bCs/>
          <w:lang w:val="en-US"/>
        </w:rPr>
        <w:t>2.2.</w:t>
      </w:r>
      <w:r w:rsidR="00297128">
        <w:rPr>
          <w:b/>
          <w:bCs/>
          <w:lang w:val="en-US"/>
        </w:rPr>
        <w:t>2</w:t>
      </w:r>
      <w:r w:rsidRPr="005F5A6F">
        <w:rPr>
          <w:b/>
          <w:bCs/>
          <w:lang w:val="en-US"/>
        </w:rPr>
        <w:tab/>
        <w:t>Meta feature class</w:t>
      </w:r>
    </w:p>
    <w:p w14:paraId="1CA298DC" w14:textId="650696E6" w:rsidR="00FC3CF9" w:rsidRPr="005F5A6F" w:rsidRDefault="00FC3CF9" w:rsidP="005F5A6F">
      <w:pPr>
        <w:ind w:left="346"/>
        <w:rPr>
          <w:b/>
          <w:bCs/>
          <w:lang w:val="en-US"/>
        </w:rPr>
      </w:pPr>
      <w:r w:rsidRPr="005F5A6F">
        <w:rPr>
          <w:b/>
          <w:bCs/>
          <w:lang w:val="en-US"/>
        </w:rPr>
        <w:t>2.2</w:t>
      </w:r>
      <w:r w:rsidRPr="005F5A6F">
        <w:rPr>
          <w:b/>
          <w:bCs/>
          <w:lang w:val="en-US"/>
        </w:rPr>
        <w:tab/>
        <w:t>Information types</w:t>
      </w:r>
    </w:p>
    <w:p w14:paraId="30D107E6" w14:textId="2D0C70D1" w:rsidR="00FC3CF9" w:rsidRPr="005F5A6F" w:rsidRDefault="00FC3CF9" w:rsidP="005F5A6F">
      <w:pPr>
        <w:ind w:left="346"/>
        <w:rPr>
          <w:b/>
          <w:bCs/>
          <w:lang w:val="en-US"/>
        </w:rPr>
      </w:pPr>
      <w:r w:rsidRPr="005F5A6F">
        <w:rPr>
          <w:b/>
          <w:bCs/>
          <w:lang w:val="en-US"/>
        </w:rPr>
        <w:t>2.3</w:t>
      </w:r>
      <w:r w:rsidRPr="005F5A6F">
        <w:rPr>
          <w:b/>
          <w:bCs/>
          <w:lang w:val="en-US"/>
        </w:rPr>
        <w:tab/>
        <w:t>Spatial primitives</w:t>
      </w:r>
    </w:p>
    <w:p w14:paraId="5E28D5A6" w14:textId="3D32C8FC" w:rsidR="00FC3CF9" w:rsidRPr="005F5A6F" w:rsidRDefault="00FC3CF9" w:rsidP="00297128">
      <w:pPr>
        <w:ind w:left="692"/>
        <w:rPr>
          <w:b/>
          <w:bCs/>
          <w:lang w:val="en-US"/>
        </w:rPr>
      </w:pPr>
      <w:r w:rsidRPr="005F5A6F">
        <w:rPr>
          <w:b/>
          <w:bCs/>
          <w:lang w:val="en-US"/>
        </w:rPr>
        <w:t>2.3.</w:t>
      </w:r>
      <w:r w:rsidR="005F5A6F">
        <w:rPr>
          <w:b/>
          <w:bCs/>
          <w:lang w:val="en-US"/>
        </w:rPr>
        <w:t>1</w:t>
      </w:r>
      <w:r w:rsidRPr="005F5A6F">
        <w:rPr>
          <w:b/>
          <w:bCs/>
          <w:lang w:val="en-US"/>
        </w:rPr>
        <w:tab/>
        <w:t>Capture density guideline</w:t>
      </w:r>
    </w:p>
    <w:p w14:paraId="5F992C00" w14:textId="7A75E1C3" w:rsidR="00FC3CF9" w:rsidRPr="005F5A6F" w:rsidRDefault="00FC3CF9" w:rsidP="005F5A6F">
      <w:pPr>
        <w:ind w:left="346"/>
        <w:rPr>
          <w:b/>
          <w:bCs/>
          <w:lang w:val="en-US"/>
        </w:rPr>
      </w:pPr>
      <w:r w:rsidRPr="005F5A6F">
        <w:rPr>
          <w:b/>
          <w:bCs/>
          <w:lang w:val="en-US"/>
        </w:rPr>
        <w:t>2.4</w:t>
      </w:r>
      <w:r w:rsidRPr="005F5A6F">
        <w:rPr>
          <w:b/>
          <w:bCs/>
          <w:lang w:val="en-US"/>
        </w:rPr>
        <w:tab/>
      </w:r>
      <w:r w:rsidR="005F5A6F" w:rsidRPr="005F5A6F">
        <w:rPr>
          <w:b/>
          <w:bCs/>
          <w:lang w:val="en-US"/>
        </w:rPr>
        <w:t>Attributes</w:t>
      </w:r>
    </w:p>
    <w:p w14:paraId="1239EF05" w14:textId="26E5CD9D" w:rsidR="00FC3CF9" w:rsidRPr="005F5A6F" w:rsidRDefault="00FC3CF9" w:rsidP="00297128">
      <w:pPr>
        <w:ind w:left="692"/>
        <w:rPr>
          <w:b/>
          <w:bCs/>
          <w:lang w:val="en-US"/>
        </w:rPr>
      </w:pPr>
      <w:r w:rsidRPr="005F5A6F">
        <w:rPr>
          <w:b/>
          <w:bCs/>
          <w:lang w:val="en-US"/>
        </w:rPr>
        <w:t>2.4.1</w:t>
      </w:r>
      <w:r w:rsidRPr="005F5A6F">
        <w:rPr>
          <w:b/>
          <w:bCs/>
          <w:lang w:val="en-US"/>
        </w:rPr>
        <w:tab/>
        <w:t>Multiplicity</w:t>
      </w:r>
    </w:p>
    <w:p w14:paraId="53933F53" w14:textId="3CE86515" w:rsidR="00FC3CF9" w:rsidRPr="005F5A6F" w:rsidRDefault="00FC3CF9" w:rsidP="00297128">
      <w:pPr>
        <w:ind w:left="692"/>
        <w:rPr>
          <w:b/>
          <w:bCs/>
          <w:lang w:val="en-US"/>
        </w:rPr>
      </w:pPr>
      <w:r w:rsidRPr="005F5A6F">
        <w:rPr>
          <w:b/>
          <w:bCs/>
          <w:lang w:val="en-US"/>
        </w:rPr>
        <w:t>2.4.2</w:t>
      </w:r>
      <w:r w:rsidRPr="005F5A6F">
        <w:rPr>
          <w:b/>
          <w:bCs/>
          <w:lang w:val="en-US"/>
        </w:rPr>
        <w:tab/>
        <w:t>Simple attribute types</w:t>
      </w:r>
    </w:p>
    <w:p w14:paraId="52F128F2" w14:textId="364A1DA7" w:rsidR="00FC3CF9" w:rsidRPr="005F5A6F" w:rsidRDefault="00FC3CF9" w:rsidP="00297128">
      <w:pPr>
        <w:ind w:left="692"/>
        <w:rPr>
          <w:b/>
          <w:bCs/>
          <w:lang w:val="en-US"/>
        </w:rPr>
      </w:pPr>
      <w:r w:rsidRPr="005F5A6F">
        <w:rPr>
          <w:b/>
          <w:bCs/>
          <w:lang w:val="en-US"/>
        </w:rPr>
        <w:t>2.4.3</w:t>
      </w:r>
      <w:r w:rsidRPr="005F5A6F">
        <w:rPr>
          <w:b/>
          <w:bCs/>
          <w:lang w:val="en-US"/>
        </w:rPr>
        <w:tab/>
        <w:t>Mandatory and conditional attributes</w:t>
      </w:r>
    </w:p>
    <w:p w14:paraId="08BCA4EF" w14:textId="17BC5524" w:rsidR="00FC3CF9" w:rsidRPr="005F5A6F" w:rsidRDefault="00FC3CF9" w:rsidP="00297128">
      <w:pPr>
        <w:ind w:left="692"/>
        <w:rPr>
          <w:b/>
          <w:bCs/>
          <w:lang w:val="en-US"/>
        </w:rPr>
      </w:pPr>
      <w:r w:rsidRPr="005F5A6F">
        <w:rPr>
          <w:b/>
          <w:bCs/>
          <w:lang w:val="en-US"/>
        </w:rPr>
        <w:t>2.4.4</w:t>
      </w:r>
      <w:r w:rsidRPr="005F5A6F">
        <w:rPr>
          <w:b/>
          <w:bCs/>
          <w:lang w:val="en-US"/>
        </w:rPr>
        <w:tab/>
        <w:t>Missing attribute values</w:t>
      </w:r>
    </w:p>
    <w:p w14:paraId="3972D865" w14:textId="0A822828" w:rsidR="008A23F2" w:rsidRPr="005F5A6F" w:rsidRDefault="005F5A6F" w:rsidP="00297128">
      <w:pPr>
        <w:ind w:left="692"/>
        <w:rPr>
          <w:b/>
          <w:bCs/>
          <w:lang w:val="en-US"/>
        </w:rPr>
      </w:pPr>
      <w:r>
        <w:rPr>
          <w:b/>
          <w:bCs/>
          <w:lang w:val="en-US"/>
        </w:rPr>
        <w:lastRenderedPageBreak/>
        <w:t>2.4.</w:t>
      </w:r>
      <w:r w:rsidR="00297128">
        <w:rPr>
          <w:b/>
          <w:bCs/>
          <w:lang w:val="en-US"/>
        </w:rPr>
        <w:t>5</w:t>
      </w:r>
      <w:r w:rsidR="00297128">
        <w:rPr>
          <w:b/>
          <w:bCs/>
          <w:lang w:val="en-US"/>
        </w:rPr>
        <w:tab/>
      </w:r>
      <w:r w:rsidR="008A23F2" w:rsidRPr="005F5A6F">
        <w:rPr>
          <w:b/>
          <w:bCs/>
          <w:lang w:val="en-US"/>
        </w:rPr>
        <w:t>Portrayal feature attributes</w:t>
      </w:r>
    </w:p>
    <w:p w14:paraId="48101035" w14:textId="4B26D08D" w:rsidR="00FC3CF9" w:rsidRPr="005F5A6F" w:rsidRDefault="00FC3CF9" w:rsidP="00297128">
      <w:pPr>
        <w:ind w:left="692"/>
        <w:rPr>
          <w:b/>
          <w:bCs/>
          <w:lang w:val="en-US"/>
        </w:rPr>
      </w:pPr>
      <w:r w:rsidRPr="005F5A6F">
        <w:rPr>
          <w:b/>
          <w:bCs/>
          <w:lang w:val="en-US"/>
        </w:rPr>
        <w:t>2.4.</w:t>
      </w:r>
      <w:r w:rsidR="00297128">
        <w:rPr>
          <w:b/>
          <w:bCs/>
          <w:lang w:val="en-US"/>
        </w:rPr>
        <w:t>6</w:t>
      </w:r>
      <w:r w:rsidRPr="005F5A6F">
        <w:rPr>
          <w:b/>
          <w:bCs/>
          <w:lang w:val="en-US"/>
        </w:rPr>
        <w:tab/>
        <w:t>Text attribute types</w:t>
      </w:r>
      <w:r w:rsidRPr="005F5A6F">
        <w:rPr>
          <w:b/>
          <w:bCs/>
          <w:lang w:val="en-US"/>
        </w:rPr>
        <w:tab/>
      </w:r>
    </w:p>
    <w:p w14:paraId="2B4AA19D" w14:textId="1CAE1511" w:rsidR="00FC3CF9" w:rsidRPr="005F5A6F" w:rsidRDefault="00FC3CF9" w:rsidP="00297128">
      <w:pPr>
        <w:ind w:left="692"/>
        <w:rPr>
          <w:b/>
          <w:bCs/>
          <w:lang w:val="en-US"/>
        </w:rPr>
      </w:pPr>
      <w:r w:rsidRPr="005F5A6F">
        <w:rPr>
          <w:b/>
          <w:bCs/>
          <w:lang w:val="en-US"/>
        </w:rPr>
        <w:t>2.4.</w:t>
      </w:r>
      <w:r w:rsidR="00297128">
        <w:rPr>
          <w:b/>
          <w:bCs/>
          <w:lang w:val="en-US"/>
        </w:rPr>
        <w:t>7</w:t>
      </w:r>
      <w:r w:rsidRPr="005F5A6F">
        <w:rPr>
          <w:b/>
          <w:bCs/>
          <w:lang w:val="en-US"/>
        </w:rPr>
        <w:tab/>
        <w:t>Spatial attribute types</w:t>
      </w:r>
    </w:p>
    <w:p w14:paraId="6926CE23" w14:textId="6644EE55" w:rsidR="00FC3CF9" w:rsidRDefault="00FC3CF9" w:rsidP="00297128">
      <w:pPr>
        <w:ind w:left="692"/>
        <w:rPr>
          <w:b/>
          <w:bCs/>
          <w:lang w:val="en-US"/>
        </w:rPr>
      </w:pPr>
      <w:r w:rsidRPr="005F5A6F">
        <w:rPr>
          <w:b/>
          <w:bCs/>
          <w:lang w:val="en-US"/>
        </w:rPr>
        <w:t>2.4.</w:t>
      </w:r>
      <w:r w:rsidR="00297128">
        <w:rPr>
          <w:b/>
          <w:bCs/>
          <w:lang w:val="en-US"/>
        </w:rPr>
        <w:t>8</w:t>
      </w:r>
      <w:r w:rsidRPr="005F5A6F">
        <w:rPr>
          <w:b/>
          <w:bCs/>
          <w:lang w:val="en-US"/>
        </w:rPr>
        <w:tab/>
        <w:t>Dates</w:t>
      </w:r>
      <w:r w:rsidR="008A23F2" w:rsidRPr="005F5A6F">
        <w:rPr>
          <w:b/>
          <w:bCs/>
          <w:lang w:val="en-US"/>
        </w:rPr>
        <w:t xml:space="preserve"> and Times</w:t>
      </w:r>
    </w:p>
    <w:p w14:paraId="00C57ACA" w14:textId="69FDA716" w:rsidR="005060CE" w:rsidRPr="005060CE" w:rsidRDefault="005060CE" w:rsidP="00297128">
      <w:pPr>
        <w:ind w:left="692"/>
        <w:rPr>
          <w:i/>
          <w:iCs/>
          <w:color w:val="EE0000"/>
          <w:lang w:val="en-US"/>
        </w:rPr>
      </w:pPr>
      <w:r w:rsidRPr="005060CE">
        <w:rPr>
          <w:i/>
          <w:iCs/>
          <w:color w:val="EE0000"/>
          <w:lang w:val="en-US"/>
        </w:rPr>
        <w:t>&lt;Rules for encoding dates and times, seasonal and time-dependent features, schedules, and other information involving dates and times.&gt;</w:t>
      </w:r>
    </w:p>
    <w:p w14:paraId="4145EE1C" w14:textId="77DE8A9A" w:rsidR="008A23F2" w:rsidRDefault="00FC3CF9" w:rsidP="00297128">
      <w:pPr>
        <w:ind w:left="692"/>
        <w:rPr>
          <w:b/>
          <w:bCs/>
          <w:lang w:val="en-US"/>
        </w:rPr>
      </w:pPr>
      <w:r w:rsidRPr="005F5A6F">
        <w:rPr>
          <w:b/>
          <w:bCs/>
          <w:lang w:val="en-US"/>
        </w:rPr>
        <w:t>2.4.</w:t>
      </w:r>
      <w:r w:rsidR="00297128">
        <w:rPr>
          <w:b/>
          <w:bCs/>
          <w:lang w:val="en-US"/>
        </w:rPr>
        <w:t>9</w:t>
      </w:r>
      <w:r w:rsidRPr="005F5A6F">
        <w:rPr>
          <w:b/>
          <w:bCs/>
          <w:lang w:val="en-US"/>
        </w:rPr>
        <w:tab/>
        <w:t>Feature identifier</w:t>
      </w:r>
    </w:p>
    <w:p w14:paraId="3F67444E" w14:textId="53826AC5" w:rsidR="005060CE" w:rsidRPr="005060CE" w:rsidRDefault="005060CE" w:rsidP="00297128">
      <w:pPr>
        <w:ind w:left="692"/>
        <w:rPr>
          <w:i/>
          <w:iCs/>
          <w:color w:val="EE0000"/>
          <w:lang w:val="en-US"/>
        </w:rPr>
      </w:pPr>
      <w:r w:rsidRPr="005060CE">
        <w:rPr>
          <w:i/>
          <w:iCs/>
          <w:color w:val="EE0000"/>
          <w:lang w:val="en-US"/>
        </w:rPr>
        <w:t>&lt;Principles</w:t>
      </w:r>
      <w:r>
        <w:rPr>
          <w:i/>
          <w:iCs/>
          <w:color w:val="EE0000"/>
          <w:lang w:val="en-US"/>
        </w:rPr>
        <w:t xml:space="preserve">, rules, and conventions </w:t>
      </w:r>
      <w:r w:rsidRPr="005060CE">
        <w:rPr>
          <w:i/>
          <w:iCs/>
          <w:color w:val="EE0000"/>
          <w:lang w:val="en-US"/>
        </w:rPr>
        <w:t>for</w:t>
      </w:r>
      <w:r>
        <w:rPr>
          <w:i/>
          <w:iCs/>
          <w:color w:val="EE0000"/>
          <w:lang w:val="en-US"/>
        </w:rPr>
        <w:t xml:space="preserve"> the</w:t>
      </w:r>
      <w:r w:rsidRPr="005060CE">
        <w:rPr>
          <w:i/>
          <w:iCs/>
          <w:color w:val="EE0000"/>
          <w:lang w:val="en-US"/>
        </w:rPr>
        <w:t xml:space="preserve"> structure, generation </w:t>
      </w:r>
      <w:r>
        <w:rPr>
          <w:i/>
          <w:iCs/>
          <w:color w:val="EE0000"/>
          <w:lang w:val="en-US"/>
        </w:rPr>
        <w:t>and</w:t>
      </w:r>
      <w:r w:rsidRPr="005060CE">
        <w:rPr>
          <w:i/>
          <w:iCs/>
          <w:color w:val="EE0000"/>
          <w:lang w:val="en-US"/>
        </w:rPr>
        <w:t xml:space="preserve"> use of feature identifiers.&gt;</w:t>
      </w:r>
    </w:p>
    <w:p w14:paraId="0F7C0801" w14:textId="683F9F2D" w:rsidR="0069694D" w:rsidRDefault="0069694D" w:rsidP="00297128">
      <w:pPr>
        <w:ind w:left="692"/>
        <w:rPr>
          <w:b/>
          <w:bCs/>
          <w:lang w:val="en-US"/>
        </w:rPr>
      </w:pPr>
      <w:r>
        <w:rPr>
          <w:b/>
          <w:bCs/>
          <w:lang w:val="en-US"/>
        </w:rPr>
        <w:t>2.4.10</w:t>
      </w:r>
      <w:r>
        <w:rPr>
          <w:b/>
          <w:bCs/>
          <w:lang w:val="en-US"/>
        </w:rPr>
        <w:tab/>
        <w:t>Interoperability identifier (if used in data product)</w:t>
      </w:r>
    </w:p>
    <w:p w14:paraId="7720EFF0" w14:textId="3C7A23E1" w:rsidR="004C405F" w:rsidRDefault="004C405F" w:rsidP="00297128">
      <w:pPr>
        <w:ind w:left="692"/>
        <w:rPr>
          <w:b/>
          <w:bCs/>
          <w:lang w:val="en-US"/>
        </w:rPr>
      </w:pPr>
      <w:r>
        <w:rPr>
          <w:b/>
          <w:bCs/>
          <w:lang w:val="en-US"/>
        </w:rPr>
        <w:t>2.4.11</w:t>
      </w:r>
      <w:r>
        <w:rPr>
          <w:b/>
          <w:bCs/>
          <w:lang w:val="en-US"/>
        </w:rPr>
        <w:tab/>
        <w:t>Encoding of codelist attributes (if used in data product)</w:t>
      </w:r>
    </w:p>
    <w:p w14:paraId="33FD6895" w14:textId="4131750A" w:rsidR="004C405F" w:rsidRPr="00593050" w:rsidRDefault="004C405F" w:rsidP="00297128">
      <w:pPr>
        <w:ind w:left="692"/>
        <w:rPr>
          <w:i/>
          <w:iCs/>
          <w:color w:val="EE0000"/>
          <w:lang w:val="en-US"/>
        </w:rPr>
      </w:pPr>
      <w:r w:rsidRPr="00593050">
        <w:rPr>
          <w:i/>
          <w:iCs/>
          <w:color w:val="EE0000"/>
          <w:lang w:val="en-US"/>
        </w:rPr>
        <w:t>&lt;If the data product uses codelist attributes, explain how the codelist attributes must be encoded.</w:t>
      </w:r>
      <w:r>
        <w:rPr>
          <w:i/>
          <w:iCs/>
          <w:color w:val="EE0000"/>
          <w:lang w:val="en-US"/>
        </w:rPr>
        <w:t xml:space="preserve"> General guidance is </w:t>
      </w:r>
      <w:del w:id="427" w:author="Raphael Malyankar" w:date="2026-02-02T14:34:00Z" w16du:dateUtc="2026-02-02T21:34:00Z">
        <w:r w:rsidDel="00E87F53">
          <w:rPr>
            <w:i/>
            <w:iCs/>
            <w:color w:val="EE0000"/>
            <w:lang w:val="en-US"/>
          </w:rPr>
          <w:delText xml:space="preserve">currently </w:delText>
        </w:r>
      </w:del>
      <w:r>
        <w:rPr>
          <w:i/>
          <w:iCs/>
          <w:color w:val="EE0000"/>
          <w:lang w:val="en-US"/>
        </w:rPr>
        <w:t>provided in S-100 5.2.0 Appendix 11-C</w:t>
      </w:r>
      <w:del w:id="428" w:author="Raphael Malyankar" w:date="2026-02-02T14:34:00Z" w16du:dateUtc="2026-02-02T21:34:00Z">
        <w:r w:rsidDel="00E87F53">
          <w:rPr>
            <w:i/>
            <w:iCs/>
            <w:color w:val="EE0000"/>
            <w:lang w:val="en-US"/>
          </w:rPr>
          <w:delText>, which is expected to be transferred to S-97 Edition 2.0.0 in the future</w:delText>
        </w:r>
      </w:del>
      <w:r>
        <w:rPr>
          <w:i/>
          <w:iCs/>
          <w:color w:val="EE0000"/>
          <w:lang w:val="en-US"/>
        </w:rPr>
        <w:t>.</w:t>
      </w:r>
      <w:ins w:id="429" w:author="Raphael Malyankar" w:date="2026-01-26T22:41:00Z" w16du:dateUtc="2026-01-27T05:41:00Z">
        <w:r w:rsidR="0016029E">
          <w:rPr>
            <w:i/>
            <w:iCs/>
            <w:color w:val="EE0000"/>
            <w:lang w:val="en-US"/>
          </w:rPr>
          <w:t xml:space="preserve"> (Th</w:t>
        </w:r>
      </w:ins>
      <w:ins w:id="430" w:author="Raphael Malyankar" w:date="2026-01-26T22:47:00Z" w16du:dateUtc="2026-01-27T05:47:00Z">
        <w:r w:rsidR="0016029E">
          <w:rPr>
            <w:i/>
            <w:iCs/>
            <w:color w:val="EE0000"/>
            <w:lang w:val="en-US"/>
          </w:rPr>
          <w:t>e content of this</w:t>
        </w:r>
      </w:ins>
      <w:ins w:id="431" w:author="Raphael Malyankar" w:date="2026-01-26T22:41:00Z" w16du:dateUtc="2026-01-27T05:41:00Z">
        <w:r w:rsidR="0016029E">
          <w:rPr>
            <w:i/>
            <w:iCs/>
            <w:color w:val="EE0000"/>
            <w:lang w:val="en-US"/>
          </w:rPr>
          <w:t xml:space="preserve"> Append</w:t>
        </w:r>
      </w:ins>
      <w:ins w:id="432" w:author="Raphael Malyankar" w:date="2026-01-26T22:42:00Z" w16du:dateUtc="2026-01-27T05:42:00Z">
        <w:r w:rsidR="0016029E">
          <w:rPr>
            <w:i/>
            <w:iCs/>
            <w:color w:val="EE0000"/>
            <w:lang w:val="en-US"/>
          </w:rPr>
          <w:t>ix has been removed from S-100 Edition 5.2.1 in anticipation of S-97 Edition 2.0.0.)</w:t>
        </w:r>
      </w:ins>
      <w:r w:rsidRPr="00593050">
        <w:rPr>
          <w:i/>
          <w:iCs/>
          <w:color w:val="EE0000"/>
          <w:lang w:val="en-US"/>
        </w:rPr>
        <w:t>&gt;</w:t>
      </w:r>
    </w:p>
    <w:p w14:paraId="0B8444B7" w14:textId="4FC7C1EF" w:rsidR="00FC3CF9" w:rsidRPr="005F5A6F" w:rsidRDefault="00FC3CF9" w:rsidP="005F5A6F">
      <w:pPr>
        <w:ind w:left="346"/>
        <w:rPr>
          <w:b/>
          <w:bCs/>
          <w:lang w:val="en-US"/>
        </w:rPr>
      </w:pPr>
      <w:r w:rsidRPr="005F5A6F">
        <w:rPr>
          <w:b/>
          <w:bCs/>
          <w:lang w:val="en-US"/>
        </w:rPr>
        <w:t>2.5</w:t>
      </w:r>
      <w:r w:rsidRPr="005F5A6F">
        <w:rPr>
          <w:b/>
          <w:bCs/>
          <w:lang w:val="en-US"/>
        </w:rPr>
        <w:tab/>
      </w:r>
      <w:r w:rsidR="005F5A6F" w:rsidRPr="005F5A6F">
        <w:rPr>
          <w:b/>
          <w:bCs/>
          <w:lang w:val="en-US"/>
        </w:rPr>
        <w:t>Datasets</w:t>
      </w:r>
    </w:p>
    <w:p w14:paraId="6C4CC664" w14:textId="02E63521" w:rsidR="00FC3CF9" w:rsidRPr="005F5A6F" w:rsidRDefault="00FC3CF9" w:rsidP="00297128">
      <w:pPr>
        <w:ind w:left="692"/>
        <w:rPr>
          <w:b/>
          <w:bCs/>
          <w:lang w:val="en-US"/>
        </w:rPr>
      </w:pPr>
      <w:r w:rsidRPr="005F5A6F">
        <w:rPr>
          <w:b/>
          <w:bCs/>
          <w:lang w:val="en-US"/>
        </w:rPr>
        <w:t>2.5.1</w:t>
      </w:r>
      <w:r w:rsidRPr="005F5A6F">
        <w:rPr>
          <w:b/>
          <w:bCs/>
          <w:lang w:val="en-US"/>
        </w:rPr>
        <w:tab/>
        <w:t>Data coverage</w:t>
      </w:r>
    </w:p>
    <w:p w14:paraId="5530AE71" w14:textId="1E64584F" w:rsidR="005F5A6F" w:rsidRDefault="00297128" w:rsidP="00297128">
      <w:pPr>
        <w:ind w:left="692"/>
        <w:rPr>
          <w:b/>
          <w:bCs/>
          <w:lang w:val="en-US"/>
        </w:rPr>
      </w:pPr>
      <w:r>
        <w:rPr>
          <w:b/>
          <w:bCs/>
          <w:lang w:val="en-US"/>
        </w:rPr>
        <w:t>2.5.X</w:t>
      </w:r>
      <w:r>
        <w:rPr>
          <w:b/>
          <w:bCs/>
          <w:lang w:val="en-US"/>
        </w:rPr>
        <w:tab/>
      </w:r>
      <w:r w:rsidR="005F5A6F" w:rsidRPr="00593050">
        <w:rPr>
          <w:b/>
          <w:bCs/>
          <w:i/>
          <w:iCs/>
          <w:color w:val="EE0000"/>
          <w:lang w:val="en-US"/>
        </w:rPr>
        <w:t xml:space="preserve">&lt;Other general </w:t>
      </w:r>
      <w:r w:rsidR="00593050" w:rsidRPr="00593050">
        <w:rPr>
          <w:b/>
          <w:bCs/>
          <w:i/>
          <w:iCs/>
          <w:color w:val="EE0000"/>
          <w:lang w:val="en-US"/>
        </w:rPr>
        <w:t xml:space="preserve">or product-specific </w:t>
      </w:r>
      <w:r w:rsidR="005F5A6F" w:rsidRPr="00593050">
        <w:rPr>
          <w:b/>
          <w:bCs/>
          <w:i/>
          <w:iCs/>
          <w:color w:val="EE0000"/>
          <w:lang w:val="en-US"/>
        </w:rPr>
        <w:t>information for encoding data objects</w:t>
      </w:r>
      <w:r w:rsidR="00593050" w:rsidRPr="00593050">
        <w:rPr>
          <w:b/>
          <w:bCs/>
          <w:i/>
          <w:iCs/>
          <w:color w:val="EE0000"/>
          <w:lang w:val="en-US"/>
        </w:rPr>
        <w:t xml:space="preserve"> in datasets</w:t>
      </w:r>
      <w:r w:rsidR="005F5A6F" w:rsidRPr="00593050">
        <w:rPr>
          <w:b/>
          <w:bCs/>
          <w:i/>
          <w:iCs/>
          <w:color w:val="EE0000"/>
          <w:lang w:val="en-US"/>
        </w:rPr>
        <w:t>&gt;</w:t>
      </w:r>
    </w:p>
    <w:p w14:paraId="56010A84" w14:textId="2CAD76A5" w:rsidR="004C405F" w:rsidRDefault="004C405F" w:rsidP="00180CD5">
      <w:pPr>
        <w:ind w:left="346"/>
        <w:rPr>
          <w:b/>
          <w:bCs/>
          <w:lang w:val="en-US"/>
        </w:rPr>
      </w:pPr>
      <w:r>
        <w:rPr>
          <w:b/>
          <w:bCs/>
          <w:lang w:val="en-US"/>
        </w:rPr>
        <w:t>2.X</w:t>
      </w:r>
      <w:r>
        <w:rPr>
          <w:b/>
          <w:bCs/>
          <w:lang w:val="en-US"/>
        </w:rPr>
        <w:tab/>
        <w:t>Associations</w:t>
      </w:r>
    </w:p>
    <w:p w14:paraId="3DAA08B6" w14:textId="4FF0B73D" w:rsidR="004C405F" w:rsidRPr="00593050" w:rsidRDefault="004C405F" w:rsidP="00180CD5">
      <w:pPr>
        <w:ind w:left="346"/>
        <w:rPr>
          <w:i/>
          <w:iCs/>
          <w:color w:val="EE0000"/>
          <w:lang w:val="en-US"/>
        </w:rPr>
      </w:pPr>
      <w:r w:rsidRPr="00593050">
        <w:rPr>
          <w:i/>
          <w:iCs/>
          <w:color w:val="EE0000"/>
          <w:lang w:val="en-US"/>
        </w:rPr>
        <w:t>&lt;Principles and rules for encoding associations; principles for encoding associations with attributes.&gt;</w:t>
      </w:r>
    </w:p>
    <w:p w14:paraId="75888418" w14:textId="2DA60B02" w:rsidR="00180CD5" w:rsidRPr="005F5A6F" w:rsidRDefault="00180CD5" w:rsidP="00180CD5">
      <w:pPr>
        <w:ind w:left="346"/>
        <w:rPr>
          <w:b/>
          <w:bCs/>
          <w:lang w:val="en-US"/>
        </w:rPr>
      </w:pPr>
      <w:r>
        <w:rPr>
          <w:b/>
          <w:bCs/>
          <w:lang w:val="en-US"/>
        </w:rPr>
        <w:t>2.X</w:t>
      </w:r>
      <w:r>
        <w:rPr>
          <w:b/>
          <w:bCs/>
          <w:lang w:val="en-US"/>
        </w:rPr>
        <w:tab/>
        <w:t>&lt;Other types of general information&gt;</w:t>
      </w:r>
    </w:p>
    <w:p w14:paraId="5FD5F223" w14:textId="36559087" w:rsidR="00A7510E" w:rsidRDefault="00FC3CF9" w:rsidP="005F5A6F">
      <w:pPr>
        <w:ind w:left="346"/>
        <w:rPr>
          <w:b/>
          <w:bCs/>
          <w:lang w:val="en-US"/>
        </w:rPr>
      </w:pPr>
      <w:r w:rsidRPr="005F5A6F">
        <w:rPr>
          <w:b/>
          <w:bCs/>
          <w:lang w:val="en-US"/>
        </w:rPr>
        <w:t>2.6</w:t>
      </w:r>
      <w:r w:rsidRPr="005F5A6F">
        <w:rPr>
          <w:b/>
          <w:bCs/>
          <w:lang w:val="en-US"/>
        </w:rPr>
        <w:tab/>
      </w:r>
      <w:r w:rsidR="005F5A6F" w:rsidRPr="005F5A6F">
        <w:rPr>
          <w:b/>
          <w:bCs/>
          <w:lang w:val="en-US"/>
        </w:rPr>
        <w:t>Description of table format for geo features and information types</w:t>
      </w:r>
    </w:p>
    <w:p w14:paraId="652A6EBF" w14:textId="7D54E0E3" w:rsidR="00ED4976" w:rsidRDefault="00ED4976" w:rsidP="005F5A6F">
      <w:pPr>
        <w:ind w:left="346"/>
        <w:rPr>
          <w:i/>
          <w:iCs/>
          <w:color w:val="EE0000"/>
          <w:lang w:val="en-US"/>
        </w:rPr>
      </w:pPr>
      <w:r w:rsidRPr="004D6CD8">
        <w:rPr>
          <w:i/>
          <w:iCs/>
          <w:color w:val="EE0000"/>
          <w:lang w:val="en-US"/>
        </w:rPr>
        <w:t>&lt;The S-57 Acronym column and may be omitted at Product Specifcation author discretion. However automatically generated tables may include it by default</w:t>
      </w:r>
      <w:r w:rsidR="004D6CD8" w:rsidRPr="004D6CD8">
        <w:rPr>
          <w:i/>
          <w:iCs/>
          <w:color w:val="EE0000"/>
          <w:lang w:val="en-US"/>
        </w:rPr>
        <w:t xml:space="preserve"> and authors may find it more convenient to retain it.&gt;</w:t>
      </w:r>
    </w:p>
    <w:p w14:paraId="2D2BE503" w14:textId="528F0CEF" w:rsidR="004D6CD8" w:rsidRDefault="004D6CD8" w:rsidP="005F5A6F">
      <w:pPr>
        <w:ind w:left="346"/>
        <w:rPr>
          <w:i/>
          <w:iCs/>
          <w:color w:val="EE0000"/>
          <w:lang w:val="en-US"/>
        </w:rPr>
      </w:pPr>
      <w:r>
        <w:rPr>
          <w:i/>
          <w:iCs/>
          <w:color w:val="EE0000"/>
          <w:lang w:val="en-US"/>
        </w:rPr>
        <w:t>&lt;The same table format should be used to describe information types, with appropriate changes (replace “</w:t>
      </w:r>
      <w:r w:rsidRPr="004D6CD8">
        <w:rPr>
          <w:b/>
          <w:bCs/>
          <w:i/>
          <w:iCs/>
          <w:color w:val="EE0000"/>
          <w:lang w:val="en-US"/>
        </w:rPr>
        <w:t>FEATURE</w:t>
      </w:r>
      <w:r>
        <w:rPr>
          <w:i/>
          <w:iCs/>
          <w:color w:val="EE0000"/>
          <w:lang w:val="en-US"/>
        </w:rPr>
        <w:t>” with “</w:t>
      </w:r>
      <w:r w:rsidRPr="004D6CD8">
        <w:rPr>
          <w:b/>
          <w:bCs/>
          <w:i/>
          <w:iCs/>
          <w:color w:val="EE0000"/>
          <w:lang w:val="en-US"/>
        </w:rPr>
        <w:t>INFORMATION TYPE</w:t>
      </w:r>
      <w:r>
        <w:rPr>
          <w:i/>
          <w:iCs/>
          <w:color w:val="EE0000"/>
          <w:lang w:val="en-US"/>
        </w:rPr>
        <w:t xml:space="preserve">”, etc.&gt; </w:t>
      </w:r>
    </w:p>
    <w:p w14:paraId="7AEDE447" w14:textId="66B76125" w:rsidR="00536FA9" w:rsidRPr="00593050" w:rsidRDefault="00536FA9" w:rsidP="005F5A6F">
      <w:pPr>
        <w:ind w:left="346"/>
        <w:rPr>
          <w:b/>
          <w:bCs/>
          <w:i/>
          <w:iCs/>
          <w:color w:val="EE0000"/>
          <w:lang w:val="en-US"/>
        </w:rPr>
      </w:pPr>
      <w:r w:rsidRPr="00593050">
        <w:rPr>
          <w:b/>
          <w:bCs/>
          <w:i/>
          <w:iCs/>
          <w:color w:val="EE0000"/>
          <w:lang w:val="en-US"/>
        </w:rPr>
        <w:t>&lt;Product Specification authors should note that the DCEG builder will generate tables</w:t>
      </w:r>
      <w:r w:rsidR="00AB5FBB">
        <w:rPr>
          <w:b/>
          <w:bCs/>
          <w:i/>
          <w:iCs/>
          <w:color w:val="EE0000"/>
          <w:lang w:val="en-US"/>
        </w:rPr>
        <w:t xml:space="preserve"> for features, information types, attributes, associations, from the XML Feature Catalogue</w:t>
      </w:r>
      <w:r w:rsidRPr="00593050">
        <w:rPr>
          <w:b/>
          <w:bCs/>
          <w:i/>
          <w:iCs/>
          <w:color w:val="EE0000"/>
          <w:lang w:val="en-US"/>
        </w:rPr>
        <w:t xml:space="preserve">, and the </w:t>
      </w:r>
      <w:r w:rsidR="00AB5FBB">
        <w:rPr>
          <w:b/>
          <w:bCs/>
          <w:i/>
          <w:iCs/>
          <w:color w:val="EE0000"/>
          <w:lang w:val="en-US"/>
        </w:rPr>
        <w:t xml:space="preserve">generated </w:t>
      </w:r>
      <w:r w:rsidRPr="00593050">
        <w:rPr>
          <w:b/>
          <w:bCs/>
          <w:i/>
          <w:iCs/>
          <w:color w:val="EE0000"/>
          <w:lang w:val="en-US"/>
        </w:rPr>
        <w:t>structure may be different from the structures below</w:t>
      </w:r>
      <w:r>
        <w:rPr>
          <w:b/>
          <w:bCs/>
          <w:i/>
          <w:iCs/>
          <w:color w:val="EE0000"/>
          <w:lang w:val="en-US"/>
        </w:rPr>
        <w:t>,</w:t>
      </w:r>
      <w:r w:rsidRPr="00593050">
        <w:rPr>
          <w:b/>
          <w:bCs/>
          <w:i/>
          <w:iCs/>
          <w:color w:val="EE0000"/>
          <w:lang w:val="en-US"/>
        </w:rPr>
        <w:t xml:space="preserve"> and furthermore</w:t>
      </w:r>
      <w:r>
        <w:rPr>
          <w:b/>
          <w:bCs/>
          <w:i/>
          <w:iCs/>
          <w:color w:val="EE0000"/>
          <w:lang w:val="en-US"/>
        </w:rPr>
        <w:t>,</w:t>
      </w:r>
      <w:r w:rsidRPr="00593050">
        <w:rPr>
          <w:b/>
          <w:bCs/>
          <w:i/>
          <w:iCs/>
          <w:color w:val="EE0000"/>
          <w:lang w:val="en-US"/>
        </w:rPr>
        <w:t xml:space="preserve"> may evolve as the DCEG builder is updated</w:t>
      </w:r>
      <w:r>
        <w:rPr>
          <w:b/>
          <w:bCs/>
          <w:i/>
          <w:iCs/>
          <w:color w:val="EE0000"/>
          <w:lang w:val="en-US"/>
        </w:rPr>
        <w:t xml:space="preserve"> and common conventions are developed</w:t>
      </w:r>
      <w:r w:rsidRPr="00593050">
        <w:rPr>
          <w:b/>
          <w:bCs/>
          <w:i/>
          <w:iCs/>
          <w:color w:val="EE0000"/>
          <w:lang w:val="en-US"/>
        </w:rPr>
        <w:t xml:space="preserve">. Separate information will be provided by the IHO Secretariat regarding the stability of the </w:t>
      </w:r>
      <w:r>
        <w:rPr>
          <w:b/>
          <w:bCs/>
          <w:i/>
          <w:iCs/>
          <w:color w:val="EE0000"/>
          <w:lang w:val="en-US"/>
        </w:rPr>
        <w:t xml:space="preserve">table </w:t>
      </w:r>
      <w:r w:rsidRPr="00593050">
        <w:rPr>
          <w:b/>
          <w:bCs/>
          <w:i/>
          <w:iCs/>
          <w:color w:val="EE0000"/>
          <w:lang w:val="en-US"/>
        </w:rPr>
        <w:t>format.</w:t>
      </w:r>
      <w:r>
        <w:rPr>
          <w:b/>
          <w:bCs/>
          <w:i/>
          <w:iCs/>
          <w:color w:val="EE0000"/>
          <w:lang w:val="en-US"/>
        </w:rPr>
        <w:t xml:space="preserve"> In the interim, improvisations by Product Specification authors are permitted within reasonable limits.</w:t>
      </w:r>
      <w:r w:rsidR="00AB5FBB">
        <w:rPr>
          <w:b/>
          <w:bCs/>
          <w:i/>
          <w:iCs/>
          <w:color w:val="EE0000"/>
          <w:lang w:val="en-US"/>
        </w:rPr>
        <w:t xml:space="preserve"> Product Specification authors are also cautioned to check generated tables for correctness, readability, and stylistic consistency and apply corrections as needed before publication of the DCEG</w:t>
      </w:r>
      <w:r w:rsidR="00A31E12">
        <w:rPr>
          <w:b/>
          <w:bCs/>
          <w:i/>
          <w:iCs/>
          <w:color w:val="EE0000"/>
          <w:lang w:val="en-US"/>
        </w:rPr>
        <w:t>.</w:t>
      </w:r>
      <w:r w:rsidRPr="00593050">
        <w:rPr>
          <w:b/>
          <w:bCs/>
          <w:i/>
          <w:iCs/>
          <w:color w:val="EE0000"/>
          <w:lang w:val="en-US"/>
        </w:rPr>
        <w:t>&gt;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1259"/>
        <w:gridCol w:w="720"/>
        <w:gridCol w:w="540"/>
        <w:gridCol w:w="1800"/>
        <w:gridCol w:w="450"/>
        <w:gridCol w:w="1137"/>
        <w:gridCol w:w="213"/>
        <w:gridCol w:w="1350"/>
      </w:tblGrid>
      <w:tr w:rsidR="00C545F9" w:rsidRPr="001412FC" w14:paraId="503EBA2D" w14:textId="77777777" w:rsidTr="00ED4976">
        <w:trPr>
          <w:trHeight w:val="545"/>
        </w:trPr>
        <w:tc>
          <w:tcPr>
            <w:tcW w:w="8995" w:type="dxa"/>
            <w:gridSpan w:val="9"/>
          </w:tcPr>
          <w:p w14:paraId="210176FE" w14:textId="5C887D92" w:rsidR="00C545F9" w:rsidRPr="001412FC" w:rsidRDefault="00C545F9" w:rsidP="00086A24">
            <w:pPr>
              <w:spacing w:before="120" w:after="120" w:line="240" w:lineRule="auto"/>
              <w:rPr>
                <w:rFonts w:eastAsia="Times New Roman" w:cs="Arial"/>
              </w:rPr>
            </w:pPr>
            <w:r w:rsidRPr="001412FC">
              <w:rPr>
                <w:rFonts w:eastAsia="Times New Roman" w:cs="Arial"/>
                <w:szCs w:val="24"/>
                <w:u w:val="single"/>
              </w:rPr>
              <w:t>IHO Definition:</w:t>
            </w:r>
            <w:r w:rsidRPr="001412FC">
              <w:rPr>
                <w:rFonts w:eastAsia="Times New Roman" w:cs="Arial"/>
                <w:szCs w:val="24"/>
              </w:rPr>
              <w:t xml:space="preserve"> </w:t>
            </w:r>
            <w:r w:rsidRPr="001412FC">
              <w:rPr>
                <w:rFonts w:eastAsia="Times New Roman" w:cs="Arial"/>
                <w:b/>
                <w:szCs w:val="24"/>
              </w:rPr>
              <w:t>FEATURE:</w:t>
            </w:r>
            <w:r w:rsidRPr="001412FC">
              <w:rPr>
                <w:rFonts w:eastAsia="Times New Roman" w:cs="Arial"/>
                <w:szCs w:val="24"/>
              </w:rPr>
              <w:t xml:space="preserve"> Definition. (Authority for definition).</w:t>
            </w:r>
            <w:r w:rsidR="00ED4976">
              <w:rPr>
                <w:rFonts w:eastAsia="Times New Roman" w:cs="Arial"/>
                <w:szCs w:val="24"/>
              </w:rPr>
              <w:t xml:space="preserve"> </w:t>
            </w:r>
            <w:r w:rsidR="00ED4976" w:rsidRPr="00ED4976">
              <w:rPr>
                <w:rFonts w:eastAsia="Times New Roman" w:cs="Arial"/>
                <w:i/>
                <w:iCs/>
                <w:color w:val="EE0000"/>
                <w:szCs w:val="24"/>
              </w:rPr>
              <w:t>&lt;Authority is optional&gt;</w:t>
            </w:r>
          </w:p>
        </w:tc>
      </w:tr>
      <w:tr w:rsidR="00C545F9" w:rsidRPr="001412FC" w14:paraId="705724FA" w14:textId="77777777" w:rsidTr="00ED4976">
        <w:trPr>
          <w:trHeight w:val="485"/>
        </w:trPr>
        <w:tc>
          <w:tcPr>
            <w:tcW w:w="8995" w:type="dxa"/>
            <w:gridSpan w:val="9"/>
            <w:vAlign w:val="center"/>
          </w:tcPr>
          <w:p w14:paraId="11792A44" w14:textId="68D84161" w:rsidR="00C545F9" w:rsidRPr="001412FC" w:rsidRDefault="00C545F9" w:rsidP="00086A24">
            <w:pPr>
              <w:spacing w:after="0" w:line="240" w:lineRule="auto"/>
              <w:rPr>
                <w:rFonts w:eastAsia="Times New Roman" w:cs="Arial"/>
                <w:b/>
                <w:color w:val="FF0000"/>
              </w:rPr>
            </w:pPr>
            <w:r w:rsidRPr="001412FC">
              <w:rPr>
                <w:rFonts w:eastAsia="Times New Roman" w:cs="Arial"/>
                <w:b/>
                <w:u w:val="single"/>
              </w:rPr>
              <w:lastRenderedPageBreak/>
              <w:t>S-1</w:t>
            </w:r>
            <w:r>
              <w:rPr>
                <w:rFonts w:eastAsia="Times New Roman" w:cs="Arial"/>
                <w:b/>
                <w:u w:val="single"/>
              </w:rPr>
              <w:t>XX</w:t>
            </w:r>
            <w:r w:rsidRPr="001412FC">
              <w:rPr>
                <w:rFonts w:eastAsia="Times New Roman" w:cs="Arial"/>
                <w:b/>
                <w:u w:val="single"/>
              </w:rPr>
              <w:t xml:space="preserve"> Geo Feature:</w:t>
            </w:r>
            <w:r w:rsidRPr="001412FC">
              <w:rPr>
                <w:rFonts w:eastAsia="Times New Roman" w:cs="Arial"/>
                <w:b/>
              </w:rPr>
              <w:t xml:space="preserve"> Feature </w:t>
            </w:r>
            <w:r>
              <w:rPr>
                <w:rFonts w:eastAsia="Times New Roman" w:cs="Arial"/>
                <w:color w:val="FF0000"/>
              </w:rPr>
              <w:t>F</w:t>
            </w:r>
            <w:r w:rsidRPr="001412FC">
              <w:rPr>
                <w:rFonts w:eastAsia="Times New Roman" w:cs="Arial"/>
                <w:color w:val="FF0000"/>
              </w:rPr>
              <w:t>eature type name</w:t>
            </w:r>
          </w:p>
        </w:tc>
      </w:tr>
      <w:tr w:rsidR="00C545F9" w:rsidRPr="001412FC" w14:paraId="5F5CDEE4" w14:textId="77777777" w:rsidTr="00ED4976">
        <w:trPr>
          <w:trHeight w:val="485"/>
        </w:trPr>
        <w:tc>
          <w:tcPr>
            <w:tcW w:w="8995" w:type="dxa"/>
            <w:gridSpan w:val="9"/>
            <w:vAlign w:val="center"/>
          </w:tcPr>
          <w:p w14:paraId="5A328673" w14:textId="2D04A601" w:rsidR="00C545F9" w:rsidRPr="001412FC" w:rsidRDefault="00C545F9" w:rsidP="00086A24">
            <w:pPr>
              <w:spacing w:after="0" w:line="240" w:lineRule="auto"/>
              <w:rPr>
                <w:rFonts w:eastAsia="Times New Roman" w:cs="Arial"/>
                <w:color w:val="FF0000"/>
                <w:szCs w:val="24"/>
              </w:rPr>
            </w:pPr>
            <w:r w:rsidRPr="001412FC">
              <w:rPr>
                <w:rFonts w:eastAsia="Times New Roman" w:cs="Arial"/>
                <w:b/>
                <w:u w:val="single"/>
              </w:rPr>
              <w:t>Primitives:</w:t>
            </w:r>
            <w:r w:rsidRPr="001412FC">
              <w:rPr>
                <w:rFonts w:eastAsia="Times New Roman" w:cs="Arial"/>
                <w:b/>
              </w:rPr>
              <w:t xml:space="preserve"> Point, Curve, Surface, </w:t>
            </w:r>
            <w:r>
              <w:rPr>
                <w:rFonts w:eastAsia="Times New Roman" w:cs="Arial"/>
                <w:b/>
              </w:rPr>
              <w:t xml:space="preserve">Coverage, </w:t>
            </w:r>
            <w:r w:rsidRPr="001412FC">
              <w:rPr>
                <w:rFonts w:eastAsia="Times New Roman" w:cs="Arial"/>
                <w:b/>
              </w:rPr>
              <w:t xml:space="preserve">None </w:t>
            </w:r>
            <w:r w:rsidRPr="001412FC">
              <w:rPr>
                <w:rFonts w:eastAsia="Times New Roman" w:cs="Arial"/>
                <w:color w:val="FF0000"/>
              </w:rPr>
              <w:t xml:space="preserve">Allowable </w:t>
            </w:r>
            <w:r w:rsidRPr="001412FC">
              <w:rPr>
                <w:rFonts w:eastAsia="Times New Roman" w:cs="Arial"/>
                <w:color w:val="FF0000"/>
                <w:szCs w:val="24"/>
              </w:rPr>
              <w:t>geometric primitive(s)</w:t>
            </w:r>
          </w:p>
        </w:tc>
      </w:tr>
      <w:tr w:rsidR="00C545F9" w:rsidRPr="001412FC" w14:paraId="230A56EF" w14:textId="77777777" w:rsidTr="00C545F9">
        <w:trPr>
          <w:trHeight w:val="485"/>
        </w:trPr>
        <w:tc>
          <w:tcPr>
            <w:tcW w:w="8995" w:type="dxa"/>
            <w:gridSpan w:val="9"/>
            <w:vAlign w:val="center"/>
          </w:tcPr>
          <w:p w14:paraId="2C2F061D" w14:textId="45531B2E" w:rsidR="00C545F9" w:rsidRPr="001412FC" w:rsidRDefault="00C545F9" w:rsidP="00086A24">
            <w:pPr>
              <w:spacing w:after="0" w:line="240" w:lineRule="auto"/>
              <w:rPr>
                <w:rFonts w:eastAsia="Times New Roman" w:cs="Arial"/>
                <w:b/>
                <w:u w:val="single"/>
              </w:rPr>
            </w:pPr>
            <w:r>
              <w:rPr>
                <w:rFonts w:eastAsia="Times New Roman" w:cs="Arial"/>
                <w:b/>
                <w:u w:val="single"/>
              </w:rPr>
              <w:t>Super-type:</w:t>
            </w:r>
            <w:r w:rsidR="00ED4976">
              <w:rPr>
                <w:rFonts w:eastAsia="Times New Roman" w:cs="Arial"/>
                <w:b/>
                <w:u w:val="single"/>
              </w:rPr>
              <w:t xml:space="preserve"> </w:t>
            </w:r>
            <w:r w:rsidR="00ED4976" w:rsidRPr="00ED4976">
              <w:rPr>
                <w:rFonts w:eastAsia="Times New Roman" w:cs="Arial"/>
                <w:bCs/>
                <w:i/>
                <w:iCs/>
                <w:color w:val="EE0000"/>
              </w:rPr>
              <w:t>&lt;Super-type, if any.</w:t>
            </w:r>
            <w:r w:rsidR="00ED4976">
              <w:rPr>
                <w:rFonts w:eastAsia="Times New Roman" w:cs="Arial"/>
                <w:bCs/>
                <w:i/>
                <w:iCs/>
                <w:color w:val="EE0000"/>
              </w:rPr>
              <w:t xml:space="preserve"> Should be populated if the feature catalogue includes super-type relationships.</w:t>
            </w:r>
            <w:r w:rsidR="00ED4976" w:rsidRPr="00ED4976">
              <w:rPr>
                <w:rFonts w:eastAsia="Times New Roman" w:cs="Arial"/>
                <w:bCs/>
                <w:i/>
                <w:iCs/>
                <w:color w:val="EE0000"/>
              </w:rPr>
              <w:t>&gt;</w:t>
            </w:r>
          </w:p>
        </w:tc>
      </w:tr>
      <w:tr w:rsidR="00C545F9" w:rsidRPr="001412FC" w14:paraId="5DC78816" w14:textId="77777777" w:rsidTr="00C545F9">
        <w:trPr>
          <w:trHeight w:val="485"/>
        </w:trPr>
        <w:tc>
          <w:tcPr>
            <w:tcW w:w="8995" w:type="dxa"/>
            <w:gridSpan w:val="9"/>
            <w:vAlign w:val="center"/>
          </w:tcPr>
          <w:p w14:paraId="3A294EF9" w14:textId="7DB8181D" w:rsidR="00C545F9" w:rsidRPr="001412FC" w:rsidRDefault="00C545F9" w:rsidP="00086A24">
            <w:pPr>
              <w:spacing w:after="0" w:line="240" w:lineRule="auto"/>
              <w:rPr>
                <w:rFonts w:eastAsia="Times New Roman" w:cs="Arial"/>
                <w:b/>
                <w:u w:val="single"/>
              </w:rPr>
            </w:pPr>
            <w:r>
              <w:rPr>
                <w:rFonts w:eastAsia="Times New Roman" w:cs="Arial"/>
                <w:b/>
                <w:u w:val="single"/>
              </w:rPr>
              <w:t xml:space="preserve">Sub-types: </w:t>
            </w:r>
            <w:r w:rsidR="00ED4976" w:rsidRPr="00ED4976">
              <w:rPr>
                <w:rFonts w:eastAsia="Times New Roman" w:cs="Arial"/>
                <w:bCs/>
                <w:i/>
                <w:iCs/>
                <w:color w:val="EE0000"/>
              </w:rPr>
              <w:t>&lt;Optional list of sub-types. This row may be omitted or left blank, but the treatment should be consistent throughout the Product Specification&gt;</w:t>
            </w:r>
          </w:p>
        </w:tc>
      </w:tr>
      <w:tr w:rsidR="00C545F9" w:rsidRPr="001412FC" w14:paraId="07D607B4" w14:textId="77777777" w:rsidTr="00C545F9">
        <w:trPr>
          <w:trHeight w:val="1059"/>
        </w:trPr>
        <w:tc>
          <w:tcPr>
            <w:tcW w:w="2785" w:type="dxa"/>
            <w:gridSpan w:val="2"/>
          </w:tcPr>
          <w:p w14:paraId="08DFA700" w14:textId="77777777" w:rsidR="00C545F9" w:rsidRPr="001412FC" w:rsidRDefault="00C545F9" w:rsidP="00086A24">
            <w:pPr>
              <w:spacing w:before="120" w:after="120" w:line="240" w:lineRule="auto"/>
              <w:rPr>
                <w:rFonts w:eastAsia="Times New Roman" w:cs="Arial"/>
                <w:color w:val="0000FF"/>
                <w:sz w:val="18"/>
                <w:szCs w:val="18"/>
              </w:rPr>
            </w:pPr>
            <w:r w:rsidRPr="001412FC">
              <w:rPr>
                <w:rFonts w:eastAsia="Times New Roman" w:cs="Arial"/>
                <w:i/>
                <w:color w:val="0000FF"/>
                <w:sz w:val="18"/>
                <w:szCs w:val="18"/>
              </w:rPr>
              <w:t>Real World</w:t>
            </w:r>
          </w:p>
          <w:p w14:paraId="07165A22" w14:textId="77777777" w:rsidR="00C545F9" w:rsidRPr="001412FC" w:rsidRDefault="00C545F9" w:rsidP="00086A24">
            <w:pPr>
              <w:spacing w:after="0" w:line="240" w:lineRule="auto"/>
              <w:rPr>
                <w:rFonts w:eastAsia="Times New Roman" w:cs="Arial"/>
                <w:b/>
              </w:rPr>
            </w:pPr>
            <w:r w:rsidRPr="001412FC">
              <w:rPr>
                <w:rFonts w:eastAsia="Times New Roman" w:cs="Arial"/>
                <w:color w:val="FF0000"/>
              </w:rPr>
              <w:t>Example(s) of real-world instance(s) of the Feature.</w:t>
            </w:r>
          </w:p>
        </w:tc>
        <w:tc>
          <w:tcPr>
            <w:tcW w:w="3510" w:type="dxa"/>
            <w:gridSpan w:val="4"/>
          </w:tcPr>
          <w:p w14:paraId="7F8C877D" w14:textId="77777777" w:rsidR="00C545F9" w:rsidRPr="001412FC" w:rsidRDefault="00C545F9" w:rsidP="00086A24">
            <w:pPr>
              <w:spacing w:before="120" w:after="120" w:line="240" w:lineRule="auto"/>
              <w:rPr>
                <w:rFonts w:eastAsia="Times New Roman" w:cs="Arial"/>
                <w:i/>
                <w:color w:val="0000FF"/>
                <w:sz w:val="18"/>
                <w:szCs w:val="18"/>
              </w:rPr>
            </w:pPr>
            <w:r w:rsidRPr="001412FC">
              <w:rPr>
                <w:rFonts w:eastAsia="Times New Roman" w:cs="Arial"/>
                <w:i/>
                <w:color w:val="0000FF"/>
                <w:sz w:val="18"/>
                <w:szCs w:val="18"/>
              </w:rPr>
              <w:t>Paper Chart Symbol</w:t>
            </w:r>
          </w:p>
          <w:p w14:paraId="4D36CF01" w14:textId="77777777" w:rsidR="00C545F9" w:rsidRPr="001412FC" w:rsidRDefault="00C545F9" w:rsidP="00086A24">
            <w:pPr>
              <w:spacing w:before="120" w:after="0" w:line="240" w:lineRule="auto"/>
              <w:rPr>
                <w:rFonts w:eastAsia="Times New Roman" w:cs="Arial"/>
                <w:b/>
              </w:rPr>
            </w:pPr>
            <w:r w:rsidRPr="001412FC">
              <w:rPr>
                <w:rFonts w:eastAsia="Times New Roman" w:cs="Arial"/>
                <w:color w:val="FF0000"/>
              </w:rPr>
              <w:t>Example(s) of paper chart equivalent symbology for the Feature.</w:t>
            </w:r>
          </w:p>
        </w:tc>
        <w:tc>
          <w:tcPr>
            <w:tcW w:w="2700" w:type="dxa"/>
            <w:gridSpan w:val="3"/>
          </w:tcPr>
          <w:p w14:paraId="4AB0384C" w14:textId="77777777" w:rsidR="00C545F9" w:rsidRPr="001412FC" w:rsidRDefault="00C545F9" w:rsidP="00086A24">
            <w:pPr>
              <w:spacing w:before="120" w:after="120" w:line="240" w:lineRule="auto"/>
              <w:rPr>
                <w:rFonts w:eastAsia="Times New Roman" w:cs="Arial"/>
                <w:i/>
                <w:color w:val="0000FF"/>
                <w:sz w:val="18"/>
                <w:szCs w:val="18"/>
              </w:rPr>
            </w:pPr>
            <w:r w:rsidRPr="001412FC">
              <w:rPr>
                <w:rFonts w:eastAsia="Times New Roman" w:cs="Arial"/>
                <w:i/>
                <w:color w:val="0000FF"/>
                <w:sz w:val="18"/>
                <w:szCs w:val="18"/>
              </w:rPr>
              <w:t>ECDIS Symbol</w:t>
            </w:r>
          </w:p>
          <w:p w14:paraId="656C9AC4" w14:textId="77777777" w:rsidR="00C545F9" w:rsidRPr="001412FC" w:rsidRDefault="00C545F9" w:rsidP="00086A24">
            <w:pPr>
              <w:spacing w:after="0" w:line="240" w:lineRule="auto"/>
              <w:rPr>
                <w:rFonts w:eastAsia="Times New Roman" w:cs="Arial"/>
                <w:b/>
              </w:rPr>
            </w:pPr>
            <w:r w:rsidRPr="001412FC">
              <w:rPr>
                <w:rFonts w:eastAsia="Times New Roman" w:cs="Arial"/>
                <w:color w:val="FF0000"/>
              </w:rPr>
              <w:t>Example(s) of ECDIS symbology for the Feature.</w:t>
            </w:r>
          </w:p>
        </w:tc>
      </w:tr>
      <w:tr w:rsidR="00ED52C7" w:rsidRPr="001412FC" w14:paraId="16286132" w14:textId="77777777" w:rsidTr="00ED52C7">
        <w:trPr>
          <w:trHeight w:val="545"/>
        </w:trPr>
        <w:tc>
          <w:tcPr>
            <w:tcW w:w="2785" w:type="dxa"/>
            <w:gridSpan w:val="2"/>
            <w:vAlign w:val="center"/>
          </w:tcPr>
          <w:p w14:paraId="77C02967" w14:textId="58BC2152" w:rsidR="00C545F9" w:rsidRPr="001412FC" w:rsidRDefault="00C545F9" w:rsidP="00086A24">
            <w:pPr>
              <w:spacing w:after="0" w:line="240" w:lineRule="auto"/>
              <w:rPr>
                <w:rFonts w:eastAsia="Times New Roman" w:cs="Arial"/>
                <w:b/>
              </w:rPr>
            </w:pPr>
            <w:r w:rsidRPr="001412FC">
              <w:rPr>
                <w:rFonts w:eastAsia="Times New Roman" w:cs="Arial"/>
                <w:b/>
              </w:rPr>
              <w:t>S-1</w:t>
            </w:r>
            <w:r>
              <w:rPr>
                <w:rFonts w:eastAsia="Times New Roman" w:cs="Arial"/>
                <w:b/>
              </w:rPr>
              <w:t>XX</w:t>
            </w:r>
            <w:r w:rsidRPr="001412FC">
              <w:rPr>
                <w:rFonts w:eastAsia="Times New Roman" w:cs="Arial"/>
                <w:b/>
              </w:rPr>
              <w:t xml:space="preserve"> Attribute</w:t>
            </w:r>
          </w:p>
        </w:tc>
        <w:tc>
          <w:tcPr>
            <w:tcW w:w="1260" w:type="dxa"/>
            <w:gridSpan w:val="2"/>
            <w:vAlign w:val="center"/>
          </w:tcPr>
          <w:p w14:paraId="22013D3F" w14:textId="77777777" w:rsidR="00C545F9" w:rsidRPr="001412FC" w:rsidRDefault="00C545F9" w:rsidP="00086A24">
            <w:pPr>
              <w:spacing w:after="0" w:line="240" w:lineRule="auto"/>
              <w:rPr>
                <w:rFonts w:eastAsia="Times New Roman" w:cs="Arial"/>
                <w:b/>
              </w:rPr>
            </w:pPr>
            <w:r w:rsidRPr="001412FC">
              <w:rPr>
                <w:rFonts w:eastAsia="Times New Roman" w:cs="Arial"/>
                <w:b/>
              </w:rPr>
              <w:t>S-57 Acronym</w:t>
            </w:r>
          </w:p>
        </w:tc>
        <w:tc>
          <w:tcPr>
            <w:tcW w:w="2250" w:type="dxa"/>
            <w:gridSpan w:val="2"/>
            <w:vAlign w:val="center"/>
          </w:tcPr>
          <w:p w14:paraId="249751DC" w14:textId="77777777" w:rsidR="00C545F9" w:rsidRPr="001412FC" w:rsidRDefault="00C545F9" w:rsidP="00086A24">
            <w:pPr>
              <w:spacing w:after="0" w:line="240" w:lineRule="auto"/>
              <w:rPr>
                <w:rFonts w:eastAsia="Times New Roman" w:cs="Arial"/>
                <w:b/>
                <w:color w:val="FF0000"/>
              </w:rPr>
            </w:pPr>
            <w:r w:rsidRPr="001412FC">
              <w:rPr>
                <w:rFonts w:eastAsia="Times New Roman" w:cs="Arial"/>
                <w:b/>
              </w:rPr>
              <w:t xml:space="preserve">Allowable Encoding Value </w:t>
            </w:r>
          </w:p>
        </w:tc>
        <w:tc>
          <w:tcPr>
            <w:tcW w:w="1350" w:type="dxa"/>
            <w:gridSpan w:val="2"/>
            <w:vAlign w:val="center"/>
          </w:tcPr>
          <w:p w14:paraId="5C2C32B2" w14:textId="77777777" w:rsidR="00C545F9" w:rsidRPr="001412FC" w:rsidRDefault="00C545F9" w:rsidP="00086A24">
            <w:pPr>
              <w:spacing w:after="0" w:line="240" w:lineRule="auto"/>
              <w:rPr>
                <w:rFonts w:eastAsia="Times New Roman" w:cs="Arial"/>
                <w:b/>
              </w:rPr>
            </w:pPr>
            <w:r w:rsidRPr="001412FC">
              <w:rPr>
                <w:rFonts w:eastAsia="Times New Roman" w:cs="Arial"/>
                <w:b/>
              </w:rPr>
              <w:t>Type</w:t>
            </w:r>
          </w:p>
        </w:tc>
        <w:tc>
          <w:tcPr>
            <w:tcW w:w="1350" w:type="dxa"/>
            <w:vAlign w:val="center"/>
          </w:tcPr>
          <w:p w14:paraId="26A1C556" w14:textId="77777777" w:rsidR="00C545F9" w:rsidRPr="001412FC" w:rsidRDefault="00C545F9" w:rsidP="00086A24">
            <w:pPr>
              <w:spacing w:after="0" w:line="240" w:lineRule="auto"/>
              <w:rPr>
                <w:rFonts w:eastAsia="Times New Roman" w:cs="Arial"/>
                <w:b/>
              </w:rPr>
            </w:pPr>
            <w:r w:rsidRPr="001412FC">
              <w:rPr>
                <w:rFonts w:eastAsia="Times New Roman" w:cs="Arial"/>
                <w:b/>
              </w:rPr>
              <w:t>Multiplicity</w:t>
            </w:r>
          </w:p>
        </w:tc>
      </w:tr>
      <w:tr w:rsidR="00ED52C7" w:rsidRPr="001412FC" w14:paraId="23E68B56" w14:textId="77777777" w:rsidTr="00ED52C7">
        <w:trPr>
          <w:trHeight w:val="20"/>
        </w:trPr>
        <w:tc>
          <w:tcPr>
            <w:tcW w:w="2785" w:type="dxa"/>
            <w:gridSpan w:val="2"/>
          </w:tcPr>
          <w:p w14:paraId="7FCD5CC3"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category of beer </w:t>
            </w:r>
          </w:p>
        </w:tc>
        <w:tc>
          <w:tcPr>
            <w:tcW w:w="1260" w:type="dxa"/>
            <w:gridSpan w:val="2"/>
          </w:tcPr>
          <w:p w14:paraId="046C8E7E" w14:textId="77777777" w:rsidR="00C545F9" w:rsidRPr="001412FC" w:rsidRDefault="00C545F9" w:rsidP="00086A24">
            <w:pPr>
              <w:spacing w:before="60" w:after="60" w:line="240" w:lineRule="auto"/>
              <w:rPr>
                <w:rFonts w:eastAsia="Times New Roman" w:cs="Arial"/>
                <w:sz w:val="18"/>
                <w:szCs w:val="18"/>
              </w:rPr>
            </w:pPr>
          </w:p>
        </w:tc>
        <w:tc>
          <w:tcPr>
            <w:tcW w:w="2250" w:type="dxa"/>
            <w:gridSpan w:val="2"/>
          </w:tcPr>
          <w:p w14:paraId="53A32FBE" w14:textId="77777777" w:rsidR="00C545F9" w:rsidRPr="001412FC" w:rsidRDefault="00C545F9" w:rsidP="00086A24">
            <w:pPr>
              <w:autoSpaceDE w:val="0"/>
              <w:autoSpaceDN w:val="0"/>
              <w:adjustRightInd w:val="0"/>
              <w:spacing w:before="60" w:after="0" w:line="240" w:lineRule="auto"/>
              <w:ind w:left="375" w:hanging="301"/>
              <w:rPr>
                <w:rFonts w:eastAsia="Times New Roman" w:cs="Arial"/>
                <w:sz w:val="18"/>
                <w:szCs w:val="18"/>
              </w:rPr>
            </w:pPr>
            <w:r w:rsidRPr="001412FC">
              <w:rPr>
                <w:rFonts w:eastAsia="Times New Roman" w:cs="Arial"/>
                <w:sz w:val="18"/>
                <w:szCs w:val="18"/>
              </w:rPr>
              <w:t>1 : ale</w:t>
            </w:r>
          </w:p>
          <w:p w14:paraId="366B802A" w14:textId="77777777" w:rsidR="00C545F9" w:rsidRPr="001412FC" w:rsidRDefault="00C545F9" w:rsidP="00086A24">
            <w:pPr>
              <w:autoSpaceDE w:val="0"/>
              <w:autoSpaceDN w:val="0"/>
              <w:adjustRightInd w:val="0"/>
              <w:spacing w:after="0" w:line="240" w:lineRule="auto"/>
              <w:ind w:left="375" w:hanging="301"/>
              <w:rPr>
                <w:rFonts w:eastAsia="Times New Roman" w:cs="Arial"/>
                <w:sz w:val="18"/>
                <w:szCs w:val="18"/>
              </w:rPr>
            </w:pPr>
            <w:r w:rsidRPr="001412FC">
              <w:rPr>
                <w:rFonts w:eastAsia="Times New Roman" w:cs="Arial"/>
                <w:sz w:val="18"/>
                <w:szCs w:val="18"/>
              </w:rPr>
              <w:t>2 : lager</w:t>
            </w:r>
          </w:p>
          <w:p w14:paraId="55209390" w14:textId="77777777" w:rsidR="00C545F9" w:rsidRPr="001412FC" w:rsidRDefault="00C545F9" w:rsidP="00086A24">
            <w:pPr>
              <w:autoSpaceDE w:val="0"/>
              <w:autoSpaceDN w:val="0"/>
              <w:adjustRightInd w:val="0"/>
              <w:spacing w:after="0" w:line="240" w:lineRule="auto"/>
              <w:ind w:left="375" w:hanging="301"/>
              <w:rPr>
                <w:rFonts w:eastAsia="Times New Roman" w:cs="Arial"/>
                <w:sz w:val="18"/>
                <w:szCs w:val="18"/>
              </w:rPr>
            </w:pPr>
            <w:r w:rsidRPr="001412FC">
              <w:rPr>
                <w:rFonts w:eastAsia="Times New Roman" w:cs="Arial"/>
                <w:sz w:val="18"/>
                <w:szCs w:val="18"/>
              </w:rPr>
              <w:t>3 : porter</w:t>
            </w:r>
          </w:p>
          <w:p w14:paraId="5DC9E004" w14:textId="77777777" w:rsidR="00C545F9" w:rsidRPr="001412FC" w:rsidRDefault="00C545F9" w:rsidP="00086A24">
            <w:pPr>
              <w:autoSpaceDE w:val="0"/>
              <w:autoSpaceDN w:val="0"/>
              <w:adjustRightInd w:val="0"/>
              <w:spacing w:after="0" w:line="240" w:lineRule="auto"/>
              <w:ind w:left="375" w:hanging="301"/>
              <w:rPr>
                <w:rFonts w:eastAsia="Times New Roman" w:cs="Arial"/>
                <w:sz w:val="18"/>
                <w:szCs w:val="18"/>
              </w:rPr>
            </w:pPr>
            <w:r w:rsidRPr="001412FC">
              <w:rPr>
                <w:rFonts w:eastAsia="Times New Roman" w:cs="Arial"/>
                <w:sz w:val="18"/>
                <w:szCs w:val="18"/>
              </w:rPr>
              <w:t>4 : stout</w:t>
            </w:r>
          </w:p>
          <w:p w14:paraId="24A3D817" w14:textId="77777777" w:rsidR="00C545F9" w:rsidRPr="001412FC" w:rsidRDefault="00C545F9" w:rsidP="00086A24">
            <w:pPr>
              <w:autoSpaceDE w:val="0"/>
              <w:autoSpaceDN w:val="0"/>
              <w:adjustRightInd w:val="0"/>
              <w:spacing w:after="0" w:line="240" w:lineRule="auto"/>
              <w:ind w:left="375" w:hanging="301"/>
              <w:rPr>
                <w:rFonts w:eastAsia="Times New Roman" w:cs="Arial"/>
                <w:sz w:val="18"/>
                <w:szCs w:val="18"/>
              </w:rPr>
            </w:pPr>
            <w:r w:rsidRPr="001412FC">
              <w:rPr>
                <w:rFonts w:eastAsia="Times New Roman" w:cs="Arial"/>
                <w:sz w:val="18"/>
                <w:szCs w:val="18"/>
              </w:rPr>
              <w:t>5 : pilsener</w:t>
            </w:r>
          </w:p>
          <w:p w14:paraId="3CA5ADA4" w14:textId="77777777" w:rsidR="00C545F9" w:rsidRPr="001412FC" w:rsidRDefault="00C545F9" w:rsidP="00086A24">
            <w:pPr>
              <w:autoSpaceDE w:val="0"/>
              <w:autoSpaceDN w:val="0"/>
              <w:adjustRightInd w:val="0"/>
              <w:spacing w:after="0" w:line="240" w:lineRule="auto"/>
              <w:ind w:left="375" w:hanging="301"/>
              <w:rPr>
                <w:rFonts w:eastAsia="Times New Roman" w:cs="Arial"/>
                <w:sz w:val="18"/>
                <w:szCs w:val="18"/>
              </w:rPr>
            </w:pPr>
            <w:r w:rsidRPr="001412FC">
              <w:rPr>
                <w:rFonts w:eastAsia="Times New Roman" w:cs="Arial"/>
                <w:sz w:val="18"/>
                <w:szCs w:val="18"/>
              </w:rPr>
              <w:t>6 : bock beer</w:t>
            </w:r>
          </w:p>
          <w:p w14:paraId="3B034AC3" w14:textId="77777777" w:rsidR="00C545F9" w:rsidRPr="001412FC" w:rsidRDefault="00C545F9" w:rsidP="00086A24">
            <w:pPr>
              <w:autoSpaceDE w:val="0"/>
              <w:autoSpaceDN w:val="0"/>
              <w:adjustRightInd w:val="0"/>
              <w:spacing w:after="0" w:line="240" w:lineRule="auto"/>
              <w:ind w:left="375" w:hanging="301"/>
              <w:rPr>
                <w:rFonts w:eastAsia="Times New Roman" w:cs="Arial"/>
                <w:sz w:val="18"/>
                <w:szCs w:val="18"/>
              </w:rPr>
            </w:pPr>
            <w:r w:rsidRPr="001412FC">
              <w:rPr>
                <w:rFonts w:eastAsia="Times New Roman" w:cs="Arial"/>
                <w:sz w:val="18"/>
                <w:szCs w:val="18"/>
              </w:rPr>
              <w:t>7 : wheat beer</w:t>
            </w:r>
          </w:p>
          <w:p w14:paraId="0858010C" w14:textId="77777777" w:rsidR="00C545F9" w:rsidRPr="001412FC" w:rsidRDefault="00C545F9" w:rsidP="00086A24">
            <w:pPr>
              <w:autoSpaceDE w:val="0"/>
              <w:autoSpaceDN w:val="0"/>
              <w:adjustRightInd w:val="0"/>
              <w:spacing w:after="0" w:line="240" w:lineRule="auto"/>
              <w:ind w:left="375" w:hanging="301"/>
              <w:rPr>
                <w:rFonts w:eastAsia="Times New Roman" w:cs="Arial"/>
                <w:sz w:val="18"/>
                <w:szCs w:val="18"/>
              </w:rPr>
            </w:pPr>
            <w:r w:rsidRPr="001412FC">
              <w:rPr>
                <w:rFonts w:eastAsia="Times New Roman" w:cs="Arial"/>
                <w:sz w:val="18"/>
                <w:szCs w:val="18"/>
              </w:rPr>
              <w:t>8 : pale ale</w:t>
            </w:r>
          </w:p>
          <w:p w14:paraId="332CD38C" w14:textId="77777777" w:rsidR="00C545F9" w:rsidRPr="001412FC" w:rsidRDefault="00C545F9" w:rsidP="00086A24">
            <w:pPr>
              <w:autoSpaceDE w:val="0"/>
              <w:autoSpaceDN w:val="0"/>
              <w:adjustRightInd w:val="0"/>
              <w:spacing w:after="60" w:line="240" w:lineRule="auto"/>
              <w:ind w:left="375" w:hanging="301"/>
              <w:rPr>
                <w:rFonts w:eastAsia="Times New Roman" w:cs="Arial"/>
                <w:sz w:val="18"/>
                <w:szCs w:val="18"/>
              </w:rPr>
            </w:pPr>
            <w:r w:rsidRPr="001412FC">
              <w:rPr>
                <w:rFonts w:eastAsia="Times New Roman" w:cs="Arial"/>
                <w:sz w:val="18"/>
                <w:szCs w:val="18"/>
              </w:rPr>
              <w:t>9 : indian pale ale</w:t>
            </w:r>
          </w:p>
        </w:tc>
        <w:tc>
          <w:tcPr>
            <w:tcW w:w="1350" w:type="dxa"/>
            <w:gridSpan w:val="2"/>
          </w:tcPr>
          <w:p w14:paraId="59BC5F73"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EN</w:t>
            </w:r>
          </w:p>
        </w:tc>
        <w:tc>
          <w:tcPr>
            <w:tcW w:w="1350" w:type="dxa"/>
          </w:tcPr>
          <w:p w14:paraId="2AA6A475"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1,1</w:t>
            </w:r>
          </w:p>
        </w:tc>
      </w:tr>
      <w:tr w:rsidR="00ED52C7" w:rsidRPr="001412FC" w14:paraId="6D82C9DD" w14:textId="77777777" w:rsidTr="00ED52C7">
        <w:trPr>
          <w:trHeight w:val="20"/>
        </w:trPr>
        <w:tc>
          <w:tcPr>
            <w:tcW w:w="2785" w:type="dxa"/>
            <w:gridSpan w:val="2"/>
          </w:tcPr>
          <w:p w14:paraId="54A661A7" w14:textId="77777777" w:rsidR="00C545F9" w:rsidRPr="001412FC" w:rsidRDefault="00C545F9" w:rsidP="00086A24">
            <w:pPr>
              <w:autoSpaceDE w:val="0"/>
              <w:autoSpaceDN w:val="0"/>
              <w:adjustRightInd w:val="0"/>
              <w:spacing w:before="60" w:after="60" w:line="240" w:lineRule="auto"/>
              <w:rPr>
                <w:rFonts w:eastAsia="Times New Roman" w:cs="Arial"/>
                <w:color w:val="FF0000"/>
                <w:sz w:val="18"/>
                <w:szCs w:val="18"/>
              </w:rPr>
            </w:pPr>
            <w:r w:rsidRPr="001412FC">
              <w:rPr>
                <w:rFonts w:eastAsia="Times New Roman" w:cs="Arial"/>
                <w:color w:val="FF0000"/>
                <w:sz w:val="18"/>
                <w:szCs w:val="18"/>
              </w:rPr>
              <w:t>This section lists</w:t>
            </w:r>
            <w:r w:rsidRPr="001412FC">
              <w:rPr>
                <w:rFonts w:eastAsia="Times New Roman" w:cs="Arial"/>
                <w:b/>
                <w:color w:val="FF0000"/>
                <w:sz w:val="18"/>
                <w:szCs w:val="18"/>
              </w:rPr>
              <w:t xml:space="preserve"> </w:t>
            </w:r>
            <w:r w:rsidRPr="001412FC">
              <w:rPr>
                <w:rFonts w:eastAsia="Times New Roman" w:cs="Arial"/>
                <w:color w:val="FF0000"/>
                <w:sz w:val="18"/>
                <w:szCs w:val="18"/>
              </w:rPr>
              <w:t>the full list of allowable attributes for the feature.  Attributes are listed in alphabetical order. Sub-attributes (Type prefix (S)) of complex (Type C) attributes are listed in alphabetical order and indented directly under the entry for the complex attribute (see below for example). Note that a complex attribute may have simple or complex attributes as sub-complex attributes.</w:t>
            </w:r>
          </w:p>
        </w:tc>
        <w:tc>
          <w:tcPr>
            <w:tcW w:w="1260" w:type="dxa"/>
            <w:gridSpan w:val="2"/>
          </w:tcPr>
          <w:p w14:paraId="0DFD26BA" w14:textId="5C492926" w:rsidR="00C545F9" w:rsidRPr="001412FC" w:rsidRDefault="00C545F9" w:rsidP="00086A24">
            <w:pPr>
              <w:autoSpaceDE w:val="0"/>
              <w:autoSpaceDN w:val="0"/>
              <w:adjustRightInd w:val="0"/>
              <w:spacing w:before="60" w:after="60" w:line="240" w:lineRule="auto"/>
              <w:ind w:left="27"/>
              <w:rPr>
                <w:rFonts w:eastAsia="Times New Roman" w:cs="Arial"/>
                <w:color w:val="FF0000"/>
                <w:sz w:val="18"/>
                <w:szCs w:val="18"/>
              </w:rPr>
            </w:pPr>
            <w:r w:rsidRPr="001412FC">
              <w:rPr>
                <w:rFonts w:eastAsia="Times New Roman" w:cs="Arial"/>
                <w:color w:val="FF0000"/>
                <w:sz w:val="18"/>
                <w:szCs w:val="18"/>
              </w:rPr>
              <w:t>This section lists</w:t>
            </w:r>
            <w:r w:rsidRPr="001412FC">
              <w:rPr>
                <w:rFonts w:eastAsia="Times New Roman" w:cs="Arial"/>
                <w:b/>
                <w:color w:val="FF0000"/>
                <w:sz w:val="18"/>
                <w:szCs w:val="18"/>
              </w:rPr>
              <w:t xml:space="preserve"> </w:t>
            </w:r>
            <w:r w:rsidRPr="001412FC">
              <w:rPr>
                <w:rFonts w:eastAsia="Times New Roman" w:cs="Arial"/>
                <w:color w:val="FF0000"/>
                <w:sz w:val="18"/>
                <w:szCs w:val="18"/>
              </w:rPr>
              <w:t>the corresponding S-57 attribute acronym. A blank cell indicates no corresponding S-57 acronym.</w:t>
            </w:r>
          </w:p>
        </w:tc>
        <w:tc>
          <w:tcPr>
            <w:tcW w:w="2250" w:type="dxa"/>
            <w:gridSpan w:val="2"/>
          </w:tcPr>
          <w:p w14:paraId="43C365FE" w14:textId="77777777" w:rsidR="00C545F9" w:rsidRPr="001412FC" w:rsidRDefault="00C545F9" w:rsidP="00086A24">
            <w:pPr>
              <w:autoSpaceDE w:val="0"/>
              <w:autoSpaceDN w:val="0"/>
              <w:adjustRightInd w:val="0"/>
              <w:spacing w:before="60" w:after="60" w:line="240" w:lineRule="auto"/>
              <w:ind w:left="42"/>
              <w:rPr>
                <w:rFonts w:eastAsia="Times New Roman" w:cs="Arial"/>
                <w:color w:val="FF0000"/>
                <w:sz w:val="18"/>
                <w:szCs w:val="18"/>
              </w:rPr>
            </w:pPr>
            <w:r w:rsidRPr="001412FC">
              <w:rPr>
                <w:rFonts w:eastAsia="Times New Roman" w:cs="Arial"/>
                <w:color w:val="FF0000"/>
                <w:sz w:val="18"/>
                <w:szCs w:val="18"/>
              </w:rPr>
              <w:t>This section lists</w:t>
            </w:r>
            <w:r w:rsidRPr="001412FC">
              <w:rPr>
                <w:rFonts w:eastAsia="Times New Roman" w:cs="Arial"/>
                <w:b/>
                <w:color w:val="FF0000"/>
                <w:sz w:val="18"/>
                <w:szCs w:val="18"/>
              </w:rPr>
              <w:t xml:space="preserve"> </w:t>
            </w:r>
            <w:r w:rsidRPr="001412FC">
              <w:rPr>
                <w:rFonts w:eastAsia="Times New Roman" w:cs="Arial"/>
                <w:color w:val="FF0000"/>
                <w:sz w:val="18"/>
                <w:szCs w:val="18"/>
              </w:rPr>
              <w:t>the allowable encoding values</w:t>
            </w:r>
            <w:r>
              <w:rPr>
                <w:rFonts w:eastAsia="Times New Roman" w:cs="Arial"/>
                <w:color w:val="FF0000"/>
                <w:sz w:val="18"/>
                <w:szCs w:val="18"/>
              </w:rPr>
              <w:t xml:space="preserve"> </w:t>
            </w:r>
            <w:r w:rsidRPr="001412FC">
              <w:rPr>
                <w:rFonts w:eastAsia="Times New Roman" w:cs="Arial"/>
                <w:color w:val="FF0000"/>
                <w:sz w:val="18"/>
                <w:szCs w:val="18"/>
              </w:rPr>
              <w:t>(for enumeration (E) Type attributes only).</w:t>
            </w:r>
          </w:p>
        </w:tc>
        <w:tc>
          <w:tcPr>
            <w:tcW w:w="1350" w:type="dxa"/>
            <w:gridSpan w:val="2"/>
          </w:tcPr>
          <w:p w14:paraId="3A2C927F" w14:textId="77777777" w:rsidR="00C545F9" w:rsidRPr="001412FC" w:rsidRDefault="00C545F9" w:rsidP="00086A24">
            <w:pPr>
              <w:spacing w:before="60" w:after="60" w:line="240" w:lineRule="auto"/>
              <w:ind w:left="-48"/>
              <w:rPr>
                <w:rFonts w:eastAsia="Times New Roman" w:cs="Arial"/>
                <w:color w:val="FF0000"/>
                <w:sz w:val="16"/>
                <w:szCs w:val="16"/>
              </w:rPr>
            </w:pPr>
            <w:r w:rsidRPr="001412FC">
              <w:rPr>
                <w:rFonts w:eastAsia="Times New Roman" w:cs="Arial"/>
                <w:color w:val="FF0000"/>
                <w:sz w:val="16"/>
                <w:szCs w:val="16"/>
              </w:rPr>
              <w:t>Attribute type (see clause 2.4.2).</w:t>
            </w:r>
          </w:p>
        </w:tc>
        <w:tc>
          <w:tcPr>
            <w:tcW w:w="1350" w:type="dxa"/>
          </w:tcPr>
          <w:p w14:paraId="5AFCE814" w14:textId="77777777" w:rsidR="00C545F9" w:rsidRPr="001412FC" w:rsidRDefault="00C545F9" w:rsidP="00086A24">
            <w:pPr>
              <w:spacing w:before="60" w:after="60" w:line="240" w:lineRule="auto"/>
              <w:rPr>
                <w:rFonts w:eastAsia="Times New Roman" w:cs="Arial"/>
                <w:color w:val="FF0000"/>
                <w:sz w:val="18"/>
                <w:szCs w:val="18"/>
              </w:rPr>
            </w:pPr>
            <w:r w:rsidRPr="001412FC">
              <w:rPr>
                <w:rFonts w:eastAsia="Times New Roman" w:cs="Arial"/>
                <w:color w:val="FF0000"/>
                <w:sz w:val="18"/>
                <w:szCs w:val="18"/>
              </w:rPr>
              <w:t>Multiplicity describes the “cardinality” of the attribute in regard to the feature. See clause 2.4.1.</w:t>
            </w:r>
          </w:p>
        </w:tc>
      </w:tr>
      <w:tr w:rsidR="00ED52C7" w:rsidRPr="001412FC" w14:paraId="0C5BB73C" w14:textId="77777777" w:rsidTr="00ED52C7">
        <w:trPr>
          <w:trHeight w:val="20"/>
        </w:trPr>
        <w:tc>
          <w:tcPr>
            <w:tcW w:w="2785" w:type="dxa"/>
            <w:gridSpan w:val="2"/>
          </w:tcPr>
          <w:p w14:paraId="0BD9E3DA"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fixed date range</w:t>
            </w:r>
          </w:p>
        </w:tc>
        <w:tc>
          <w:tcPr>
            <w:tcW w:w="1260" w:type="dxa"/>
            <w:gridSpan w:val="2"/>
          </w:tcPr>
          <w:p w14:paraId="4106DCF0" w14:textId="77777777" w:rsidR="00C545F9" w:rsidRPr="001412FC" w:rsidRDefault="00C545F9" w:rsidP="00086A24">
            <w:pPr>
              <w:spacing w:before="60" w:after="60" w:line="240" w:lineRule="auto"/>
              <w:rPr>
                <w:rFonts w:eastAsia="Times New Roman" w:cs="Arial"/>
                <w:sz w:val="18"/>
                <w:szCs w:val="18"/>
              </w:rPr>
            </w:pPr>
          </w:p>
        </w:tc>
        <w:tc>
          <w:tcPr>
            <w:tcW w:w="2250" w:type="dxa"/>
            <w:gridSpan w:val="2"/>
          </w:tcPr>
          <w:p w14:paraId="3F56CC9D" w14:textId="1817FBC4"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r w:rsidRPr="001412FC">
              <w:rPr>
                <w:rFonts w:eastAsia="Times New Roman" w:cs="Arial"/>
                <w:sz w:val="18"/>
                <w:szCs w:val="18"/>
              </w:rPr>
              <w:t xml:space="preserve">See clause </w:t>
            </w:r>
            <w:r>
              <w:rPr>
                <w:rFonts w:eastAsia="Times New Roman" w:cs="Arial"/>
                <w:sz w:val="18"/>
                <w:szCs w:val="18"/>
              </w:rPr>
              <w:t>X.X</w:t>
            </w:r>
          </w:p>
        </w:tc>
        <w:tc>
          <w:tcPr>
            <w:tcW w:w="1350" w:type="dxa"/>
            <w:gridSpan w:val="2"/>
          </w:tcPr>
          <w:p w14:paraId="7FF46C50"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C</w:t>
            </w:r>
          </w:p>
        </w:tc>
        <w:tc>
          <w:tcPr>
            <w:tcW w:w="1350" w:type="dxa"/>
          </w:tcPr>
          <w:p w14:paraId="5EEC2BA0"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0,1 </w:t>
            </w:r>
          </w:p>
        </w:tc>
      </w:tr>
      <w:tr w:rsidR="00ED52C7" w:rsidRPr="001412FC" w14:paraId="51B89740" w14:textId="77777777" w:rsidTr="00ED52C7">
        <w:trPr>
          <w:trHeight w:val="20"/>
        </w:trPr>
        <w:tc>
          <w:tcPr>
            <w:tcW w:w="2785" w:type="dxa"/>
            <w:gridSpan w:val="2"/>
          </w:tcPr>
          <w:p w14:paraId="6B444F08"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     date end</w:t>
            </w:r>
          </w:p>
        </w:tc>
        <w:tc>
          <w:tcPr>
            <w:tcW w:w="1260" w:type="dxa"/>
            <w:gridSpan w:val="2"/>
          </w:tcPr>
          <w:p w14:paraId="3698DEEB"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(DATEND) </w:t>
            </w:r>
          </w:p>
        </w:tc>
        <w:tc>
          <w:tcPr>
            <w:tcW w:w="2250" w:type="dxa"/>
            <w:gridSpan w:val="2"/>
          </w:tcPr>
          <w:p w14:paraId="21AC9E56" w14:textId="77777777" w:rsidR="00C545F9" w:rsidRPr="001412FC" w:rsidRDefault="00C545F9" w:rsidP="00086A24">
            <w:pPr>
              <w:autoSpaceDE w:val="0"/>
              <w:autoSpaceDN w:val="0"/>
              <w:adjustRightInd w:val="0"/>
              <w:spacing w:before="60" w:after="60" w:line="240" w:lineRule="auto"/>
              <w:ind w:left="284" w:hanging="210"/>
              <w:rPr>
                <w:rFonts w:eastAsia="Times New Roman" w:cs="Arial"/>
                <w:sz w:val="18"/>
                <w:szCs w:val="18"/>
              </w:rPr>
            </w:pPr>
          </w:p>
        </w:tc>
        <w:tc>
          <w:tcPr>
            <w:tcW w:w="1350" w:type="dxa"/>
            <w:gridSpan w:val="2"/>
          </w:tcPr>
          <w:p w14:paraId="76430F39"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(S) TD</w:t>
            </w:r>
          </w:p>
        </w:tc>
        <w:tc>
          <w:tcPr>
            <w:tcW w:w="1350" w:type="dxa"/>
          </w:tcPr>
          <w:p w14:paraId="05ABF093"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ED52C7" w:rsidRPr="001412FC" w14:paraId="5E8A8C45" w14:textId="77777777" w:rsidTr="00ED52C7">
        <w:trPr>
          <w:trHeight w:val="20"/>
        </w:trPr>
        <w:tc>
          <w:tcPr>
            <w:tcW w:w="2785" w:type="dxa"/>
            <w:gridSpan w:val="2"/>
          </w:tcPr>
          <w:p w14:paraId="15382D27"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     date start</w:t>
            </w:r>
          </w:p>
        </w:tc>
        <w:tc>
          <w:tcPr>
            <w:tcW w:w="1260" w:type="dxa"/>
            <w:gridSpan w:val="2"/>
          </w:tcPr>
          <w:p w14:paraId="2728DEF3"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(DATSTA)</w:t>
            </w:r>
          </w:p>
        </w:tc>
        <w:tc>
          <w:tcPr>
            <w:tcW w:w="2250" w:type="dxa"/>
            <w:gridSpan w:val="2"/>
          </w:tcPr>
          <w:p w14:paraId="65FDE971" w14:textId="77777777" w:rsidR="00C545F9" w:rsidRPr="001412FC" w:rsidRDefault="00C545F9" w:rsidP="00086A24">
            <w:pPr>
              <w:autoSpaceDE w:val="0"/>
              <w:autoSpaceDN w:val="0"/>
              <w:adjustRightInd w:val="0"/>
              <w:spacing w:before="60" w:after="60" w:line="240" w:lineRule="auto"/>
              <w:ind w:left="375" w:hanging="301"/>
              <w:rPr>
                <w:rFonts w:eastAsia="Times New Roman" w:cs="Arial"/>
                <w:sz w:val="18"/>
                <w:szCs w:val="18"/>
              </w:rPr>
            </w:pPr>
          </w:p>
        </w:tc>
        <w:tc>
          <w:tcPr>
            <w:tcW w:w="1350" w:type="dxa"/>
            <w:gridSpan w:val="2"/>
          </w:tcPr>
          <w:p w14:paraId="58F173BC"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(S) TD</w:t>
            </w:r>
          </w:p>
        </w:tc>
        <w:tc>
          <w:tcPr>
            <w:tcW w:w="1350" w:type="dxa"/>
          </w:tcPr>
          <w:p w14:paraId="41F1CB6A"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ED52C7" w:rsidRPr="001412FC" w14:paraId="769878AB" w14:textId="77777777" w:rsidTr="00ED52C7">
        <w:trPr>
          <w:trHeight w:val="20"/>
        </w:trPr>
        <w:tc>
          <w:tcPr>
            <w:tcW w:w="2785" w:type="dxa"/>
            <w:gridSpan w:val="2"/>
          </w:tcPr>
          <w:p w14:paraId="74EAF0DE"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information</w:t>
            </w:r>
          </w:p>
        </w:tc>
        <w:tc>
          <w:tcPr>
            <w:tcW w:w="1260" w:type="dxa"/>
            <w:gridSpan w:val="2"/>
          </w:tcPr>
          <w:p w14:paraId="742760C4" w14:textId="77777777" w:rsidR="00C545F9" w:rsidRPr="001412FC" w:rsidRDefault="00C545F9" w:rsidP="00086A24">
            <w:pPr>
              <w:spacing w:before="60" w:after="60" w:line="240" w:lineRule="auto"/>
              <w:rPr>
                <w:rFonts w:eastAsia="Times New Roman" w:cs="Arial"/>
                <w:sz w:val="18"/>
                <w:szCs w:val="18"/>
              </w:rPr>
            </w:pPr>
          </w:p>
        </w:tc>
        <w:tc>
          <w:tcPr>
            <w:tcW w:w="2250" w:type="dxa"/>
            <w:gridSpan w:val="2"/>
          </w:tcPr>
          <w:p w14:paraId="25B8439A" w14:textId="52621B5C"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r w:rsidRPr="001412FC">
              <w:rPr>
                <w:rFonts w:eastAsia="Times New Roman" w:cs="Arial"/>
                <w:sz w:val="18"/>
                <w:szCs w:val="18"/>
              </w:rPr>
              <w:t xml:space="preserve">See clause </w:t>
            </w:r>
            <w:r>
              <w:rPr>
                <w:rFonts w:eastAsia="Times New Roman" w:cs="Arial"/>
                <w:sz w:val="18"/>
                <w:szCs w:val="18"/>
              </w:rPr>
              <w:t>X.X</w:t>
            </w:r>
          </w:p>
        </w:tc>
        <w:tc>
          <w:tcPr>
            <w:tcW w:w="1350" w:type="dxa"/>
            <w:gridSpan w:val="2"/>
          </w:tcPr>
          <w:p w14:paraId="2906434A"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C</w:t>
            </w:r>
          </w:p>
        </w:tc>
        <w:tc>
          <w:tcPr>
            <w:tcW w:w="1350" w:type="dxa"/>
          </w:tcPr>
          <w:p w14:paraId="70502746"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w:t>
            </w:r>
          </w:p>
        </w:tc>
      </w:tr>
      <w:tr w:rsidR="00ED52C7" w:rsidRPr="001412FC" w14:paraId="1E8C7419" w14:textId="77777777" w:rsidTr="00ED52C7">
        <w:trPr>
          <w:trHeight w:val="20"/>
        </w:trPr>
        <w:tc>
          <w:tcPr>
            <w:tcW w:w="2785" w:type="dxa"/>
            <w:gridSpan w:val="2"/>
          </w:tcPr>
          <w:p w14:paraId="64BE578B"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     file locator</w:t>
            </w:r>
          </w:p>
        </w:tc>
        <w:tc>
          <w:tcPr>
            <w:tcW w:w="1260" w:type="dxa"/>
            <w:gridSpan w:val="2"/>
          </w:tcPr>
          <w:p w14:paraId="75316249" w14:textId="77777777" w:rsidR="00C545F9" w:rsidRPr="001412FC" w:rsidRDefault="00C545F9" w:rsidP="00086A24">
            <w:pPr>
              <w:spacing w:before="60" w:after="60" w:line="240" w:lineRule="auto"/>
              <w:rPr>
                <w:rFonts w:eastAsia="Times New Roman" w:cs="Arial"/>
                <w:sz w:val="18"/>
                <w:szCs w:val="18"/>
              </w:rPr>
            </w:pPr>
          </w:p>
        </w:tc>
        <w:tc>
          <w:tcPr>
            <w:tcW w:w="2250" w:type="dxa"/>
            <w:gridSpan w:val="2"/>
          </w:tcPr>
          <w:p w14:paraId="02946EDA" w14:textId="77777777"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p>
        </w:tc>
        <w:tc>
          <w:tcPr>
            <w:tcW w:w="1350" w:type="dxa"/>
            <w:gridSpan w:val="2"/>
          </w:tcPr>
          <w:p w14:paraId="136D5D11"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(S) TE</w:t>
            </w:r>
          </w:p>
        </w:tc>
        <w:tc>
          <w:tcPr>
            <w:tcW w:w="1350" w:type="dxa"/>
          </w:tcPr>
          <w:p w14:paraId="65980DAC"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ED52C7" w:rsidRPr="001412FC" w14:paraId="5836AC8A" w14:textId="77777777" w:rsidTr="00ED52C7">
        <w:trPr>
          <w:trHeight w:val="20"/>
        </w:trPr>
        <w:tc>
          <w:tcPr>
            <w:tcW w:w="2785" w:type="dxa"/>
            <w:gridSpan w:val="2"/>
          </w:tcPr>
          <w:p w14:paraId="700FD1F7"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     file reference</w:t>
            </w:r>
          </w:p>
        </w:tc>
        <w:tc>
          <w:tcPr>
            <w:tcW w:w="1260" w:type="dxa"/>
            <w:gridSpan w:val="2"/>
          </w:tcPr>
          <w:p w14:paraId="29F6D8E2"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i/>
                <w:sz w:val="18"/>
                <w:szCs w:val="18"/>
              </w:rPr>
              <w:t>(TXTDSC) (NTXTDS)</w:t>
            </w:r>
          </w:p>
        </w:tc>
        <w:tc>
          <w:tcPr>
            <w:tcW w:w="2250" w:type="dxa"/>
            <w:gridSpan w:val="2"/>
          </w:tcPr>
          <w:p w14:paraId="7DEB1C28" w14:textId="77777777"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p>
        </w:tc>
        <w:tc>
          <w:tcPr>
            <w:tcW w:w="1350" w:type="dxa"/>
            <w:gridSpan w:val="2"/>
          </w:tcPr>
          <w:p w14:paraId="3FA4245D"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(S) TE</w:t>
            </w:r>
          </w:p>
        </w:tc>
        <w:tc>
          <w:tcPr>
            <w:tcW w:w="1350" w:type="dxa"/>
          </w:tcPr>
          <w:p w14:paraId="1713EB1D"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ED52C7" w:rsidRPr="001412FC" w14:paraId="156E1BD3" w14:textId="77777777" w:rsidTr="00ED52C7">
        <w:trPr>
          <w:trHeight w:val="20"/>
        </w:trPr>
        <w:tc>
          <w:tcPr>
            <w:tcW w:w="2785" w:type="dxa"/>
            <w:gridSpan w:val="2"/>
          </w:tcPr>
          <w:p w14:paraId="22EF23D2"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     headline</w:t>
            </w:r>
          </w:p>
        </w:tc>
        <w:tc>
          <w:tcPr>
            <w:tcW w:w="1260" w:type="dxa"/>
            <w:gridSpan w:val="2"/>
          </w:tcPr>
          <w:p w14:paraId="4B3DF44C" w14:textId="77777777" w:rsidR="00C545F9" w:rsidRPr="001412FC" w:rsidRDefault="00C545F9" w:rsidP="00086A24">
            <w:pPr>
              <w:spacing w:before="60" w:after="60" w:line="240" w:lineRule="auto"/>
              <w:rPr>
                <w:rFonts w:eastAsia="Times New Roman" w:cs="Arial"/>
                <w:sz w:val="18"/>
                <w:szCs w:val="18"/>
              </w:rPr>
            </w:pPr>
          </w:p>
        </w:tc>
        <w:tc>
          <w:tcPr>
            <w:tcW w:w="2250" w:type="dxa"/>
            <w:gridSpan w:val="2"/>
          </w:tcPr>
          <w:p w14:paraId="22D1EC9D" w14:textId="77777777"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p>
        </w:tc>
        <w:tc>
          <w:tcPr>
            <w:tcW w:w="1350" w:type="dxa"/>
            <w:gridSpan w:val="2"/>
          </w:tcPr>
          <w:p w14:paraId="6A6F172D"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(S) TE</w:t>
            </w:r>
          </w:p>
        </w:tc>
        <w:tc>
          <w:tcPr>
            <w:tcW w:w="1350" w:type="dxa"/>
          </w:tcPr>
          <w:p w14:paraId="42D918E0"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ED52C7" w:rsidRPr="001412FC" w14:paraId="26850A98" w14:textId="77777777" w:rsidTr="00ED52C7">
        <w:trPr>
          <w:trHeight w:val="20"/>
        </w:trPr>
        <w:tc>
          <w:tcPr>
            <w:tcW w:w="2785" w:type="dxa"/>
            <w:gridSpan w:val="2"/>
          </w:tcPr>
          <w:p w14:paraId="0ADFFC92"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     language</w:t>
            </w:r>
          </w:p>
        </w:tc>
        <w:tc>
          <w:tcPr>
            <w:tcW w:w="1260" w:type="dxa"/>
            <w:gridSpan w:val="2"/>
          </w:tcPr>
          <w:p w14:paraId="4DE91187" w14:textId="77777777" w:rsidR="00C545F9" w:rsidRPr="001412FC" w:rsidRDefault="00C545F9" w:rsidP="00086A24">
            <w:pPr>
              <w:spacing w:before="60" w:after="60" w:line="240" w:lineRule="auto"/>
              <w:rPr>
                <w:rFonts w:eastAsia="Times New Roman" w:cs="Arial"/>
                <w:sz w:val="18"/>
                <w:szCs w:val="18"/>
              </w:rPr>
            </w:pPr>
          </w:p>
        </w:tc>
        <w:tc>
          <w:tcPr>
            <w:tcW w:w="2250" w:type="dxa"/>
            <w:gridSpan w:val="2"/>
          </w:tcPr>
          <w:p w14:paraId="0152537F" w14:textId="77777777"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r w:rsidRPr="001412FC">
              <w:rPr>
                <w:rFonts w:eastAsia="Times New Roman" w:cs="Arial"/>
                <w:sz w:val="18"/>
                <w:szCs w:val="18"/>
              </w:rPr>
              <w:t>ISO 639-2/T</w:t>
            </w:r>
          </w:p>
        </w:tc>
        <w:tc>
          <w:tcPr>
            <w:tcW w:w="1350" w:type="dxa"/>
            <w:gridSpan w:val="2"/>
          </w:tcPr>
          <w:p w14:paraId="4E59CE62"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(S) TE</w:t>
            </w:r>
          </w:p>
        </w:tc>
        <w:tc>
          <w:tcPr>
            <w:tcW w:w="1350" w:type="dxa"/>
          </w:tcPr>
          <w:p w14:paraId="664F55A0"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1,1</w:t>
            </w:r>
          </w:p>
        </w:tc>
      </w:tr>
      <w:tr w:rsidR="00ED52C7" w:rsidRPr="001412FC" w14:paraId="11ADBCDB" w14:textId="77777777" w:rsidTr="00ED52C7">
        <w:trPr>
          <w:trHeight w:val="20"/>
        </w:trPr>
        <w:tc>
          <w:tcPr>
            <w:tcW w:w="2785" w:type="dxa"/>
            <w:gridSpan w:val="2"/>
          </w:tcPr>
          <w:p w14:paraId="419B8622"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 xml:space="preserve">     text</w:t>
            </w:r>
          </w:p>
        </w:tc>
        <w:tc>
          <w:tcPr>
            <w:tcW w:w="1260" w:type="dxa"/>
            <w:gridSpan w:val="2"/>
          </w:tcPr>
          <w:p w14:paraId="06759F85"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i/>
                <w:sz w:val="18"/>
                <w:szCs w:val="18"/>
              </w:rPr>
              <w:t>(INFORM) (NINFOM)</w:t>
            </w:r>
          </w:p>
        </w:tc>
        <w:tc>
          <w:tcPr>
            <w:tcW w:w="2250" w:type="dxa"/>
            <w:gridSpan w:val="2"/>
          </w:tcPr>
          <w:p w14:paraId="69756AA2" w14:textId="77777777"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p>
        </w:tc>
        <w:tc>
          <w:tcPr>
            <w:tcW w:w="1350" w:type="dxa"/>
            <w:gridSpan w:val="2"/>
          </w:tcPr>
          <w:p w14:paraId="5888C754"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(S) TE</w:t>
            </w:r>
          </w:p>
        </w:tc>
        <w:tc>
          <w:tcPr>
            <w:tcW w:w="1350" w:type="dxa"/>
          </w:tcPr>
          <w:p w14:paraId="1253D2BC"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ED52C7" w:rsidRPr="001412FC" w14:paraId="2FFFC4B9" w14:textId="77777777" w:rsidTr="00ED52C7">
        <w:trPr>
          <w:trHeight w:val="20"/>
        </w:trPr>
        <w:tc>
          <w:tcPr>
            <w:tcW w:w="2785" w:type="dxa"/>
            <w:gridSpan w:val="2"/>
          </w:tcPr>
          <w:p w14:paraId="009AE437"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pictorial representation</w:t>
            </w:r>
          </w:p>
        </w:tc>
        <w:tc>
          <w:tcPr>
            <w:tcW w:w="1260" w:type="dxa"/>
            <w:gridSpan w:val="2"/>
          </w:tcPr>
          <w:p w14:paraId="5131BBA4"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(PICREP)</w:t>
            </w:r>
          </w:p>
        </w:tc>
        <w:tc>
          <w:tcPr>
            <w:tcW w:w="2250" w:type="dxa"/>
            <w:gridSpan w:val="2"/>
          </w:tcPr>
          <w:p w14:paraId="7BF85C1E" w14:textId="55318571" w:rsidR="00C545F9" w:rsidRPr="001412FC" w:rsidRDefault="00C545F9" w:rsidP="00086A24">
            <w:pPr>
              <w:autoSpaceDE w:val="0"/>
              <w:autoSpaceDN w:val="0"/>
              <w:adjustRightInd w:val="0"/>
              <w:spacing w:before="60" w:after="60" w:line="240" w:lineRule="auto"/>
              <w:ind w:left="375" w:hanging="301"/>
              <w:rPr>
                <w:rFonts w:eastAsia="Times New Roman" w:cs="Arial"/>
                <w:strike/>
                <w:sz w:val="18"/>
                <w:szCs w:val="18"/>
              </w:rPr>
            </w:pPr>
            <w:r w:rsidRPr="001412FC">
              <w:rPr>
                <w:rFonts w:eastAsia="Times New Roman" w:cs="Arial"/>
                <w:sz w:val="18"/>
                <w:szCs w:val="18"/>
              </w:rPr>
              <w:t xml:space="preserve">See clause </w:t>
            </w:r>
            <w:r>
              <w:rPr>
                <w:rFonts w:eastAsia="Times New Roman" w:cs="Arial"/>
                <w:sz w:val="18"/>
                <w:szCs w:val="18"/>
              </w:rPr>
              <w:t>X.X</w:t>
            </w:r>
          </w:p>
        </w:tc>
        <w:tc>
          <w:tcPr>
            <w:tcW w:w="1350" w:type="dxa"/>
            <w:gridSpan w:val="2"/>
          </w:tcPr>
          <w:p w14:paraId="01F2D287"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TE</w:t>
            </w:r>
          </w:p>
        </w:tc>
        <w:tc>
          <w:tcPr>
            <w:tcW w:w="1350" w:type="dxa"/>
          </w:tcPr>
          <w:p w14:paraId="5B83409C"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C545F9" w:rsidRPr="001412FC" w14:paraId="5D288C64" w14:textId="77777777" w:rsidTr="00593050">
        <w:trPr>
          <w:trHeight w:val="20"/>
        </w:trPr>
        <w:tc>
          <w:tcPr>
            <w:tcW w:w="8995" w:type="dxa"/>
            <w:gridSpan w:val="9"/>
            <w:tcBorders>
              <w:bottom w:val="single" w:sz="4" w:space="0" w:color="auto"/>
            </w:tcBorders>
            <w:vAlign w:val="center"/>
          </w:tcPr>
          <w:p w14:paraId="22523A4E" w14:textId="77777777" w:rsidR="004D6CD8" w:rsidRDefault="00C545F9" w:rsidP="00086A24">
            <w:pPr>
              <w:spacing w:before="60" w:after="60" w:line="240" w:lineRule="auto"/>
              <w:rPr>
                <w:rFonts w:eastAsia="Times New Roman" w:cs="Arial"/>
                <w:b/>
              </w:rPr>
            </w:pPr>
            <w:r w:rsidRPr="001412FC">
              <w:rPr>
                <w:rFonts w:eastAsia="Times New Roman" w:cs="Arial"/>
                <w:b/>
              </w:rPr>
              <w:t>Feature Associations</w:t>
            </w:r>
          </w:p>
          <w:p w14:paraId="5A85E17E" w14:textId="2957A499" w:rsidR="00C545F9" w:rsidRPr="00593050" w:rsidRDefault="004D6CD8" w:rsidP="00086A24">
            <w:pPr>
              <w:spacing w:before="60" w:after="60" w:line="240" w:lineRule="auto"/>
              <w:rPr>
                <w:rFonts w:eastAsia="Times New Roman" w:cs="Arial"/>
                <w:bCs/>
                <w:i/>
                <w:iCs/>
              </w:rPr>
            </w:pPr>
            <w:r w:rsidRPr="00593050">
              <w:rPr>
                <w:rFonts w:eastAsia="Times New Roman" w:cs="Arial"/>
                <w:bCs/>
                <w:i/>
                <w:iCs/>
              </w:rPr>
              <w:t>&lt;Information associations should be described in a similar sub-table with the sub-title “Information Associations”&gt;</w:t>
            </w:r>
          </w:p>
        </w:tc>
      </w:tr>
      <w:tr w:rsidR="00C545F9" w:rsidRPr="001412FC" w14:paraId="57013E23" w14:textId="77777777" w:rsidTr="00593050">
        <w:trPr>
          <w:trHeight w:val="20"/>
        </w:trPr>
        <w:tc>
          <w:tcPr>
            <w:tcW w:w="1526" w:type="dxa"/>
            <w:tcBorders>
              <w:bottom w:val="single" w:sz="4" w:space="0" w:color="auto"/>
            </w:tcBorders>
            <w:vAlign w:val="center"/>
          </w:tcPr>
          <w:p w14:paraId="779ECE90"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b/>
              </w:rPr>
              <w:t>S-1</w:t>
            </w:r>
            <w:r>
              <w:rPr>
                <w:rFonts w:eastAsia="Times New Roman" w:cs="Arial"/>
                <w:b/>
              </w:rPr>
              <w:t>30</w:t>
            </w:r>
            <w:r w:rsidRPr="001412FC">
              <w:rPr>
                <w:rFonts w:eastAsia="Times New Roman" w:cs="Arial"/>
                <w:b/>
              </w:rPr>
              <w:t xml:space="preserve"> Role</w:t>
            </w:r>
          </w:p>
        </w:tc>
        <w:tc>
          <w:tcPr>
            <w:tcW w:w="1979" w:type="dxa"/>
            <w:gridSpan w:val="2"/>
            <w:tcBorders>
              <w:bottom w:val="single" w:sz="4" w:space="0" w:color="auto"/>
            </w:tcBorders>
            <w:vAlign w:val="center"/>
          </w:tcPr>
          <w:p w14:paraId="22675C48" w14:textId="77777777" w:rsidR="00C545F9" w:rsidRPr="001412FC" w:rsidRDefault="00C545F9" w:rsidP="00086A24">
            <w:pPr>
              <w:spacing w:before="60" w:after="60" w:line="240" w:lineRule="auto"/>
              <w:rPr>
                <w:rFonts w:eastAsia="Times New Roman" w:cs="Arial"/>
                <w:i/>
                <w:sz w:val="18"/>
                <w:szCs w:val="18"/>
              </w:rPr>
            </w:pPr>
            <w:r w:rsidRPr="001412FC">
              <w:rPr>
                <w:rFonts w:eastAsia="Times New Roman" w:cs="Arial"/>
                <w:b/>
              </w:rPr>
              <w:t>Association Type</w:t>
            </w:r>
          </w:p>
        </w:tc>
        <w:tc>
          <w:tcPr>
            <w:tcW w:w="2340" w:type="dxa"/>
            <w:gridSpan w:val="2"/>
            <w:tcBorders>
              <w:bottom w:val="single" w:sz="4" w:space="0" w:color="auto"/>
            </w:tcBorders>
            <w:vAlign w:val="center"/>
          </w:tcPr>
          <w:p w14:paraId="724BF445" w14:textId="77777777" w:rsidR="00C545F9" w:rsidRPr="001412FC" w:rsidRDefault="00C545F9" w:rsidP="00086A24">
            <w:pPr>
              <w:autoSpaceDE w:val="0"/>
              <w:autoSpaceDN w:val="0"/>
              <w:adjustRightInd w:val="0"/>
              <w:spacing w:before="60" w:after="60" w:line="240" w:lineRule="auto"/>
              <w:rPr>
                <w:rFonts w:eastAsia="Times New Roman" w:cs="Arial"/>
                <w:sz w:val="18"/>
                <w:szCs w:val="18"/>
              </w:rPr>
            </w:pPr>
            <w:r w:rsidRPr="001412FC">
              <w:rPr>
                <w:rFonts w:eastAsia="Times New Roman" w:cs="Arial"/>
                <w:b/>
              </w:rPr>
              <w:t>Associated to</w:t>
            </w:r>
          </w:p>
        </w:tc>
        <w:tc>
          <w:tcPr>
            <w:tcW w:w="1587" w:type="dxa"/>
            <w:gridSpan w:val="2"/>
            <w:tcBorders>
              <w:bottom w:val="single" w:sz="4" w:space="0" w:color="auto"/>
            </w:tcBorders>
            <w:vAlign w:val="center"/>
          </w:tcPr>
          <w:p w14:paraId="66E6EB28"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b/>
              </w:rPr>
              <w:t>Type</w:t>
            </w:r>
          </w:p>
        </w:tc>
        <w:tc>
          <w:tcPr>
            <w:tcW w:w="1563" w:type="dxa"/>
            <w:gridSpan w:val="2"/>
            <w:tcBorders>
              <w:bottom w:val="single" w:sz="4" w:space="0" w:color="auto"/>
            </w:tcBorders>
            <w:vAlign w:val="center"/>
          </w:tcPr>
          <w:p w14:paraId="43D8538B"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b/>
              </w:rPr>
              <w:t>Multiplicity</w:t>
            </w:r>
          </w:p>
        </w:tc>
      </w:tr>
      <w:tr w:rsidR="00C545F9" w:rsidRPr="001412FC" w14:paraId="11C6CB7B" w14:textId="77777777" w:rsidTr="00593050">
        <w:trPr>
          <w:cantSplit/>
          <w:trHeight w:val="20"/>
        </w:trPr>
        <w:tc>
          <w:tcPr>
            <w:tcW w:w="1526" w:type="dxa"/>
            <w:tcBorders>
              <w:bottom w:val="single" w:sz="4" w:space="0" w:color="auto"/>
            </w:tcBorders>
          </w:tcPr>
          <w:p w14:paraId="5DC5B05A"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lastRenderedPageBreak/>
              <w:t>Role name</w:t>
            </w:r>
            <w:r>
              <w:rPr>
                <w:rFonts w:eastAsia="Times New Roman" w:cs="Arial"/>
                <w:sz w:val="18"/>
                <w:szCs w:val="18"/>
              </w:rPr>
              <w:t xml:space="preserve"> (see clause 6.xx)</w:t>
            </w:r>
          </w:p>
        </w:tc>
        <w:tc>
          <w:tcPr>
            <w:tcW w:w="1979" w:type="dxa"/>
            <w:gridSpan w:val="2"/>
            <w:tcBorders>
              <w:bottom w:val="single" w:sz="4" w:space="0" w:color="auto"/>
            </w:tcBorders>
          </w:tcPr>
          <w:p w14:paraId="040B54B3"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b/>
                <w:sz w:val="18"/>
                <w:szCs w:val="18"/>
              </w:rPr>
              <w:t>Name of Association</w:t>
            </w:r>
            <w:r w:rsidRPr="001412FC">
              <w:rPr>
                <w:rFonts w:eastAsia="Times New Roman" w:cs="Arial"/>
                <w:sz w:val="18"/>
                <w:szCs w:val="18"/>
              </w:rPr>
              <w:t xml:space="preserve"> (see clause 5.xx)</w:t>
            </w:r>
          </w:p>
        </w:tc>
        <w:tc>
          <w:tcPr>
            <w:tcW w:w="2340" w:type="dxa"/>
            <w:gridSpan w:val="2"/>
            <w:tcBorders>
              <w:bottom w:val="single" w:sz="4" w:space="0" w:color="auto"/>
            </w:tcBorders>
          </w:tcPr>
          <w:p w14:paraId="41BD0F00" w14:textId="77777777" w:rsidR="00C545F9" w:rsidRPr="001412FC" w:rsidRDefault="00C545F9" w:rsidP="00086A24">
            <w:pPr>
              <w:autoSpaceDE w:val="0"/>
              <w:autoSpaceDN w:val="0"/>
              <w:adjustRightInd w:val="0"/>
              <w:spacing w:before="60" w:after="60" w:line="240" w:lineRule="auto"/>
              <w:rPr>
                <w:rFonts w:eastAsia="Times New Roman" w:cs="Arial"/>
                <w:b/>
                <w:sz w:val="18"/>
                <w:szCs w:val="18"/>
              </w:rPr>
            </w:pPr>
            <w:r w:rsidRPr="001412FC">
              <w:rPr>
                <w:rFonts w:eastAsia="Times New Roman" w:cs="Arial"/>
                <w:b/>
                <w:sz w:val="18"/>
                <w:szCs w:val="18"/>
              </w:rPr>
              <w:t>Feature or Information Type(s)</w:t>
            </w:r>
          </w:p>
        </w:tc>
        <w:tc>
          <w:tcPr>
            <w:tcW w:w="1587" w:type="dxa"/>
            <w:gridSpan w:val="2"/>
            <w:tcBorders>
              <w:bottom w:val="single" w:sz="4" w:space="0" w:color="auto"/>
            </w:tcBorders>
          </w:tcPr>
          <w:p w14:paraId="0CF540C7"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Association/ Aggregation/ Composition</w:t>
            </w:r>
          </w:p>
        </w:tc>
        <w:tc>
          <w:tcPr>
            <w:tcW w:w="1563" w:type="dxa"/>
            <w:gridSpan w:val="2"/>
            <w:tcBorders>
              <w:bottom w:val="single" w:sz="4" w:space="0" w:color="auto"/>
            </w:tcBorders>
          </w:tcPr>
          <w:p w14:paraId="37C2DA99"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sz w:val="18"/>
                <w:szCs w:val="18"/>
              </w:rPr>
              <w:t>0,1</w:t>
            </w:r>
          </w:p>
        </w:tc>
      </w:tr>
      <w:tr w:rsidR="00C545F9" w:rsidRPr="001412FC" w14:paraId="1D567D4F" w14:textId="77777777" w:rsidTr="00593050">
        <w:trPr>
          <w:cantSplit/>
          <w:trHeight w:val="20"/>
        </w:trPr>
        <w:tc>
          <w:tcPr>
            <w:tcW w:w="1526" w:type="dxa"/>
            <w:tcBorders>
              <w:bottom w:val="single" w:sz="4" w:space="0" w:color="auto"/>
            </w:tcBorders>
          </w:tcPr>
          <w:p w14:paraId="11364328" w14:textId="77777777" w:rsidR="00C545F9" w:rsidRPr="001412FC" w:rsidRDefault="00C545F9" w:rsidP="00086A24">
            <w:pPr>
              <w:spacing w:before="60" w:after="60" w:line="240" w:lineRule="auto"/>
              <w:rPr>
                <w:rFonts w:eastAsia="Times New Roman" w:cs="Arial"/>
                <w:sz w:val="18"/>
                <w:szCs w:val="18"/>
              </w:rPr>
            </w:pPr>
            <w:r w:rsidRPr="001412FC">
              <w:rPr>
                <w:rFonts w:eastAsia="Times New Roman" w:cs="Arial"/>
                <w:color w:val="FF0000"/>
                <w:sz w:val="18"/>
                <w:szCs w:val="18"/>
              </w:rPr>
              <w:t xml:space="preserve">See </w:t>
            </w:r>
            <w:r>
              <w:rPr>
                <w:rFonts w:eastAsia="Times New Roman" w:cs="Arial"/>
                <w:color w:val="FF0000"/>
                <w:sz w:val="18"/>
                <w:szCs w:val="18"/>
              </w:rPr>
              <w:t>clause</w:t>
            </w:r>
            <w:r w:rsidRPr="001412FC">
              <w:rPr>
                <w:rFonts w:eastAsia="Times New Roman" w:cs="Arial"/>
                <w:color w:val="FF0000"/>
                <w:sz w:val="18"/>
                <w:szCs w:val="18"/>
              </w:rPr>
              <w:t xml:space="preserve"> 6.</w:t>
            </w:r>
          </w:p>
        </w:tc>
        <w:tc>
          <w:tcPr>
            <w:tcW w:w="1979" w:type="dxa"/>
            <w:gridSpan w:val="2"/>
            <w:tcBorders>
              <w:bottom w:val="single" w:sz="4" w:space="0" w:color="auto"/>
            </w:tcBorders>
          </w:tcPr>
          <w:p w14:paraId="69BB18D1" w14:textId="77777777" w:rsidR="00C545F9" w:rsidRPr="001412FC" w:rsidRDefault="00C545F9" w:rsidP="00086A24">
            <w:pPr>
              <w:spacing w:before="60" w:after="60" w:line="240" w:lineRule="auto"/>
              <w:rPr>
                <w:rFonts w:eastAsia="Times New Roman" w:cs="Arial"/>
                <w:b/>
                <w:color w:val="FF0000"/>
                <w:sz w:val="18"/>
                <w:szCs w:val="18"/>
              </w:rPr>
            </w:pPr>
            <w:r w:rsidRPr="001412FC">
              <w:rPr>
                <w:rFonts w:eastAsia="Times New Roman" w:cs="Arial"/>
                <w:bCs/>
                <w:color w:val="FF0000"/>
                <w:sz w:val="18"/>
                <w:szCs w:val="18"/>
              </w:rPr>
              <w:t xml:space="preserve">See </w:t>
            </w:r>
            <w:r>
              <w:rPr>
                <w:rFonts w:eastAsia="Times New Roman" w:cs="Arial"/>
                <w:bCs/>
                <w:color w:val="FF0000"/>
                <w:sz w:val="18"/>
                <w:szCs w:val="18"/>
              </w:rPr>
              <w:t>clause</w:t>
            </w:r>
            <w:r w:rsidRPr="001412FC">
              <w:rPr>
                <w:rFonts w:eastAsia="Times New Roman" w:cs="Arial"/>
                <w:bCs/>
                <w:color w:val="FF0000"/>
                <w:sz w:val="18"/>
                <w:szCs w:val="18"/>
              </w:rPr>
              <w:t xml:space="preserve"> 5.</w:t>
            </w:r>
          </w:p>
        </w:tc>
        <w:tc>
          <w:tcPr>
            <w:tcW w:w="2340" w:type="dxa"/>
            <w:gridSpan w:val="2"/>
            <w:tcBorders>
              <w:bottom w:val="single" w:sz="4" w:space="0" w:color="auto"/>
            </w:tcBorders>
          </w:tcPr>
          <w:p w14:paraId="49B3E81C" w14:textId="77777777" w:rsidR="00C545F9" w:rsidRPr="001412FC" w:rsidRDefault="00C545F9" w:rsidP="00086A24">
            <w:pPr>
              <w:autoSpaceDE w:val="0"/>
              <w:autoSpaceDN w:val="0"/>
              <w:adjustRightInd w:val="0"/>
              <w:spacing w:before="60" w:after="60" w:line="240" w:lineRule="auto"/>
              <w:rPr>
                <w:rFonts w:eastAsia="Times New Roman" w:cs="Arial"/>
                <w:color w:val="FF0000"/>
                <w:sz w:val="18"/>
                <w:szCs w:val="18"/>
              </w:rPr>
            </w:pPr>
            <w:r w:rsidRPr="001412FC">
              <w:rPr>
                <w:rFonts w:eastAsia="Times New Roman" w:cs="Arial"/>
                <w:color w:val="FF0000"/>
                <w:sz w:val="18"/>
                <w:szCs w:val="18"/>
              </w:rPr>
              <w:t xml:space="preserve">Corresponds to the feature(s) that the subject feature may be associated to. See </w:t>
            </w:r>
            <w:r>
              <w:rPr>
                <w:rFonts w:eastAsia="Times New Roman" w:cs="Arial"/>
                <w:color w:val="FF0000"/>
                <w:sz w:val="18"/>
                <w:szCs w:val="18"/>
              </w:rPr>
              <w:t>clause</w:t>
            </w:r>
            <w:r w:rsidRPr="001412FC">
              <w:rPr>
                <w:rFonts w:eastAsia="Times New Roman" w:cs="Arial"/>
                <w:color w:val="FF0000"/>
                <w:sz w:val="18"/>
                <w:szCs w:val="18"/>
              </w:rPr>
              <w:t xml:space="preserve"> 5</w:t>
            </w:r>
          </w:p>
        </w:tc>
        <w:tc>
          <w:tcPr>
            <w:tcW w:w="1587" w:type="dxa"/>
            <w:gridSpan w:val="2"/>
            <w:tcBorders>
              <w:bottom w:val="single" w:sz="4" w:space="0" w:color="auto"/>
            </w:tcBorders>
          </w:tcPr>
          <w:p w14:paraId="15DC6061" w14:textId="77777777" w:rsidR="00C545F9" w:rsidRPr="001412FC" w:rsidRDefault="00C545F9" w:rsidP="00086A24">
            <w:pPr>
              <w:spacing w:before="60" w:after="60" w:line="240" w:lineRule="auto"/>
              <w:rPr>
                <w:rFonts w:eastAsia="Times New Roman" w:cs="Arial"/>
                <w:color w:val="FF0000"/>
                <w:sz w:val="18"/>
                <w:szCs w:val="18"/>
              </w:rPr>
            </w:pPr>
            <w:r w:rsidRPr="001412FC">
              <w:rPr>
                <w:rFonts w:eastAsia="Times New Roman" w:cs="Arial"/>
                <w:color w:val="FF0000"/>
                <w:sz w:val="18"/>
                <w:szCs w:val="18"/>
              </w:rPr>
              <w:t>Association type.</w:t>
            </w:r>
          </w:p>
        </w:tc>
        <w:tc>
          <w:tcPr>
            <w:tcW w:w="1563" w:type="dxa"/>
            <w:gridSpan w:val="2"/>
            <w:tcBorders>
              <w:bottom w:val="single" w:sz="4" w:space="0" w:color="auto"/>
            </w:tcBorders>
          </w:tcPr>
          <w:p w14:paraId="426A136C" w14:textId="77777777" w:rsidR="00C545F9" w:rsidRPr="001412FC" w:rsidRDefault="00C545F9" w:rsidP="00086A24">
            <w:pPr>
              <w:spacing w:before="60" w:after="60" w:line="240" w:lineRule="auto"/>
              <w:rPr>
                <w:rFonts w:eastAsia="Times New Roman" w:cs="Arial"/>
                <w:color w:val="FF0000"/>
                <w:sz w:val="18"/>
                <w:szCs w:val="18"/>
              </w:rPr>
            </w:pPr>
            <w:r w:rsidRPr="001412FC">
              <w:rPr>
                <w:rFonts w:eastAsia="Times New Roman" w:cs="Arial"/>
                <w:color w:val="FF0000"/>
                <w:sz w:val="18"/>
                <w:szCs w:val="18"/>
              </w:rPr>
              <w:t>The individual multiplicity to which the subject feature may be associated to the “Associated to” feature(s) (see clause 5).</w:t>
            </w:r>
          </w:p>
        </w:tc>
      </w:tr>
      <w:tr w:rsidR="00C545F9" w:rsidRPr="001412FC" w14:paraId="390C59AC" w14:textId="77777777" w:rsidTr="00593050">
        <w:trPr>
          <w:trHeight w:val="70"/>
        </w:trPr>
        <w:tc>
          <w:tcPr>
            <w:tcW w:w="8995" w:type="dxa"/>
            <w:gridSpan w:val="9"/>
          </w:tcPr>
          <w:p w14:paraId="67C5E91D" w14:textId="0E55FC15" w:rsidR="00C545F9" w:rsidRPr="001412FC" w:rsidRDefault="00C545F9" w:rsidP="00086A24">
            <w:pPr>
              <w:spacing w:before="120" w:after="120" w:line="240" w:lineRule="auto"/>
              <w:rPr>
                <w:rFonts w:eastAsia="Times New Roman" w:cs="Arial"/>
              </w:rPr>
            </w:pPr>
            <w:r w:rsidRPr="001412FC">
              <w:rPr>
                <w:rFonts w:eastAsia="Times New Roman" w:cs="Arial"/>
                <w:u w:val="single"/>
              </w:rPr>
              <w:t>INT 1 Reference:</w:t>
            </w:r>
            <w:r w:rsidRPr="001412FC">
              <w:rPr>
                <w:rFonts w:eastAsia="Times New Roman" w:cs="Arial"/>
              </w:rPr>
              <w:t xml:space="preserve"> </w:t>
            </w:r>
            <w:r w:rsidRPr="001412FC">
              <w:rPr>
                <w:rFonts w:eastAsia="Times New Roman" w:cs="Arial"/>
                <w:color w:val="FF0000"/>
              </w:rPr>
              <w:t xml:space="preserve">The </w:t>
            </w:r>
            <w:smartTag w:uri="urn:schemas-microsoft-com:office:smarttags" w:element="stockticker">
              <w:r w:rsidRPr="001412FC">
                <w:rPr>
                  <w:rFonts w:eastAsia="Times New Roman" w:cs="Arial"/>
                  <w:color w:val="FF0000"/>
                </w:rPr>
                <w:t>INT</w:t>
              </w:r>
            </w:smartTag>
            <w:r w:rsidRPr="001412FC">
              <w:rPr>
                <w:rFonts w:eastAsia="Times New Roman" w:cs="Arial"/>
                <w:color w:val="FF0000"/>
              </w:rPr>
              <w:t xml:space="preserve"> 1 location(s) of the Feature – by </w:t>
            </w:r>
            <w:smartTag w:uri="urn:schemas-microsoft-com:office:smarttags" w:element="stockticker">
              <w:r w:rsidRPr="001412FC">
                <w:rPr>
                  <w:rFonts w:eastAsia="Times New Roman" w:cs="Arial"/>
                  <w:color w:val="FF0000"/>
                </w:rPr>
                <w:t>INT</w:t>
              </w:r>
            </w:smartTag>
            <w:r w:rsidRPr="001412FC">
              <w:rPr>
                <w:rFonts w:eastAsia="Times New Roman" w:cs="Arial"/>
                <w:color w:val="FF0000"/>
              </w:rPr>
              <w:t>1 Section and Section Number.</w:t>
            </w:r>
            <w:r>
              <w:rPr>
                <w:rFonts w:eastAsia="Times New Roman" w:cs="Arial"/>
                <w:color w:val="FF0000"/>
              </w:rPr>
              <w:t xml:space="preserve"> (Not applicable to S-130).</w:t>
            </w:r>
          </w:p>
          <w:p w14:paraId="2E8CEA1C" w14:textId="77777777" w:rsidR="00C545F9" w:rsidRPr="001412FC" w:rsidRDefault="00C545F9" w:rsidP="00086A24">
            <w:pPr>
              <w:tabs>
                <w:tab w:val="left" w:pos="851"/>
              </w:tabs>
              <w:spacing w:before="120" w:after="120" w:line="240" w:lineRule="auto"/>
              <w:ind w:left="851" w:hanging="851"/>
              <w:rPr>
                <w:rFonts w:eastAsia="Times New Roman" w:cs="Arial"/>
                <w:b/>
                <w:bCs/>
              </w:rPr>
            </w:pPr>
            <w:r w:rsidRPr="001412FC">
              <w:rPr>
                <w:rFonts w:eastAsia="Times New Roman" w:cs="Arial"/>
                <w:b/>
                <w:bCs/>
              </w:rPr>
              <w:t>X.X.X</w:t>
            </w:r>
            <w:r w:rsidRPr="001412FC">
              <w:rPr>
                <w:rFonts w:eastAsia="Times New Roman"/>
                <w:b/>
              </w:rPr>
              <w:tab/>
            </w:r>
            <w:r w:rsidRPr="001412FC">
              <w:rPr>
                <w:rFonts w:eastAsia="Times New Roman" w:cs="Arial"/>
                <w:b/>
                <w:bCs/>
                <w:color w:val="FF0000"/>
              </w:rPr>
              <w:t>Sub-clause heading(s)</w:t>
            </w:r>
          </w:p>
          <w:p w14:paraId="6EFDEF36" w14:textId="77777777" w:rsidR="00C545F9" w:rsidRPr="001412FC" w:rsidRDefault="00C545F9" w:rsidP="00086A2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rFonts w:eastAsia="Times New Roman" w:cs="Arial"/>
                <w:color w:val="FF0000"/>
              </w:rPr>
            </w:pPr>
            <w:r w:rsidRPr="001412FC">
              <w:rPr>
                <w:rFonts w:eastAsia="Times New Roman" w:cs="Arial"/>
              </w:rPr>
              <w:t xml:space="preserve">Introductory remarks. </w:t>
            </w:r>
            <w:r w:rsidRPr="001412FC">
              <w:rPr>
                <w:rFonts w:eastAsia="Times New Roman" w:cs="Arial"/>
                <w:color w:val="FF0000"/>
              </w:rPr>
              <w:t xml:space="preserve">Includes information regarding the real world entity/situation requiring the encoding of the Feature, and where required nautical cartographic principles relevant to the Feature to aid the compiler in determining encoding requirements. </w:t>
            </w:r>
          </w:p>
          <w:p w14:paraId="1ECEEFEB" w14:textId="77777777" w:rsidR="00C545F9" w:rsidRPr="001412FC" w:rsidRDefault="00C545F9" w:rsidP="00086A2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rFonts w:eastAsia="Times New Roman" w:cs="Arial"/>
                <w:color w:val="FF0000"/>
              </w:rPr>
            </w:pPr>
            <w:r w:rsidRPr="001412FC">
              <w:rPr>
                <w:rFonts w:eastAsia="Times New Roman" w:cs="Arial"/>
                <w:color w:val="FF0000"/>
              </w:rPr>
              <w:t>Specific instructions to encode the feature.</w:t>
            </w:r>
          </w:p>
          <w:p w14:paraId="03D6C33F" w14:textId="77777777" w:rsidR="00C545F9" w:rsidRPr="001412FC" w:rsidRDefault="00C545F9" w:rsidP="00086A2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line="240" w:lineRule="auto"/>
              <w:rPr>
                <w:rFonts w:eastAsia="Times New Roman" w:cs="Arial"/>
                <w:u w:val="single"/>
              </w:rPr>
            </w:pPr>
            <w:r w:rsidRPr="001412FC">
              <w:rPr>
                <w:rFonts w:eastAsia="Times New Roman" w:cs="Arial"/>
                <w:u w:val="single"/>
              </w:rPr>
              <w:t>Remarks:</w:t>
            </w:r>
          </w:p>
          <w:p w14:paraId="610CF631" w14:textId="77777777" w:rsidR="00C545F9" w:rsidRPr="001412FC" w:rsidRDefault="00C545F9" w:rsidP="00C545F9">
            <w:pPr>
              <w:keepNext/>
              <w:keepLines/>
              <w:numPr>
                <w:ilvl w:val="0"/>
                <w:numId w:val="52"/>
              </w:numPr>
              <w:tabs>
                <w:tab w:val="clear" w:pos="360"/>
                <w:tab w:val="left" w:pos="0"/>
                <w:tab w:val="num" w:pos="24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240" w:hanging="240"/>
              <w:rPr>
                <w:rFonts w:eastAsia="Times New Roman" w:cs="Arial"/>
                <w:color w:val="FF0000"/>
              </w:rPr>
            </w:pPr>
            <w:r w:rsidRPr="001412FC">
              <w:rPr>
                <w:rFonts w:eastAsia="Times New Roman" w:cs="Arial"/>
                <w:color w:val="FF0000"/>
              </w:rPr>
              <w:t>Additional encoding guidance relevant to the feature.</w:t>
            </w:r>
          </w:p>
          <w:p w14:paraId="494D9961" w14:textId="77777777" w:rsidR="00C545F9" w:rsidRPr="001412FC" w:rsidRDefault="00C545F9" w:rsidP="00086A24">
            <w:pPr>
              <w:keepNext/>
              <w:keepLines/>
              <w:tabs>
                <w:tab w:val="left" w:pos="993"/>
              </w:tabs>
              <w:spacing w:after="120" w:line="240" w:lineRule="auto"/>
              <w:ind w:left="993" w:hanging="993"/>
              <w:rPr>
                <w:rFonts w:eastAsia="Times New Roman" w:cs="Arial"/>
                <w:b/>
                <w:bCs/>
              </w:rPr>
            </w:pPr>
            <w:r w:rsidRPr="001412FC">
              <w:rPr>
                <w:rFonts w:eastAsia="Times New Roman" w:cs="Arial"/>
                <w:b/>
                <w:bCs/>
              </w:rPr>
              <w:t>X.X.X.X</w:t>
            </w:r>
            <w:r w:rsidRPr="001412FC">
              <w:rPr>
                <w:rFonts w:eastAsia="Times New Roman"/>
                <w:b/>
              </w:rPr>
              <w:tab/>
            </w:r>
            <w:r w:rsidRPr="001412FC">
              <w:rPr>
                <w:rFonts w:eastAsia="Times New Roman" w:cs="Arial"/>
                <w:b/>
                <w:bCs/>
                <w:color w:val="FF0000"/>
              </w:rPr>
              <w:t>Sub-sub-clause heading(s)</w:t>
            </w:r>
          </w:p>
          <w:p w14:paraId="41020770" w14:textId="77777777" w:rsidR="00C545F9" w:rsidRPr="001412FC" w:rsidRDefault="00C545F9" w:rsidP="00086A2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rFonts w:eastAsia="Times New Roman" w:cs="Arial"/>
                <w:color w:val="FF0000"/>
              </w:rPr>
            </w:pPr>
            <w:r w:rsidRPr="001412FC">
              <w:rPr>
                <w:rFonts w:eastAsia="Times New Roman" w:cs="Arial"/>
                <w:color w:val="FF0000"/>
              </w:rPr>
              <w:t>Clauses related to specific encoding scenarios for the Feature. (Not required for all Features).</w:t>
            </w:r>
          </w:p>
          <w:p w14:paraId="05E42E6E" w14:textId="77777777" w:rsidR="00C545F9" w:rsidRPr="001412FC" w:rsidRDefault="00C545F9" w:rsidP="00086A2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line="240" w:lineRule="auto"/>
              <w:rPr>
                <w:rFonts w:eastAsia="Times New Roman" w:cs="Arial"/>
                <w:u w:val="single"/>
              </w:rPr>
            </w:pPr>
            <w:r w:rsidRPr="001412FC">
              <w:rPr>
                <w:rFonts w:eastAsia="Times New Roman" w:cs="Arial"/>
                <w:u w:val="single"/>
              </w:rPr>
              <w:t>Remarks:</w:t>
            </w:r>
          </w:p>
          <w:p w14:paraId="1DD5E42A" w14:textId="77777777" w:rsidR="00C545F9" w:rsidRPr="001412FC" w:rsidRDefault="00C545F9" w:rsidP="00C545F9">
            <w:pPr>
              <w:keepNext/>
              <w:keepLines/>
              <w:numPr>
                <w:ilvl w:val="0"/>
                <w:numId w:val="52"/>
              </w:numPr>
              <w:tabs>
                <w:tab w:val="clear" w:pos="360"/>
                <w:tab w:val="left" w:pos="0"/>
                <w:tab w:val="num" w:pos="24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240" w:hanging="240"/>
              <w:rPr>
                <w:rFonts w:eastAsia="Times New Roman" w:cs="Arial"/>
                <w:color w:val="FF0000"/>
              </w:rPr>
            </w:pPr>
            <w:r w:rsidRPr="001412FC">
              <w:rPr>
                <w:rFonts w:eastAsia="Times New Roman" w:cs="Arial"/>
                <w:color w:val="FF0000"/>
              </w:rPr>
              <w:t>Additional encoding guidance relevant to the scenario (only if required).</w:t>
            </w:r>
          </w:p>
          <w:p w14:paraId="319EED8F" w14:textId="77777777" w:rsidR="00C545F9" w:rsidRPr="001412FC" w:rsidRDefault="00C545F9" w:rsidP="00086A2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rFonts w:eastAsia="Times New Roman" w:cs="Arial"/>
                <w:color w:val="FF0000"/>
              </w:rPr>
            </w:pPr>
            <w:r w:rsidRPr="001412FC">
              <w:rPr>
                <w:rFonts w:eastAsia="Times New Roman" w:cs="Arial"/>
                <w:u w:val="single"/>
              </w:rPr>
              <w:t>Distinction:</w:t>
            </w:r>
            <w:r w:rsidRPr="001412FC">
              <w:rPr>
                <w:rFonts w:eastAsia="Times New Roman" w:cs="Arial"/>
                <w:color w:val="FF0000"/>
              </w:rPr>
              <w:t xml:space="preserve"> List of features in the Product Specification distinct from the Feature.</w:t>
            </w:r>
          </w:p>
        </w:tc>
      </w:tr>
    </w:tbl>
    <w:p w14:paraId="30573730" w14:textId="77777777" w:rsidR="00EF70CB" w:rsidRDefault="00EF70CB" w:rsidP="00EF70CB">
      <w:pPr>
        <w:pStyle w:val="subpara"/>
        <w:ind w:left="0" w:firstLine="0"/>
        <w:jc w:val="left"/>
        <w:rPr>
          <w:b/>
          <w:szCs w:val="22"/>
        </w:rPr>
      </w:pPr>
    </w:p>
    <w:p w14:paraId="70AA6557" w14:textId="44AE8028" w:rsidR="006931C8" w:rsidRDefault="006931C8" w:rsidP="00593050">
      <w:pPr>
        <w:keepNext/>
        <w:spacing w:after="120"/>
      </w:pPr>
      <w:r>
        <w:t>Remarks:</w:t>
      </w:r>
      <w:r w:rsidR="00ED12AF">
        <w:t xml:space="preserve"> </w:t>
      </w:r>
      <w:r w:rsidR="00ED12AF" w:rsidRPr="00593050">
        <w:rPr>
          <w:i/>
          <w:iCs/>
          <w:color w:val="EE0000"/>
        </w:rPr>
        <w:t xml:space="preserve">&lt;Examples, should be edited </w:t>
      </w:r>
      <w:r w:rsidR="00ED12AF">
        <w:rPr>
          <w:i/>
          <w:iCs/>
          <w:color w:val="EE0000"/>
        </w:rPr>
        <w:t xml:space="preserve">and extended </w:t>
      </w:r>
      <w:r w:rsidR="00ED12AF" w:rsidRPr="00593050">
        <w:rPr>
          <w:i/>
          <w:iCs/>
          <w:color w:val="EE0000"/>
        </w:rPr>
        <w:t xml:space="preserve">by Product Specification authors as </w:t>
      </w:r>
      <w:r w:rsidR="00ED12AF">
        <w:rPr>
          <w:i/>
          <w:iCs/>
          <w:color w:val="EE0000"/>
        </w:rPr>
        <w:t>needed</w:t>
      </w:r>
      <w:r w:rsidR="00ED12AF" w:rsidRPr="00593050">
        <w:rPr>
          <w:i/>
          <w:iCs/>
          <w:color w:val="EE0000"/>
        </w:rPr>
        <w:t>&gt;</w:t>
      </w:r>
    </w:p>
    <w:p w14:paraId="53FEA00F" w14:textId="5E161CC4" w:rsidR="006931C8" w:rsidRDefault="006931C8" w:rsidP="00593050">
      <w:pPr>
        <w:pStyle w:val="ListParagraph"/>
        <w:numPr>
          <w:ilvl w:val="0"/>
          <w:numId w:val="77"/>
        </w:numPr>
      </w:pPr>
      <w:r>
        <w:t>Indentation of attributes indicates sub-attributes of complex attributes. Complex attributes may also be sub-attributes of complex attributes, which is indicated by further indentation of the attribute name in the tables.</w:t>
      </w:r>
    </w:p>
    <w:p w14:paraId="6A4F3730" w14:textId="096A1052" w:rsidR="006931C8" w:rsidRDefault="006931C8" w:rsidP="00593050">
      <w:pPr>
        <w:pStyle w:val="ListParagraph"/>
        <w:numPr>
          <w:ilvl w:val="0"/>
          <w:numId w:val="77"/>
        </w:numPr>
      </w:pPr>
      <w:r>
        <w:t>Attributes shown in grey text are ECDIS “system” attributes which are populated by the ENC production system in order to assist with portrayal of ENC data in ECDIS (see Section 30). These attributes may be further edited by the compiler as required.</w:t>
      </w:r>
    </w:p>
    <w:p w14:paraId="7C05212C" w14:textId="60750E5E" w:rsidR="006931C8" w:rsidRDefault="006931C8" w:rsidP="00593050">
      <w:pPr>
        <w:pStyle w:val="ListParagraph"/>
        <w:numPr>
          <w:ilvl w:val="0"/>
          <w:numId w:val="77"/>
        </w:numPr>
      </w:pPr>
      <w:r>
        <w:t xml:space="preserve">S-57 Acronym: S-57 attribute acronyms for S-57 attributes remodelled in </w:t>
      </w:r>
      <w:r w:rsidRPr="00593050">
        <w:rPr>
          <w:color w:val="EE0000"/>
        </w:rPr>
        <w:t xml:space="preserve">S-1XX </w:t>
      </w:r>
      <w:r>
        <w:t>are shown in italic style text.</w:t>
      </w:r>
    </w:p>
    <w:p w14:paraId="6BD69509" w14:textId="21A9A59E" w:rsidR="006931C8" w:rsidRDefault="006931C8" w:rsidP="00593050">
      <w:pPr>
        <w:pStyle w:val="ListParagraph"/>
        <w:numPr>
          <w:ilvl w:val="0"/>
          <w:numId w:val="77"/>
        </w:numPr>
      </w:pPr>
      <w:r>
        <w:t>Allowable Encoding Value: For enumeration (EN) type attributes, the enumerate values listed are only those allowable for the particular binding of the attribute relevant to the feature. Allowable values may vary for the attribute depending on the feature to which the attribute is bound. Such bindings are defined in the S-1XX Feature Catalogue. The full list of enumerate values that may be assigned to an attribute in S-1XX can be found in Sections &lt;X&gt; and &lt;Y&gt; of this document.</w:t>
      </w:r>
    </w:p>
    <w:p w14:paraId="6F1BBD4C" w14:textId="4A289AFD" w:rsidR="006931C8" w:rsidRDefault="006931C8" w:rsidP="00593050">
      <w:pPr>
        <w:pStyle w:val="ListParagraph"/>
        <w:numPr>
          <w:ilvl w:val="0"/>
          <w:numId w:val="77"/>
        </w:numPr>
      </w:pPr>
      <w:r>
        <w:t>Type: The prefix (C) indicates that the attribute is a complex attribute. Complex attributes are aggregates of other attributes that can be simple type or complex type. The prefix (S) indicates that the attribute is a sub-attribute of a complex attribute. Complex attributes that are sub-attributes of a complex attribute, and their sub-attributes, are indicated by indentation of the attribute name in the S-1XX Attribute column.</w:t>
      </w:r>
    </w:p>
    <w:p w14:paraId="00E152D5" w14:textId="77777777" w:rsidR="006931C8" w:rsidRDefault="006931C8" w:rsidP="00EF70CB">
      <w:pPr>
        <w:pStyle w:val="subpara"/>
        <w:ind w:left="0" w:firstLine="0"/>
        <w:jc w:val="left"/>
        <w:rPr>
          <w:b/>
          <w:szCs w:val="22"/>
        </w:rPr>
      </w:pPr>
    </w:p>
    <w:p w14:paraId="21A0BF09" w14:textId="40E41799" w:rsidR="00C545F9" w:rsidRDefault="002D417C" w:rsidP="00EF70CB">
      <w:pPr>
        <w:pStyle w:val="subpara"/>
        <w:ind w:left="0" w:firstLine="0"/>
        <w:jc w:val="left"/>
        <w:rPr>
          <w:rFonts w:ascii="Arial" w:hAnsi="Arial" w:cs="Arial"/>
          <w:b/>
          <w:sz w:val="24"/>
          <w:szCs w:val="24"/>
        </w:rPr>
      </w:pPr>
      <w:r w:rsidRPr="006931C8">
        <w:rPr>
          <w:rFonts w:ascii="Arial" w:hAnsi="Arial" w:cs="Arial"/>
          <w:b/>
          <w:sz w:val="24"/>
          <w:szCs w:val="24"/>
        </w:rPr>
        <w:t>3 Meta-features</w:t>
      </w:r>
    </w:p>
    <w:p w14:paraId="16FF024C" w14:textId="066191D7" w:rsidR="006931C8" w:rsidRPr="006931C8" w:rsidRDefault="006931C8" w:rsidP="006931C8"/>
    <w:p w14:paraId="37FFF38D" w14:textId="056DDDD5" w:rsidR="002D417C" w:rsidRDefault="002D417C" w:rsidP="00EF70CB">
      <w:pPr>
        <w:pStyle w:val="subpara"/>
        <w:ind w:left="0" w:firstLine="0"/>
        <w:jc w:val="left"/>
        <w:rPr>
          <w:rFonts w:ascii="Arial" w:hAnsi="Arial" w:cs="Arial"/>
          <w:b/>
          <w:sz w:val="24"/>
          <w:szCs w:val="24"/>
        </w:rPr>
      </w:pPr>
      <w:r w:rsidRPr="006931C8">
        <w:rPr>
          <w:rFonts w:ascii="Arial" w:hAnsi="Arial" w:cs="Arial"/>
          <w:b/>
          <w:sz w:val="24"/>
          <w:szCs w:val="24"/>
        </w:rPr>
        <w:t xml:space="preserve">4, 5, ... </w:t>
      </w:r>
      <w:r w:rsidRPr="00593050">
        <w:rPr>
          <w:rFonts w:ascii="Arial" w:hAnsi="Arial" w:cs="Arial"/>
          <w:b/>
          <w:i/>
          <w:iCs/>
          <w:color w:val="EE0000"/>
          <w:sz w:val="24"/>
          <w:szCs w:val="24"/>
        </w:rPr>
        <w:t>&lt;Features</w:t>
      </w:r>
      <w:r w:rsidR="006931C8" w:rsidRPr="00593050">
        <w:rPr>
          <w:rFonts w:ascii="Arial" w:hAnsi="Arial" w:cs="Arial"/>
          <w:b/>
          <w:i/>
          <w:iCs/>
          <w:color w:val="EE0000"/>
          <w:sz w:val="24"/>
          <w:szCs w:val="24"/>
        </w:rPr>
        <w:t xml:space="preserve"> and information types grouped by topic&gt;</w:t>
      </w:r>
    </w:p>
    <w:p w14:paraId="5A27AB53" w14:textId="77777777" w:rsidR="00BB1DD4" w:rsidRDefault="00BB1DD4" w:rsidP="006931C8">
      <w:pPr>
        <w:rPr>
          <w:color w:val="EE0000"/>
        </w:rPr>
      </w:pPr>
    </w:p>
    <w:p w14:paraId="26D746E2" w14:textId="2C0BC23F" w:rsidR="00BB1DD4" w:rsidRPr="00593050" w:rsidRDefault="00BB1DD4" w:rsidP="006931C8">
      <w:pPr>
        <w:rPr>
          <w:b/>
          <w:bCs/>
        </w:rPr>
      </w:pPr>
      <w:r w:rsidRPr="00593050">
        <w:rPr>
          <w:b/>
          <w:bCs/>
        </w:rPr>
        <w:t>4.1 Introduction</w:t>
      </w:r>
    </w:p>
    <w:p w14:paraId="2DF54491" w14:textId="42288085" w:rsidR="006931C8" w:rsidRPr="00593050" w:rsidRDefault="004D6CD8" w:rsidP="006931C8">
      <w:pPr>
        <w:rPr>
          <w:i/>
          <w:iCs/>
          <w:color w:val="EE0000"/>
        </w:rPr>
      </w:pPr>
      <w:r w:rsidRPr="00593050">
        <w:rPr>
          <w:i/>
          <w:iCs/>
          <w:color w:val="EE0000"/>
        </w:rPr>
        <w:t xml:space="preserve">&lt;If the application schema contains several features and information types, thematically similar types should be grouped into </w:t>
      </w:r>
      <w:r w:rsidR="00F80290" w:rsidRPr="00593050">
        <w:rPr>
          <w:i/>
          <w:iCs/>
          <w:color w:val="EE0000"/>
        </w:rPr>
        <w:t>two or more clauses. Each such clause should contain an introductory section describing the theme and providing general directions for capturing real-world entities or information into the relevant types in the Application Schema, tabulations of features and common examples of coding, etc. The S-101 Edition 2.0.0 and S-131 Edition 1.0.0 DCEGs may be consulted for ideas about the kind of informtion that may be provided in the introductory section.&gt;</w:t>
      </w:r>
    </w:p>
    <w:p w14:paraId="088A3D6A" w14:textId="50708929" w:rsidR="00F80290" w:rsidRPr="00593050" w:rsidRDefault="00F80290" w:rsidP="006931C8">
      <w:pPr>
        <w:rPr>
          <w:b/>
          <w:bCs/>
        </w:rPr>
      </w:pPr>
      <w:r w:rsidRPr="00593050">
        <w:rPr>
          <w:b/>
          <w:bCs/>
        </w:rPr>
        <w:t>4.</w:t>
      </w:r>
      <w:r w:rsidR="00BB1DD4">
        <w:rPr>
          <w:b/>
          <w:bCs/>
        </w:rPr>
        <w:t>2, 4.3</w:t>
      </w:r>
      <w:r w:rsidR="00BB1DD4" w:rsidRPr="00593050">
        <w:rPr>
          <w:b/>
          <w:bCs/>
        </w:rPr>
        <w:t>, … 5.</w:t>
      </w:r>
      <w:r w:rsidR="00BB1DD4">
        <w:rPr>
          <w:b/>
          <w:bCs/>
        </w:rPr>
        <w:t>2</w:t>
      </w:r>
      <w:r w:rsidR="00BB1DD4" w:rsidRPr="00593050">
        <w:rPr>
          <w:b/>
          <w:bCs/>
        </w:rPr>
        <w:t>, 5.</w:t>
      </w:r>
      <w:r w:rsidR="00BB1DD4">
        <w:rPr>
          <w:b/>
          <w:bCs/>
        </w:rPr>
        <w:t>3</w:t>
      </w:r>
      <w:r w:rsidR="00BB1DD4" w:rsidRPr="00593050">
        <w:rPr>
          <w:b/>
          <w:bCs/>
        </w:rPr>
        <w:t xml:space="preserve">, … </w:t>
      </w:r>
      <w:r w:rsidR="00BB1DD4" w:rsidRPr="00593050">
        <w:rPr>
          <w:b/>
          <w:bCs/>
          <w:i/>
          <w:iCs/>
          <w:color w:val="EE0000"/>
        </w:rPr>
        <w:t>&lt;Individual feature or information type&gt;</w:t>
      </w:r>
    </w:p>
    <w:p w14:paraId="2E116DED" w14:textId="142811F0" w:rsidR="002D417C" w:rsidRPr="00593050" w:rsidRDefault="00BB1DD4" w:rsidP="006931C8">
      <w:pPr>
        <w:rPr>
          <w:i/>
          <w:iCs/>
          <w:color w:val="EE0000"/>
        </w:rPr>
      </w:pPr>
      <w:r w:rsidRPr="00593050">
        <w:rPr>
          <w:i/>
          <w:iCs/>
          <w:color w:val="EE0000"/>
        </w:rPr>
        <w:t>&lt;Table describing the feature or information type in the format described by the Product specification in the General section.&gt;</w:t>
      </w:r>
    </w:p>
    <w:p w14:paraId="24587CE3" w14:textId="0104674E" w:rsidR="009D7FDE" w:rsidRDefault="009D7FDE" w:rsidP="006931C8">
      <w:pPr>
        <w:rPr>
          <w:b/>
          <w:bCs/>
          <w:sz w:val="24"/>
          <w:szCs w:val="24"/>
        </w:rPr>
      </w:pPr>
      <w:bookmarkStart w:id="433" w:name="_Toc454280012"/>
      <w:bookmarkStart w:id="434" w:name="_Toc454280209"/>
      <w:bookmarkStart w:id="435" w:name="_Toc469665787"/>
      <w:bookmarkStart w:id="436" w:name="_Toc519516110"/>
      <w:r>
        <w:rPr>
          <w:b/>
          <w:bCs/>
          <w:sz w:val="24"/>
          <w:szCs w:val="24"/>
        </w:rPr>
        <w:t>X</w:t>
      </w:r>
      <w:r>
        <w:rPr>
          <w:b/>
          <w:bCs/>
          <w:sz w:val="24"/>
          <w:szCs w:val="24"/>
        </w:rPr>
        <w:tab/>
        <w:t>Association names</w:t>
      </w:r>
    </w:p>
    <w:p w14:paraId="50CB11DD" w14:textId="77777777" w:rsidR="003E4C2C" w:rsidRDefault="003E4C2C" w:rsidP="003E4C2C">
      <w:r>
        <w:t>Roles left blank in the tables are not encoded in the dataset, generally because they correspond to information-to-feature bindings, which are not permitted by the S-100 Feature Catalogue model.</w:t>
      </w:r>
    </w:p>
    <w:p w14:paraId="1BBE3E75" w14:textId="1884B627" w:rsidR="003E4C2C" w:rsidRDefault="003E4C2C" w:rsidP="003E4C2C">
      <w:r>
        <w:t>The Role Type describes the type of binding (aggregation, association, or composition)  This corresponds to the roleType attribute in a feature or information binding in the feature catalogue (see S-100 clauses 5-4.2.5.2 (Feature Bindings) and 5-4.2.5.3 (Information Bindings)). If the binding in that direction is not included in the feature catalogue (for the reason given in the previous paragraph), this cell too is left blank.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6"/>
        <w:gridCol w:w="900"/>
        <w:gridCol w:w="2250"/>
        <w:gridCol w:w="3240"/>
        <w:gridCol w:w="1280"/>
        <w:tblGridChange w:id="437">
          <w:tblGrid>
            <w:gridCol w:w="1346"/>
            <w:gridCol w:w="548"/>
            <w:gridCol w:w="352"/>
            <w:gridCol w:w="719"/>
            <w:gridCol w:w="1531"/>
            <w:gridCol w:w="629"/>
            <w:gridCol w:w="2465"/>
            <w:gridCol w:w="146"/>
            <w:gridCol w:w="1280"/>
          </w:tblGrid>
        </w:tblGridChange>
      </w:tblGrid>
      <w:tr w:rsidR="00593050" w:rsidRPr="00CF7B5E" w14:paraId="040F8625" w14:textId="77777777" w:rsidTr="003E4C2C">
        <w:tc>
          <w:tcPr>
            <w:tcW w:w="5000" w:type="pct"/>
            <w:gridSpan w:val="5"/>
          </w:tcPr>
          <w:p w14:paraId="73715D74" w14:textId="11840C95" w:rsidR="003E4C2C" w:rsidRDefault="003E4C2C" w:rsidP="008E3841">
            <w:pPr>
              <w:spacing w:before="120" w:after="120"/>
              <w:rPr>
                <w:rFonts w:cs="Arial"/>
              </w:rPr>
            </w:pPr>
            <w:r w:rsidRPr="00CF7B5E">
              <w:rPr>
                <w:rFonts w:cs="Arial"/>
                <w:u w:val="single"/>
              </w:rPr>
              <w:t>IHO Definition:</w:t>
            </w:r>
            <w:r w:rsidRPr="008701B0">
              <w:rPr>
                <w:rFonts w:cs="Arial"/>
                <w:lang w:val="en-AU"/>
              </w:rPr>
              <w:t> </w:t>
            </w:r>
          </w:p>
          <w:p w14:paraId="5F1B13F7" w14:textId="77777777" w:rsidR="003E4C2C" w:rsidRDefault="003E4C2C" w:rsidP="008E3841">
            <w:pPr>
              <w:spacing w:before="120" w:after="120"/>
              <w:rPr>
                <w:rFonts w:cs="Arial"/>
              </w:rPr>
            </w:pPr>
            <w:r w:rsidRPr="00CF7B5E">
              <w:rPr>
                <w:rFonts w:cs="Arial"/>
                <w:u w:val="single"/>
              </w:rPr>
              <w:t>Remarks:</w:t>
            </w:r>
          </w:p>
          <w:p w14:paraId="2CD9C911" w14:textId="2BCE9674" w:rsidR="003E4C2C" w:rsidRPr="003E4C2C" w:rsidRDefault="003E4C2C" w:rsidP="003E4C2C">
            <w:pPr>
              <w:pStyle w:val="ListParagraph"/>
              <w:numPr>
                <w:ilvl w:val="0"/>
                <w:numId w:val="78"/>
              </w:numPr>
              <w:spacing w:before="120" w:after="120" w:line="240" w:lineRule="auto"/>
              <w:jc w:val="left"/>
              <w:rPr>
                <w:rFonts w:cs="Arial"/>
                <w:i/>
                <w:iCs/>
              </w:rPr>
            </w:pPr>
            <w:r w:rsidRPr="003E4C2C">
              <w:rPr>
                <w:rFonts w:cs="Arial"/>
                <w:i/>
                <w:iCs/>
                <w:color w:val="EE0000"/>
              </w:rPr>
              <w:t>&lt;</w:t>
            </w:r>
            <w:r>
              <w:rPr>
                <w:rFonts w:cs="Arial"/>
                <w:i/>
                <w:iCs/>
                <w:color w:val="EE0000"/>
              </w:rPr>
              <w:t>R</w:t>
            </w:r>
            <w:r w:rsidRPr="003E4C2C">
              <w:rPr>
                <w:rFonts w:cs="Arial"/>
                <w:i/>
                <w:iCs/>
                <w:color w:val="EE0000"/>
              </w:rPr>
              <w:t>emarks if any, or “No remarks.”&gt;</w:t>
            </w:r>
          </w:p>
        </w:tc>
      </w:tr>
      <w:tr w:rsidR="00C30FB5" w:rsidRPr="00CF7B5E" w14:paraId="1FC2CA6A" w14:textId="77777777" w:rsidTr="0047052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438" w:author="Raphael Malyankar" w:date="2026-01-21T22:43:00Z" w16du:dateUtc="2026-01-22T05:4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c>
          <w:tcPr>
            <w:tcW w:w="746" w:type="pct"/>
            <w:tcPrChange w:id="439" w:author="Raphael Malyankar" w:date="2026-01-21T22:43:00Z" w16du:dateUtc="2026-01-22T05:43:00Z">
              <w:tcPr>
                <w:tcW w:w="1050" w:type="pct"/>
                <w:gridSpan w:val="2"/>
              </w:tcPr>
            </w:tcPrChange>
          </w:tcPr>
          <w:p w14:paraId="2E5E7EF3" w14:textId="77777777" w:rsidR="00C30FB5" w:rsidRPr="00CF7B5E" w:rsidRDefault="00C30FB5" w:rsidP="008E3841">
            <w:pPr>
              <w:spacing w:before="120" w:after="120"/>
              <w:rPr>
                <w:rFonts w:cs="Arial"/>
                <w:b/>
                <w:sz w:val="18"/>
              </w:rPr>
            </w:pPr>
            <w:r w:rsidRPr="00CF7B5E">
              <w:rPr>
                <w:rFonts w:cs="Arial"/>
                <w:b/>
                <w:sz w:val="18"/>
              </w:rPr>
              <w:t>Role Type</w:t>
            </w:r>
          </w:p>
        </w:tc>
        <w:tc>
          <w:tcPr>
            <w:tcW w:w="499" w:type="pct"/>
            <w:tcPrChange w:id="440" w:author="Raphael Malyankar" w:date="2026-01-21T22:43:00Z" w16du:dateUtc="2026-01-22T05:43:00Z">
              <w:tcPr>
                <w:tcW w:w="594" w:type="pct"/>
                <w:gridSpan w:val="2"/>
              </w:tcPr>
            </w:tcPrChange>
          </w:tcPr>
          <w:p w14:paraId="7A38EE9D" w14:textId="77777777" w:rsidR="00C30FB5" w:rsidRPr="00CF7B5E" w:rsidRDefault="00C30FB5" w:rsidP="008E3841">
            <w:pPr>
              <w:spacing w:before="120" w:after="120"/>
              <w:rPr>
                <w:rFonts w:cs="Arial"/>
                <w:b/>
                <w:sz w:val="18"/>
              </w:rPr>
            </w:pPr>
            <w:r w:rsidRPr="00CF7B5E">
              <w:rPr>
                <w:rFonts w:cs="Arial"/>
                <w:b/>
                <w:sz w:val="18"/>
              </w:rPr>
              <w:t>Role</w:t>
            </w:r>
          </w:p>
        </w:tc>
        <w:tc>
          <w:tcPr>
            <w:tcW w:w="1248" w:type="pct"/>
            <w:tcPrChange w:id="441" w:author="Raphael Malyankar" w:date="2026-01-21T22:43:00Z" w16du:dateUtc="2026-01-22T05:43:00Z">
              <w:tcPr>
                <w:tcW w:w="1198" w:type="pct"/>
                <w:gridSpan w:val="2"/>
              </w:tcPr>
            </w:tcPrChange>
          </w:tcPr>
          <w:p w14:paraId="36C9BBDA" w14:textId="3AD3E92C" w:rsidR="00C30FB5" w:rsidRPr="003E4C2C" w:rsidRDefault="00C30FB5" w:rsidP="00C30FB5">
            <w:pPr>
              <w:spacing w:before="120" w:after="120"/>
              <w:rPr>
                <w:rFonts w:cs="Arial"/>
                <w:b/>
                <w:i/>
                <w:iCs/>
                <w:sz w:val="18"/>
              </w:rPr>
            </w:pPr>
            <w:r>
              <w:rPr>
                <w:rFonts w:cs="Arial"/>
                <w:b/>
                <w:i/>
                <w:iCs/>
                <w:sz w:val="18"/>
              </w:rPr>
              <w:t>Association Name</w:t>
            </w:r>
          </w:p>
        </w:tc>
        <w:tc>
          <w:tcPr>
            <w:tcW w:w="1797" w:type="pct"/>
            <w:tcPrChange w:id="442" w:author="Raphael Malyankar" w:date="2026-01-21T22:43:00Z" w16du:dateUtc="2026-01-22T05:43:00Z">
              <w:tcPr>
                <w:tcW w:w="1367" w:type="pct"/>
              </w:tcPr>
            </w:tcPrChange>
          </w:tcPr>
          <w:p w14:paraId="75270208" w14:textId="4C10BB88" w:rsidR="00C30FB5" w:rsidRPr="00CF7B5E" w:rsidRDefault="00C30FB5" w:rsidP="008E3841">
            <w:pPr>
              <w:spacing w:before="120" w:after="120"/>
              <w:rPr>
                <w:rFonts w:cs="Arial"/>
                <w:b/>
                <w:sz w:val="18"/>
              </w:rPr>
            </w:pPr>
            <w:r w:rsidRPr="00CF7B5E">
              <w:rPr>
                <w:rFonts w:cs="Arial"/>
                <w:b/>
                <w:sz w:val="18"/>
              </w:rPr>
              <w:t xml:space="preserve">Associated </w:t>
            </w:r>
            <w:r>
              <w:rPr>
                <w:rFonts w:cs="Arial"/>
                <w:b/>
                <w:sz w:val="18"/>
              </w:rPr>
              <w:t>To</w:t>
            </w:r>
          </w:p>
        </w:tc>
        <w:tc>
          <w:tcPr>
            <w:tcW w:w="710" w:type="pct"/>
            <w:tcPrChange w:id="443" w:author="Raphael Malyankar" w:date="2026-01-21T22:43:00Z" w16du:dateUtc="2026-01-22T05:43:00Z">
              <w:tcPr>
                <w:tcW w:w="791" w:type="pct"/>
                <w:gridSpan w:val="2"/>
              </w:tcPr>
            </w:tcPrChange>
          </w:tcPr>
          <w:p w14:paraId="7485D6A1" w14:textId="77777777" w:rsidR="00C30FB5" w:rsidRPr="00CF7B5E" w:rsidRDefault="00C30FB5" w:rsidP="008E3841">
            <w:pPr>
              <w:spacing w:before="120" w:after="120"/>
              <w:rPr>
                <w:rFonts w:cs="Arial"/>
                <w:b/>
                <w:sz w:val="18"/>
              </w:rPr>
            </w:pPr>
            <w:r w:rsidRPr="00CF7B5E">
              <w:rPr>
                <w:rFonts w:cs="Arial"/>
                <w:b/>
                <w:sz w:val="18"/>
              </w:rPr>
              <w:t>Multiplicity</w:t>
            </w:r>
          </w:p>
        </w:tc>
      </w:tr>
      <w:tr w:rsidR="00C30FB5" w:rsidRPr="00CF7B5E" w14:paraId="777513BB" w14:textId="77777777" w:rsidTr="0047052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444" w:author="Raphael Malyankar" w:date="2026-01-21T22:43:00Z" w16du:dateUtc="2026-01-22T05:4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c>
          <w:tcPr>
            <w:tcW w:w="746" w:type="pct"/>
            <w:tcPrChange w:id="445" w:author="Raphael Malyankar" w:date="2026-01-21T22:43:00Z" w16du:dateUtc="2026-01-22T05:43:00Z">
              <w:tcPr>
                <w:tcW w:w="1050" w:type="pct"/>
                <w:gridSpan w:val="2"/>
              </w:tcPr>
            </w:tcPrChange>
          </w:tcPr>
          <w:p w14:paraId="6C6C2C9A" w14:textId="77777777" w:rsidR="00C30FB5" w:rsidRPr="00CF7B5E" w:rsidRDefault="00C30FB5" w:rsidP="008E3841">
            <w:pPr>
              <w:spacing w:before="120" w:after="120"/>
              <w:rPr>
                <w:rFonts w:cs="Arial"/>
                <w:sz w:val="18"/>
              </w:rPr>
            </w:pPr>
            <w:r>
              <w:rPr>
                <w:rFonts w:cs="Arial"/>
                <w:sz w:val="18"/>
              </w:rPr>
              <w:t>Aggregation</w:t>
            </w:r>
          </w:p>
        </w:tc>
        <w:tc>
          <w:tcPr>
            <w:tcW w:w="499" w:type="pct"/>
            <w:tcPrChange w:id="446" w:author="Raphael Malyankar" w:date="2026-01-21T22:43:00Z" w16du:dateUtc="2026-01-22T05:43:00Z">
              <w:tcPr>
                <w:tcW w:w="594" w:type="pct"/>
                <w:gridSpan w:val="2"/>
              </w:tcPr>
            </w:tcPrChange>
          </w:tcPr>
          <w:p w14:paraId="0CF80A15" w14:textId="79F9E916" w:rsidR="00C30FB5" w:rsidRPr="00CF7B5E" w:rsidRDefault="00C30FB5" w:rsidP="008E3841">
            <w:pPr>
              <w:spacing w:before="120" w:after="120"/>
              <w:rPr>
                <w:rFonts w:cs="Arial"/>
                <w:sz w:val="18"/>
              </w:rPr>
            </w:pPr>
            <w:r w:rsidRPr="00470522">
              <w:rPr>
                <w:rFonts w:cs="Arial"/>
                <w:color w:val="EE0000"/>
                <w:sz w:val="18"/>
              </w:rPr>
              <w:t>&lt;role&gt;</w:t>
            </w:r>
          </w:p>
        </w:tc>
        <w:tc>
          <w:tcPr>
            <w:tcW w:w="1248" w:type="pct"/>
            <w:tcPrChange w:id="447" w:author="Raphael Malyankar" w:date="2026-01-21T22:43:00Z" w16du:dateUtc="2026-01-22T05:43:00Z">
              <w:tcPr>
                <w:tcW w:w="1198" w:type="pct"/>
                <w:gridSpan w:val="2"/>
              </w:tcPr>
            </w:tcPrChange>
          </w:tcPr>
          <w:p w14:paraId="74EBA12B" w14:textId="69EFC46D" w:rsidR="00C30FB5" w:rsidRPr="00C30FB5" w:rsidRDefault="00C30FB5" w:rsidP="008E3841">
            <w:pPr>
              <w:spacing w:before="120" w:after="120"/>
              <w:rPr>
                <w:rFonts w:cs="Arial"/>
                <w:bCs/>
                <w:i/>
                <w:iCs/>
                <w:sz w:val="18"/>
              </w:rPr>
            </w:pPr>
            <w:r w:rsidRPr="00470522">
              <w:rPr>
                <w:rFonts w:cs="Arial"/>
                <w:bCs/>
                <w:i/>
                <w:iCs/>
                <w:color w:val="EE0000"/>
                <w:sz w:val="18"/>
              </w:rPr>
              <w:t>&lt;Association Name&gt;</w:t>
            </w:r>
          </w:p>
        </w:tc>
        <w:tc>
          <w:tcPr>
            <w:tcW w:w="1797" w:type="pct"/>
            <w:tcPrChange w:id="448" w:author="Raphael Malyankar" w:date="2026-01-21T22:43:00Z" w16du:dateUtc="2026-01-22T05:43:00Z">
              <w:tcPr>
                <w:tcW w:w="1367" w:type="pct"/>
              </w:tcPr>
            </w:tcPrChange>
          </w:tcPr>
          <w:p w14:paraId="22A77E1B" w14:textId="4AAE9BF8" w:rsidR="00C30FB5" w:rsidRPr="00C30FB5" w:rsidRDefault="00C30FB5" w:rsidP="00470522">
            <w:pPr>
              <w:spacing w:before="120" w:after="120"/>
              <w:jc w:val="left"/>
              <w:rPr>
                <w:rFonts w:cs="Arial"/>
                <w:bCs/>
                <w:i/>
                <w:iCs/>
                <w:sz w:val="18"/>
              </w:rPr>
            </w:pPr>
            <w:r w:rsidRPr="00C30FB5">
              <w:rPr>
                <w:rFonts w:cs="Arial"/>
                <w:bCs/>
                <w:i/>
                <w:iCs/>
                <w:color w:val="EE0000"/>
                <w:sz w:val="18"/>
              </w:rPr>
              <w:t>&lt;target feature or information type&gt;</w:t>
            </w:r>
          </w:p>
        </w:tc>
        <w:tc>
          <w:tcPr>
            <w:tcW w:w="710" w:type="pct"/>
            <w:tcPrChange w:id="449" w:author="Raphael Malyankar" w:date="2026-01-21T22:43:00Z" w16du:dateUtc="2026-01-22T05:43:00Z">
              <w:tcPr>
                <w:tcW w:w="791" w:type="pct"/>
                <w:gridSpan w:val="2"/>
              </w:tcPr>
            </w:tcPrChange>
          </w:tcPr>
          <w:p w14:paraId="0E9D8750" w14:textId="1C734386" w:rsidR="00C30FB5" w:rsidRPr="003E4C2C" w:rsidRDefault="00C30FB5" w:rsidP="008E3841">
            <w:pPr>
              <w:spacing w:before="120" w:after="120"/>
              <w:rPr>
                <w:rFonts w:cs="Arial"/>
                <w:i/>
                <w:iCs/>
                <w:sz w:val="18"/>
              </w:rPr>
            </w:pPr>
            <w:r w:rsidRPr="003E4C2C">
              <w:rPr>
                <w:rFonts w:cs="Arial"/>
                <w:i/>
                <w:iCs/>
                <w:color w:val="EE0000"/>
                <w:sz w:val="18"/>
              </w:rPr>
              <w:t>0, *</w:t>
            </w:r>
          </w:p>
        </w:tc>
      </w:tr>
      <w:tr w:rsidR="00C30FB5" w:rsidRPr="00CF7B5E" w14:paraId="6D45FD94" w14:textId="77777777" w:rsidTr="0047052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450" w:author="Raphael Malyankar" w:date="2026-01-21T22:43:00Z" w16du:dateUtc="2026-01-22T05:4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c>
          <w:tcPr>
            <w:tcW w:w="746" w:type="pct"/>
            <w:tcPrChange w:id="451" w:author="Raphael Malyankar" w:date="2026-01-21T22:43:00Z" w16du:dateUtc="2026-01-22T05:43:00Z">
              <w:tcPr>
                <w:tcW w:w="1050" w:type="pct"/>
                <w:gridSpan w:val="2"/>
              </w:tcPr>
            </w:tcPrChange>
          </w:tcPr>
          <w:p w14:paraId="1ACD433E" w14:textId="77777777" w:rsidR="00C30FB5" w:rsidRPr="00CF7B5E" w:rsidRDefault="00C30FB5" w:rsidP="008E3841">
            <w:pPr>
              <w:spacing w:before="120" w:after="120"/>
              <w:rPr>
                <w:rFonts w:cs="Arial"/>
              </w:rPr>
            </w:pPr>
            <w:r w:rsidRPr="00AE7EB7">
              <w:rPr>
                <w:rFonts w:cs="Arial"/>
                <w:sz w:val="18"/>
              </w:rPr>
              <w:t>Association</w:t>
            </w:r>
          </w:p>
        </w:tc>
        <w:tc>
          <w:tcPr>
            <w:tcW w:w="499" w:type="pct"/>
            <w:tcPrChange w:id="452" w:author="Raphael Malyankar" w:date="2026-01-21T22:43:00Z" w16du:dateUtc="2026-01-22T05:43:00Z">
              <w:tcPr>
                <w:tcW w:w="594" w:type="pct"/>
                <w:gridSpan w:val="2"/>
              </w:tcPr>
            </w:tcPrChange>
          </w:tcPr>
          <w:p w14:paraId="4F995380" w14:textId="3A858B39" w:rsidR="00C30FB5" w:rsidRPr="00CF7B5E" w:rsidRDefault="00C30FB5" w:rsidP="008E3841">
            <w:pPr>
              <w:spacing w:before="120" w:after="120"/>
              <w:rPr>
                <w:rFonts w:cs="Arial"/>
                <w:sz w:val="18"/>
              </w:rPr>
            </w:pPr>
            <w:r w:rsidRPr="00470522">
              <w:rPr>
                <w:rFonts w:cs="Arial"/>
                <w:color w:val="EE0000"/>
                <w:sz w:val="18"/>
              </w:rPr>
              <w:t>&lt;role&gt;</w:t>
            </w:r>
          </w:p>
        </w:tc>
        <w:tc>
          <w:tcPr>
            <w:tcW w:w="1248" w:type="pct"/>
            <w:tcPrChange w:id="453" w:author="Raphael Malyankar" w:date="2026-01-21T22:43:00Z" w16du:dateUtc="2026-01-22T05:43:00Z">
              <w:tcPr>
                <w:tcW w:w="1198" w:type="pct"/>
                <w:gridSpan w:val="2"/>
              </w:tcPr>
            </w:tcPrChange>
          </w:tcPr>
          <w:p w14:paraId="74F31FFC" w14:textId="71B46A86" w:rsidR="00C30FB5" w:rsidRPr="00C30FB5" w:rsidRDefault="00C30FB5" w:rsidP="008E3841">
            <w:pPr>
              <w:spacing w:before="120" w:after="120"/>
              <w:rPr>
                <w:rFonts w:cs="Arial"/>
                <w:bCs/>
                <w:i/>
                <w:iCs/>
                <w:sz w:val="18"/>
              </w:rPr>
            </w:pPr>
            <w:r w:rsidRPr="00470522">
              <w:rPr>
                <w:rFonts w:cs="Arial"/>
                <w:bCs/>
                <w:i/>
                <w:iCs/>
                <w:color w:val="EE0000"/>
                <w:sz w:val="18"/>
              </w:rPr>
              <w:t>&lt;Association Name&gt;</w:t>
            </w:r>
          </w:p>
        </w:tc>
        <w:tc>
          <w:tcPr>
            <w:tcW w:w="1797" w:type="pct"/>
            <w:tcPrChange w:id="454" w:author="Raphael Malyankar" w:date="2026-01-21T22:43:00Z" w16du:dateUtc="2026-01-22T05:43:00Z">
              <w:tcPr>
                <w:tcW w:w="1367" w:type="pct"/>
              </w:tcPr>
            </w:tcPrChange>
          </w:tcPr>
          <w:p w14:paraId="48253542" w14:textId="4B8DF59F" w:rsidR="00C30FB5" w:rsidRPr="00C30FB5" w:rsidRDefault="00C30FB5" w:rsidP="00470522">
            <w:pPr>
              <w:spacing w:before="120" w:after="120"/>
              <w:jc w:val="left"/>
              <w:rPr>
                <w:rFonts w:cs="Arial"/>
                <w:bCs/>
                <w:i/>
                <w:iCs/>
                <w:sz w:val="18"/>
              </w:rPr>
            </w:pPr>
            <w:r w:rsidRPr="00C30FB5">
              <w:rPr>
                <w:rFonts w:cs="Arial"/>
                <w:bCs/>
                <w:i/>
                <w:iCs/>
                <w:color w:val="EE0000"/>
                <w:sz w:val="18"/>
              </w:rPr>
              <w:t>&lt;target feature or information type&gt;</w:t>
            </w:r>
          </w:p>
        </w:tc>
        <w:tc>
          <w:tcPr>
            <w:tcW w:w="710" w:type="pct"/>
            <w:tcPrChange w:id="455" w:author="Raphael Malyankar" w:date="2026-01-21T22:43:00Z" w16du:dateUtc="2026-01-22T05:43:00Z">
              <w:tcPr>
                <w:tcW w:w="791" w:type="pct"/>
                <w:gridSpan w:val="2"/>
              </w:tcPr>
            </w:tcPrChange>
          </w:tcPr>
          <w:p w14:paraId="5679040F" w14:textId="5A70C962" w:rsidR="00C30FB5" w:rsidRPr="003E4C2C" w:rsidRDefault="00C30FB5" w:rsidP="008E3841">
            <w:pPr>
              <w:spacing w:before="120" w:after="120"/>
              <w:rPr>
                <w:rFonts w:cs="Arial"/>
                <w:i/>
                <w:iCs/>
                <w:sz w:val="18"/>
              </w:rPr>
            </w:pPr>
            <w:r w:rsidRPr="003E4C2C">
              <w:rPr>
                <w:rFonts w:cs="Arial"/>
                <w:i/>
                <w:iCs/>
                <w:color w:val="EE0000"/>
                <w:sz w:val="18"/>
              </w:rPr>
              <w:t>1, 1</w:t>
            </w:r>
          </w:p>
        </w:tc>
      </w:tr>
    </w:tbl>
    <w:p w14:paraId="25546A2E" w14:textId="77777777" w:rsidR="003E4C2C" w:rsidRDefault="003E4C2C" w:rsidP="009D7FDE"/>
    <w:p w14:paraId="5A3DCB3E" w14:textId="4598B88D" w:rsidR="009D7FDE" w:rsidRDefault="009D7FDE" w:rsidP="006931C8">
      <w:pPr>
        <w:rPr>
          <w:b/>
          <w:bCs/>
          <w:sz w:val="24"/>
          <w:szCs w:val="24"/>
        </w:rPr>
      </w:pPr>
      <w:r>
        <w:rPr>
          <w:b/>
          <w:bCs/>
          <w:sz w:val="24"/>
          <w:szCs w:val="24"/>
        </w:rPr>
        <w:t>X</w:t>
      </w:r>
      <w:r>
        <w:rPr>
          <w:b/>
          <w:bCs/>
          <w:sz w:val="24"/>
          <w:szCs w:val="24"/>
        </w:rPr>
        <w:tab/>
        <w:t>Association roles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16"/>
      </w:tblGrid>
      <w:tr w:rsidR="00593050" w:rsidRPr="00CF7B5E" w14:paraId="74FA2463" w14:textId="77777777" w:rsidTr="00F876AD">
        <w:tc>
          <w:tcPr>
            <w:tcW w:w="5000" w:type="pct"/>
          </w:tcPr>
          <w:p w14:paraId="207561F8" w14:textId="77DB50AA" w:rsidR="00F876AD" w:rsidRPr="00946443" w:rsidRDefault="00F876AD" w:rsidP="008E3841">
            <w:pPr>
              <w:spacing w:before="120" w:after="120"/>
              <w:rPr>
                <w:rFonts w:cs="Arial"/>
              </w:rPr>
            </w:pPr>
            <w:r w:rsidRPr="00946443">
              <w:rPr>
                <w:rFonts w:cs="Arial"/>
                <w:u w:val="single"/>
              </w:rPr>
              <w:t>IHO Definition:</w:t>
            </w:r>
            <w:r w:rsidRPr="00946443">
              <w:rPr>
                <w:rFonts w:cs="Arial"/>
              </w:rPr>
              <w:t xml:space="preserve"> </w:t>
            </w:r>
            <w:r w:rsidRPr="00946443">
              <w:t xml:space="preserve"> </w:t>
            </w:r>
          </w:p>
        </w:tc>
      </w:tr>
    </w:tbl>
    <w:p w14:paraId="2F252677" w14:textId="77777777" w:rsidR="009D7FDE" w:rsidRDefault="009D7FDE" w:rsidP="009D7FDE"/>
    <w:p w14:paraId="1CECEAEE" w14:textId="432D9E8F" w:rsidR="00EF70CB" w:rsidRPr="00470522" w:rsidRDefault="006931C8" w:rsidP="006931C8">
      <w:pPr>
        <w:rPr>
          <w:b/>
          <w:bCs/>
          <w:sz w:val="24"/>
          <w:szCs w:val="24"/>
        </w:rPr>
      </w:pPr>
      <w:r>
        <w:rPr>
          <w:b/>
          <w:bCs/>
          <w:sz w:val="24"/>
          <w:szCs w:val="24"/>
        </w:rPr>
        <w:t>X</w:t>
      </w:r>
      <w:r>
        <w:rPr>
          <w:b/>
          <w:bCs/>
          <w:sz w:val="24"/>
          <w:szCs w:val="24"/>
        </w:rPr>
        <w:tab/>
      </w:r>
      <w:r w:rsidR="003609B2">
        <w:rPr>
          <w:b/>
          <w:bCs/>
          <w:sz w:val="24"/>
          <w:szCs w:val="24"/>
        </w:rPr>
        <w:t>Attribute and enumeration descriptions</w:t>
      </w:r>
      <w:bookmarkEnd w:id="433"/>
      <w:bookmarkEnd w:id="434"/>
      <w:bookmarkEnd w:id="435"/>
      <w:bookmarkEnd w:id="4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EF70CB" w:rsidRPr="00C13DF0" w14:paraId="5B780D4C" w14:textId="77777777" w:rsidTr="003E4C2C">
        <w:tc>
          <w:tcPr>
            <w:tcW w:w="5000" w:type="pct"/>
          </w:tcPr>
          <w:p w14:paraId="47FD72AB" w14:textId="77777777" w:rsidR="00EF70CB" w:rsidRPr="00C13DF0" w:rsidRDefault="00EF70CB" w:rsidP="00DD454E">
            <w:pPr>
              <w:spacing w:after="120"/>
              <w:rPr>
                <w:rFonts w:cs="Arial"/>
                <w:bCs/>
                <w:color w:val="339966"/>
                <w:lang w:val="en-AU"/>
              </w:rPr>
            </w:pPr>
            <w:r w:rsidRPr="00C13DF0">
              <w:rPr>
                <w:rFonts w:cs="Arial"/>
                <w:b/>
                <w:lang w:val="en-AU"/>
              </w:rPr>
              <w:t>Attribute Name:</w:t>
            </w:r>
            <w:r w:rsidRPr="00C13DF0">
              <w:rPr>
                <w:rFonts w:cs="Arial"/>
                <w:lang w:val="en-AU"/>
              </w:rPr>
              <w:t xml:space="preserve">  </w:t>
            </w:r>
            <w:r w:rsidRPr="00C13DF0">
              <w:rPr>
                <w:rFonts w:cs="Arial"/>
                <w:u w:val="single"/>
                <w:lang w:val="en-AU"/>
              </w:rPr>
              <w:t>IHO Definition:</w:t>
            </w:r>
            <w:r w:rsidRPr="00C13DF0">
              <w:rPr>
                <w:rFonts w:cs="Arial"/>
                <w:lang w:val="en-AU"/>
              </w:rPr>
              <w:t xml:space="preserve">  </w:t>
            </w:r>
          </w:p>
          <w:p w14:paraId="6124EB87" w14:textId="5D5ED643" w:rsidR="00EF70CB" w:rsidRPr="00C13DF0" w:rsidRDefault="003609B2" w:rsidP="003E4C2C">
            <w:pPr>
              <w:spacing w:before="120" w:after="120" w:line="240" w:lineRule="auto"/>
              <w:rPr>
                <w:rFonts w:cs="Arial"/>
                <w:b/>
                <w:position w:val="-2"/>
                <w:lang w:val="en-AU"/>
              </w:rPr>
            </w:pPr>
            <w:r w:rsidRPr="003E4C2C">
              <w:rPr>
                <w:rFonts w:cs="Arial"/>
                <w:i/>
                <w:iCs/>
                <w:color w:val="EE0000"/>
                <w:position w:val="-2"/>
                <w:lang w:val="en-AU"/>
              </w:rPr>
              <w:lastRenderedPageBreak/>
              <w:t>&lt;code&gt;</w:t>
            </w:r>
            <w:r w:rsidRPr="003E4C2C">
              <w:rPr>
                <w:rFonts w:cs="Arial"/>
                <w:b/>
                <w:bCs/>
                <w:color w:val="EE0000"/>
                <w:position w:val="-2"/>
                <w:lang w:val="en-AU"/>
              </w:rPr>
              <w:t xml:space="preserve"> </w:t>
            </w:r>
            <w:r w:rsidR="00EF70CB" w:rsidRPr="00C13DF0">
              <w:rPr>
                <w:rFonts w:cs="Arial"/>
                <w:b/>
                <w:bCs/>
                <w:position w:val="-2"/>
                <w:lang w:val="en-AU"/>
              </w:rPr>
              <w:t>Name</w:t>
            </w:r>
          </w:p>
          <w:p w14:paraId="606C78FA" w14:textId="715258AC" w:rsidR="00EF70CB" w:rsidRPr="00C13DF0" w:rsidRDefault="00EF70CB" w:rsidP="004C53D6">
            <w:pPr>
              <w:spacing w:before="120" w:after="120"/>
              <w:ind w:left="360"/>
              <w:rPr>
                <w:rFonts w:cs="Arial"/>
                <w:bCs/>
                <w:lang w:val="en-AU"/>
              </w:rPr>
            </w:pPr>
            <w:r w:rsidRPr="00C13DF0">
              <w:rPr>
                <w:rFonts w:cs="Arial"/>
                <w:bCs/>
                <w:u w:val="single"/>
                <w:lang w:val="en-AU"/>
              </w:rPr>
              <w:t>IHO Definition:</w:t>
            </w:r>
            <w:r w:rsidRPr="00C13DF0">
              <w:rPr>
                <w:rFonts w:cs="Arial"/>
                <w:bCs/>
                <w:lang w:val="en-AU"/>
              </w:rPr>
              <w:t xml:space="preserve">  </w:t>
            </w:r>
          </w:p>
          <w:p w14:paraId="3C69EDFB" w14:textId="34240183" w:rsidR="00EF70CB" w:rsidRDefault="003609B2" w:rsidP="003E4C2C">
            <w:pPr>
              <w:spacing w:before="120" w:after="120" w:line="240" w:lineRule="auto"/>
              <w:rPr>
                <w:rFonts w:cs="Arial"/>
                <w:b/>
                <w:position w:val="-2"/>
                <w:lang w:val="en-AU"/>
              </w:rPr>
            </w:pPr>
            <w:r w:rsidRPr="003E4C2C">
              <w:rPr>
                <w:rFonts w:cs="Arial"/>
                <w:bCs/>
                <w:i/>
                <w:iCs/>
                <w:color w:val="EE0000"/>
                <w:position w:val="-2"/>
                <w:lang w:val="en-AU"/>
              </w:rPr>
              <w:t>&lt;code&gt;</w:t>
            </w:r>
            <w:r w:rsidRPr="003E4C2C">
              <w:rPr>
                <w:rFonts w:cs="Arial"/>
                <w:b/>
                <w:color w:val="EE0000"/>
                <w:position w:val="-2"/>
                <w:lang w:val="en-AU"/>
              </w:rPr>
              <w:t xml:space="preserve"> </w:t>
            </w:r>
            <w:r w:rsidR="00EF70CB" w:rsidRPr="00C13DF0">
              <w:rPr>
                <w:rFonts w:cs="Arial"/>
                <w:b/>
                <w:position w:val="-2"/>
                <w:lang w:val="en-AU"/>
              </w:rPr>
              <w:t>Name</w:t>
            </w:r>
          </w:p>
          <w:p w14:paraId="6FA1533E" w14:textId="623A551E" w:rsidR="003609B2" w:rsidRPr="003E4C2C" w:rsidRDefault="003609B2" w:rsidP="003E4C2C">
            <w:pPr>
              <w:spacing w:before="120" w:after="120"/>
              <w:ind w:left="360"/>
              <w:rPr>
                <w:rFonts w:cs="Arial"/>
                <w:bCs/>
                <w:lang w:val="en-AU"/>
              </w:rPr>
            </w:pPr>
            <w:r w:rsidRPr="00C13DF0">
              <w:rPr>
                <w:rFonts w:cs="Arial"/>
                <w:bCs/>
                <w:u w:val="single"/>
                <w:lang w:val="en-AU"/>
              </w:rPr>
              <w:t>IHO Definition:</w:t>
            </w:r>
            <w:r w:rsidRPr="00C13DF0">
              <w:rPr>
                <w:rFonts w:cs="Arial"/>
                <w:bCs/>
                <w:lang w:val="en-AU"/>
              </w:rPr>
              <w:t xml:space="preserve">  </w:t>
            </w:r>
          </w:p>
          <w:p w14:paraId="46DB83E2" w14:textId="77777777" w:rsidR="00EF70CB" w:rsidRPr="00C13DF0" w:rsidRDefault="00EF70CB" w:rsidP="004C53D6">
            <w:pPr>
              <w:autoSpaceDE w:val="0"/>
              <w:autoSpaceDN w:val="0"/>
              <w:adjustRightInd w:val="0"/>
              <w:rPr>
                <w:rFonts w:cs="Arial"/>
                <w:lang w:val="en-AU"/>
              </w:rPr>
            </w:pPr>
            <w:r w:rsidRPr="00C13DF0">
              <w:rPr>
                <w:rFonts w:cs="Arial"/>
                <w:u w:val="single"/>
                <w:lang w:val="en-AU"/>
              </w:rPr>
              <w:t>Remarks:</w:t>
            </w:r>
          </w:p>
          <w:p w14:paraId="6E5F5CCD" w14:textId="2B4969FB" w:rsidR="00EF70CB" w:rsidRPr="00F876AD" w:rsidRDefault="00F876AD" w:rsidP="00F876AD">
            <w:pPr>
              <w:pStyle w:val="ListParagraph"/>
              <w:numPr>
                <w:ilvl w:val="0"/>
                <w:numId w:val="78"/>
              </w:numPr>
              <w:autoSpaceDE w:val="0"/>
              <w:autoSpaceDN w:val="0"/>
              <w:adjustRightInd w:val="0"/>
              <w:spacing w:after="120"/>
              <w:rPr>
                <w:rFonts w:cs="Arial"/>
                <w:lang w:val="en-AU"/>
              </w:rPr>
            </w:pPr>
            <w:r w:rsidRPr="00F876AD">
              <w:rPr>
                <w:rFonts w:cs="Arial"/>
                <w:lang w:val="en-AU"/>
              </w:rPr>
              <w:t>&lt;Remarks or “No remarks”&gt;</w:t>
            </w:r>
          </w:p>
        </w:tc>
      </w:tr>
    </w:tbl>
    <w:p w14:paraId="4193A329" w14:textId="405719F3" w:rsidR="002D417C" w:rsidRPr="003E4C2C" w:rsidRDefault="002D417C" w:rsidP="003E4C2C">
      <w:pPr>
        <w:rPr>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EF70CB" w:rsidRPr="00C13DF0" w14:paraId="08C67A8E" w14:textId="77777777" w:rsidTr="003E4C2C">
        <w:tc>
          <w:tcPr>
            <w:tcW w:w="5000" w:type="pct"/>
          </w:tcPr>
          <w:p w14:paraId="3281E3B1" w14:textId="77777777" w:rsidR="00EF70CB" w:rsidRPr="00C13DF0" w:rsidRDefault="00EF70CB" w:rsidP="004C53D6">
            <w:pPr>
              <w:spacing w:before="120" w:after="120"/>
              <w:rPr>
                <w:rFonts w:cs="Arial"/>
                <w:lang w:val="en-AU"/>
              </w:rPr>
            </w:pPr>
            <w:r w:rsidRPr="00C13DF0">
              <w:rPr>
                <w:rFonts w:cs="Arial"/>
                <w:b/>
                <w:bCs/>
                <w:lang w:val="en-AU"/>
              </w:rPr>
              <w:t>Attribute Name:</w:t>
            </w:r>
            <w:r w:rsidRPr="00C13DF0">
              <w:rPr>
                <w:rFonts w:cs="Arial"/>
                <w:bCs/>
                <w:lang w:val="en-AU"/>
              </w:rPr>
              <w:t xml:space="preserve">  </w:t>
            </w:r>
            <w:r w:rsidRPr="00C13DF0">
              <w:rPr>
                <w:rFonts w:cs="Arial"/>
                <w:bCs/>
                <w:u w:val="single"/>
                <w:lang w:val="en-AU"/>
              </w:rPr>
              <w:t>IHO D</w:t>
            </w:r>
            <w:r w:rsidRPr="00C13DF0">
              <w:rPr>
                <w:rFonts w:cs="Arial"/>
                <w:u w:val="single"/>
                <w:lang w:val="en-AU"/>
              </w:rPr>
              <w:t>efinition:</w:t>
            </w:r>
            <w:r w:rsidRPr="00C13DF0">
              <w:rPr>
                <w:rFonts w:cs="Arial"/>
                <w:lang w:val="en-AU"/>
              </w:rPr>
              <w:t xml:space="preserve"> </w:t>
            </w:r>
          </w:p>
          <w:p w14:paraId="3C08C59B" w14:textId="6E9D0C57" w:rsidR="00EF70CB" w:rsidRPr="00C13DF0" w:rsidRDefault="00EF70CB" w:rsidP="004C53D6">
            <w:pPr>
              <w:spacing w:after="120"/>
              <w:rPr>
                <w:rFonts w:cs="Arial"/>
                <w:lang w:val="en-AU"/>
              </w:rPr>
            </w:pPr>
            <w:r w:rsidRPr="00C13DF0">
              <w:rPr>
                <w:rFonts w:cs="Arial"/>
                <w:u w:val="single"/>
                <w:lang w:val="en-AU"/>
              </w:rPr>
              <w:t>Unit:</w:t>
            </w:r>
            <w:r w:rsidRPr="00C13DF0">
              <w:rPr>
                <w:rFonts w:cs="Arial"/>
                <w:lang w:val="en-AU"/>
              </w:rPr>
              <w:t xml:space="preserve">  </w:t>
            </w:r>
            <w:r w:rsidR="003609B2" w:rsidRPr="008E3841">
              <w:rPr>
                <w:rFonts w:cs="Arial"/>
                <w:i/>
                <w:iCs/>
                <w:color w:val="EE0000"/>
                <w:lang w:val="en-AU"/>
              </w:rPr>
              <w:t>&lt;if applicable&gt;</w:t>
            </w:r>
          </w:p>
          <w:p w14:paraId="3791B003" w14:textId="7FA16927" w:rsidR="00EF70CB" w:rsidRPr="00C13DF0" w:rsidRDefault="003609B2" w:rsidP="004C53D6">
            <w:pPr>
              <w:spacing w:after="120"/>
              <w:rPr>
                <w:rFonts w:cs="Arial"/>
                <w:lang w:val="en-AU"/>
              </w:rPr>
            </w:pPr>
            <w:r>
              <w:rPr>
                <w:rFonts w:cs="Arial"/>
                <w:u w:val="single"/>
                <w:lang w:val="en-AU"/>
              </w:rPr>
              <w:t>Precision</w:t>
            </w:r>
            <w:r w:rsidR="00EF70CB" w:rsidRPr="00C13DF0">
              <w:rPr>
                <w:rFonts w:cs="Arial"/>
                <w:u w:val="single"/>
                <w:lang w:val="en-AU"/>
              </w:rPr>
              <w:t>:</w:t>
            </w:r>
            <w:r w:rsidR="00EF70CB" w:rsidRPr="00C13DF0">
              <w:rPr>
                <w:rFonts w:cs="Arial"/>
                <w:lang w:val="en-AU"/>
              </w:rPr>
              <w:t xml:space="preserve">  </w:t>
            </w:r>
            <w:r w:rsidRPr="00F876AD">
              <w:rPr>
                <w:rFonts w:cs="Arial"/>
                <w:i/>
                <w:iCs/>
                <w:color w:val="EE0000"/>
                <w:lang w:val="en-AU"/>
              </w:rPr>
              <w:t>&lt;if applicable&gt;</w:t>
            </w:r>
          </w:p>
          <w:p w14:paraId="410196A3" w14:textId="60F97804" w:rsidR="003609B2" w:rsidRDefault="00EF70CB" w:rsidP="004C53D6">
            <w:pPr>
              <w:spacing w:after="120"/>
              <w:rPr>
                <w:rFonts w:cs="Arial"/>
                <w:lang w:val="en-AU"/>
              </w:rPr>
            </w:pPr>
            <w:r w:rsidRPr="00C13DF0">
              <w:rPr>
                <w:rFonts w:cs="Arial"/>
                <w:u w:val="single"/>
                <w:lang w:val="en-AU"/>
              </w:rPr>
              <w:t>Format:</w:t>
            </w:r>
            <w:r w:rsidRPr="00C13DF0">
              <w:rPr>
                <w:rFonts w:cs="Arial"/>
                <w:lang w:val="en-AU"/>
              </w:rPr>
              <w:t xml:space="preserve"> </w:t>
            </w:r>
            <w:r w:rsidR="003609B2" w:rsidRPr="008E3841">
              <w:rPr>
                <w:rFonts w:cs="Arial"/>
                <w:i/>
                <w:iCs/>
                <w:color w:val="EE0000"/>
                <w:lang w:val="en-AU"/>
              </w:rPr>
              <w:t>&lt;if applicable&gt;</w:t>
            </w:r>
          </w:p>
          <w:p w14:paraId="1B274305" w14:textId="6E4BF32D" w:rsidR="003609B2" w:rsidRPr="003609B2" w:rsidRDefault="003609B2" w:rsidP="003609B2">
            <w:pPr>
              <w:spacing w:after="120"/>
              <w:rPr>
                <w:rFonts w:cs="Arial"/>
                <w:lang w:val="en-AU"/>
              </w:rPr>
            </w:pPr>
            <w:r w:rsidRPr="00F876AD">
              <w:rPr>
                <w:rFonts w:cs="Arial"/>
                <w:u w:val="single"/>
                <w:lang w:val="en-AU"/>
              </w:rPr>
              <w:t>Minimum range</w:t>
            </w:r>
            <w:r w:rsidRPr="003609B2">
              <w:rPr>
                <w:rFonts w:cs="Arial"/>
                <w:lang w:val="en-AU"/>
              </w:rPr>
              <w:t xml:space="preserve">: </w:t>
            </w:r>
            <w:r w:rsidRPr="008E3841">
              <w:rPr>
                <w:rFonts w:cs="Arial"/>
                <w:i/>
                <w:iCs/>
                <w:color w:val="EE0000"/>
                <w:lang w:val="en-AU"/>
              </w:rPr>
              <w:t>&lt;if applicable&gt;</w:t>
            </w:r>
          </w:p>
          <w:p w14:paraId="4C42D275" w14:textId="2EFB21FB" w:rsidR="003609B2" w:rsidRPr="003609B2" w:rsidRDefault="003609B2" w:rsidP="003609B2">
            <w:pPr>
              <w:spacing w:after="120"/>
              <w:rPr>
                <w:rFonts w:cs="Arial"/>
                <w:lang w:val="en-AU"/>
              </w:rPr>
            </w:pPr>
            <w:r w:rsidRPr="00F876AD">
              <w:rPr>
                <w:rFonts w:cs="Arial"/>
                <w:u w:val="single"/>
                <w:lang w:val="en-AU"/>
              </w:rPr>
              <w:t>Maximum range</w:t>
            </w:r>
            <w:r w:rsidRPr="003609B2">
              <w:rPr>
                <w:rFonts w:cs="Arial"/>
                <w:lang w:val="en-AU"/>
              </w:rPr>
              <w:t xml:space="preserve">: </w:t>
            </w:r>
            <w:r w:rsidRPr="008E3841">
              <w:rPr>
                <w:rFonts w:cs="Arial"/>
                <w:i/>
                <w:iCs/>
                <w:color w:val="EE0000"/>
                <w:lang w:val="en-AU"/>
              </w:rPr>
              <w:t>&lt;if applicable&gt;</w:t>
            </w:r>
          </w:p>
          <w:p w14:paraId="6B1A41B9" w14:textId="77F37427" w:rsidR="00EF70CB" w:rsidRPr="00C13DF0" w:rsidRDefault="003609B2" w:rsidP="003609B2">
            <w:pPr>
              <w:spacing w:after="120"/>
              <w:rPr>
                <w:rFonts w:cs="Arial"/>
                <w:lang w:val="en-AU"/>
              </w:rPr>
            </w:pPr>
            <w:r w:rsidRPr="00F876AD">
              <w:rPr>
                <w:rFonts w:cs="Arial"/>
                <w:u w:val="single"/>
                <w:lang w:val="en-AU"/>
              </w:rPr>
              <w:t>Range Closure</w:t>
            </w:r>
            <w:r w:rsidRPr="003609B2">
              <w:rPr>
                <w:rFonts w:cs="Arial"/>
                <w:lang w:val="en-AU"/>
              </w:rPr>
              <w:t xml:space="preserve">: </w:t>
            </w:r>
            <w:r w:rsidRPr="008E3841">
              <w:rPr>
                <w:rFonts w:cs="Arial"/>
                <w:i/>
                <w:iCs/>
                <w:color w:val="EE0000"/>
                <w:lang w:val="en-AU"/>
              </w:rPr>
              <w:t>&lt;if applicable&gt;</w:t>
            </w:r>
          </w:p>
          <w:p w14:paraId="69583FDB" w14:textId="1667EEF6" w:rsidR="00EF70CB" w:rsidRPr="00C13DF0" w:rsidRDefault="00EF70CB" w:rsidP="004C53D6">
            <w:pPr>
              <w:spacing w:before="120" w:after="120"/>
              <w:rPr>
                <w:rFonts w:cs="Arial"/>
                <w:lang w:val="en-AU"/>
              </w:rPr>
            </w:pPr>
            <w:r w:rsidRPr="00C13DF0">
              <w:rPr>
                <w:rFonts w:cs="Arial"/>
                <w:u w:val="single"/>
                <w:lang w:val="en-AU"/>
              </w:rPr>
              <w:t>Example:</w:t>
            </w:r>
            <w:r w:rsidRPr="00C13DF0">
              <w:rPr>
                <w:rFonts w:cs="Arial"/>
                <w:lang w:val="en-AU"/>
              </w:rPr>
              <w:t xml:space="preserve">  </w:t>
            </w:r>
            <w:r w:rsidR="003609B2" w:rsidRPr="008E3841">
              <w:rPr>
                <w:rFonts w:cs="Arial"/>
                <w:i/>
                <w:iCs/>
                <w:color w:val="EE0000"/>
                <w:lang w:val="en-AU"/>
              </w:rPr>
              <w:t>&lt;</w:t>
            </w:r>
            <w:r w:rsidR="003609B2">
              <w:rPr>
                <w:rFonts w:cs="Arial"/>
                <w:i/>
                <w:iCs/>
                <w:color w:val="EE0000"/>
                <w:lang w:val="en-AU"/>
              </w:rPr>
              <w:t>optional, recommended for attributes with constraints</w:t>
            </w:r>
            <w:r w:rsidR="003609B2" w:rsidRPr="008E3841">
              <w:rPr>
                <w:rFonts w:cs="Arial"/>
                <w:i/>
                <w:iCs/>
                <w:color w:val="EE0000"/>
                <w:lang w:val="en-AU"/>
              </w:rPr>
              <w:t>&gt;</w:t>
            </w:r>
          </w:p>
          <w:p w14:paraId="799692E4" w14:textId="35CBE5B8" w:rsidR="00EF70CB" w:rsidRPr="00F876AD" w:rsidRDefault="00EF70CB" w:rsidP="004C53D6">
            <w:pPr>
              <w:autoSpaceDE w:val="0"/>
              <w:autoSpaceDN w:val="0"/>
              <w:adjustRightInd w:val="0"/>
              <w:rPr>
                <w:rFonts w:cs="Arial"/>
                <w:lang w:val="en-AU"/>
              </w:rPr>
            </w:pPr>
            <w:r w:rsidRPr="00F876AD">
              <w:rPr>
                <w:rFonts w:cs="Arial"/>
                <w:u w:val="single"/>
                <w:lang w:val="en-AU"/>
              </w:rPr>
              <w:t>Remarks:</w:t>
            </w:r>
            <w:r w:rsidR="003609B2" w:rsidRPr="008E3841">
              <w:rPr>
                <w:rFonts w:cs="Arial"/>
                <w:i/>
                <w:iCs/>
                <w:color w:val="EE0000"/>
                <w:lang w:val="en-AU"/>
              </w:rPr>
              <w:t xml:space="preserve"> &lt;</w:t>
            </w:r>
            <w:r w:rsidR="003609B2">
              <w:rPr>
                <w:rFonts w:cs="Arial"/>
                <w:i/>
                <w:iCs/>
                <w:color w:val="EE0000"/>
                <w:lang w:val="en-AU"/>
              </w:rPr>
              <w:t>optional</w:t>
            </w:r>
            <w:r w:rsidR="003609B2" w:rsidRPr="008E3841">
              <w:rPr>
                <w:rFonts w:cs="Arial"/>
                <w:i/>
                <w:iCs/>
                <w:color w:val="EE0000"/>
                <w:lang w:val="en-AU"/>
              </w:rPr>
              <w:t>&gt;</w:t>
            </w:r>
          </w:p>
          <w:p w14:paraId="208E28F8" w14:textId="4772CE7D" w:rsidR="00EF70CB" w:rsidRPr="00C13DF0" w:rsidRDefault="00F876AD" w:rsidP="00F876AD">
            <w:pPr>
              <w:numPr>
                <w:ilvl w:val="0"/>
                <w:numId w:val="79"/>
              </w:numPr>
              <w:spacing w:after="120" w:line="240" w:lineRule="auto"/>
              <w:rPr>
                <w:rFonts w:cs="Arial"/>
                <w:bCs/>
                <w:color w:val="339966"/>
                <w:lang w:val="en-AU"/>
              </w:rPr>
            </w:pPr>
            <w:r w:rsidRPr="00F876AD">
              <w:rPr>
                <w:rFonts w:cs="Arial"/>
                <w:color w:val="EE0000"/>
                <w:lang w:val="en-AU"/>
              </w:rPr>
              <w:t>&lt;Remarks or “</w:t>
            </w:r>
            <w:r w:rsidR="00EF70CB" w:rsidRPr="00F876AD">
              <w:rPr>
                <w:rFonts w:cs="Arial"/>
                <w:color w:val="EE0000"/>
                <w:lang w:val="en-AU"/>
              </w:rPr>
              <w:t>No remarks.</w:t>
            </w:r>
            <w:r w:rsidRPr="00F876AD">
              <w:rPr>
                <w:rFonts w:cs="Arial"/>
                <w:color w:val="EE0000"/>
                <w:lang w:val="en-AU"/>
              </w:rPr>
              <w:t>”&gt;</w:t>
            </w:r>
          </w:p>
        </w:tc>
      </w:tr>
    </w:tbl>
    <w:p w14:paraId="41583F80" w14:textId="77777777" w:rsidR="00EF70CB" w:rsidRDefault="00EF70CB" w:rsidP="00EF70CB">
      <w:pPr>
        <w:rPr>
          <w:lang w:val="en-AU"/>
        </w:rPr>
      </w:pPr>
    </w:p>
    <w:p w14:paraId="6EF9166A" w14:textId="2DBCE527" w:rsidR="009D7FDE" w:rsidRPr="00593050" w:rsidRDefault="009D7FDE" w:rsidP="00EF70CB">
      <w:pPr>
        <w:rPr>
          <w:b/>
          <w:bCs/>
          <w:sz w:val="24"/>
          <w:szCs w:val="24"/>
          <w:lang w:val="en-AU"/>
        </w:rPr>
      </w:pPr>
      <w:r w:rsidRPr="00593050">
        <w:rPr>
          <w:b/>
          <w:bCs/>
          <w:sz w:val="24"/>
          <w:szCs w:val="24"/>
          <w:lang w:val="en-AU"/>
        </w:rPr>
        <w:t>X</w:t>
      </w:r>
      <w:r w:rsidRPr="00593050">
        <w:rPr>
          <w:b/>
          <w:bCs/>
          <w:sz w:val="24"/>
          <w:szCs w:val="24"/>
          <w:lang w:val="en-AU"/>
        </w:rPr>
        <w:tab/>
        <w:t>Complex attributes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16"/>
      </w:tblGrid>
      <w:tr w:rsidR="0024473F" w:rsidRPr="00CF7B5E" w14:paraId="415FAE4B" w14:textId="77777777" w:rsidTr="00F876AD">
        <w:tc>
          <w:tcPr>
            <w:tcW w:w="5000" w:type="pct"/>
          </w:tcPr>
          <w:p w14:paraId="2736C538" w14:textId="475E0FA7" w:rsidR="009D7FDE" w:rsidRDefault="009D7FDE" w:rsidP="008E3841">
            <w:pPr>
              <w:spacing w:before="120" w:after="120"/>
              <w:rPr>
                <w:rFonts w:cs="Arial"/>
              </w:rPr>
            </w:pPr>
            <w:r w:rsidRPr="00CF7B5E">
              <w:rPr>
                <w:rFonts w:cs="Arial"/>
                <w:u w:val="single"/>
              </w:rPr>
              <w:t>IHO Definition:</w:t>
            </w:r>
            <w:r>
              <w:rPr>
                <w:rFonts w:cs="Arial"/>
              </w:rPr>
              <w:t xml:space="preserve"> </w:t>
            </w:r>
          </w:p>
          <w:p w14:paraId="7B38CD62" w14:textId="77777777" w:rsidR="009D7FDE" w:rsidRDefault="009D7FDE" w:rsidP="008E3841">
            <w:pPr>
              <w:spacing w:before="120" w:after="120"/>
              <w:rPr>
                <w:rFonts w:cs="Arial"/>
              </w:rPr>
            </w:pPr>
            <w:r w:rsidRPr="00CF7B5E">
              <w:rPr>
                <w:rFonts w:cs="Arial"/>
                <w:u w:val="single"/>
              </w:rPr>
              <w:t>Sub-attributes:</w:t>
            </w:r>
          </w:p>
          <w:p w14:paraId="4D2C12D9" w14:textId="5F6EE8CE" w:rsidR="009D7FDE" w:rsidRDefault="009D7FDE" w:rsidP="008E3841">
            <w:pPr>
              <w:spacing w:before="120" w:after="120"/>
              <w:rPr>
                <w:rFonts w:cs="Arial"/>
              </w:rPr>
            </w:pPr>
            <w:r>
              <w:rPr>
                <w:rFonts w:cs="Arial"/>
              </w:rPr>
              <w:t xml:space="preserve">             </w:t>
            </w:r>
            <w:r w:rsidRPr="00CF7B5E">
              <w:rPr>
                <w:rFonts w:cs="Arial"/>
                <w:b/>
              </w:rPr>
              <w:t xml:space="preserve"> </w:t>
            </w:r>
            <w:r w:rsidRPr="00F876AD">
              <w:rPr>
                <w:rFonts w:cs="Arial"/>
                <w:b/>
                <w:i/>
                <w:iCs/>
                <w:color w:val="EE0000"/>
              </w:rPr>
              <w:t>&lt;attribute 1&gt;</w:t>
            </w:r>
            <w:r w:rsidRPr="00F876AD">
              <w:rPr>
                <w:rFonts w:cs="Arial"/>
                <w:b/>
                <w:color w:val="EE0000"/>
              </w:rPr>
              <w:t xml:space="preserve">  </w:t>
            </w:r>
            <w:r>
              <w:rPr>
                <w:rFonts w:cs="Arial"/>
              </w:rPr>
              <w:t xml:space="preserve">(see clause </w:t>
            </w:r>
            <w:r w:rsidRPr="00F876AD">
              <w:rPr>
                <w:rFonts w:cs="Arial"/>
                <w:color w:val="EE0000"/>
              </w:rPr>
              <w:t>&lt;X&gt;</w:t>
            </w:r>
            <w:r>
              <w:rPr>
                <w:rFonts w:cs="Arial"/>
              </w:rPr>
              <w:t>)</w:t>
            </w:r>
          </w:p>
          <w:p w14:paraId="270EA22B" w14:textId="60109570" w:rsidR="009D7FDE" w:rsidRDefault="009D7FDE" w:rsidP="008E3841">
            <w:pPr>
              <w:spacing w:before="120" w:after="120"/>
              <w:rPr>
                <w:rFonts w:cs="Arial"/>
              </w:rPr>
            </w:pPr>
            <w:r>
              <w:rPr>
                <w:rFonts w:cs="Arial"/>
              </w:rPr>
              <w:t xml:space="preserve">             </w:t>
            </w:r>
            <w:r w:rsidRPr="00CF7B5E">
              <w:rPr>
                <w:rFonts w:cs="Arial"/>
                <w:b/>
              </w:rPr>
              <w:t xml:space="preserve"> </w:t>
            </w:r>
            <w:r w:rsidRPr="00F876AD">
              <w:rPr>
                <w:rFonts w:cs="Arial"/>
                <w:b/>
                <w:i/>
                <w:iCs/>
                <w:color w:val="EE0000"/>
              </w:rPr>
              <w:t>&lt;attribute 2&gt;</w:t>
            </w:r>
            <w:r w:rsidRPr="00F876AD">
              <w:rPr>
                <w:rFonts w:cs="Arial"/>
                <w:b/>
                <w:color w:val="EE0000"/>
              </w:rPr>
              <w:t xml:space="preserve">  </w:t>
            </w:r>
            <w:r>
              <w:rPr>
                <w:rFonts w:cs="Arial"/>
              </w:rPr>
              <w:t xml:space="preserve">(see clause </w:t>
            </w:r>
            <w:r w:rsidRPr="00F876AD">
              <w:rPr>
                <w:rFonts w:cs="Arial"/>
                <w:color w:val="EE0000"/>
              </w:rPr>
              <w:t>&lt;X&gt;)</w:t>
            </w:r>
          </w:p>
          <w:p w14:paraId="13835058" w14:textId="77777777" w:rsidR="00F876AD" w:rsidRDefault="009D7FDE" w:rsidP="008E3841">
            <w:pPr>
              <w:spacing w:before="120" w:after="120"/>
              <w:rPr>
                <w:rFonts w:cs="Arial"/>
                <w:u w:val="single"/>
              </w:rPr>
            </w:pPr>
            <w:r w:rsidRPr="00CF7B5E">
              <w:rPr>
                <w:rFonts w:cs="Arial"/>
                <w:u w:val="single"/>
              </w:rPr>
              <w:t>Remarks:</w:t>
            </w:r>
          </w:p>
          <w:p w14:paraId="235CFCEC" w14:textId="1DF8BF69" w:rsidR="009D7FDE" w:rsidRPr="00F876AD" w:rsidRDefault="00F876AD" w:rsidP="00F876AD">
            <w:pPr>
              <w:pStyle w:val="ListParagraph"/>
              <w:numPr>
                <w:ilvl w:val="0"/>
                <w:numId w:val="79"/>
              </w:numPr>
              <w:spacing w:before="120" w:after="120"/>
              <w:rPr>
                <w:rFonts w:cs="Arial"/>
                <w:i/>
                <w:iCs/>
              </w:rPr>
            </w:pPr>
            <w:r w:rsidRPr="00F876AD">
              <w:rPr>
                <w:rFonts w:cs="Arial"/>
                <w:i/>
                <w:iCs/>
                <w:color w:val="EE0000"/>
              </w:rPr>
              <w:t>&lt;Remarks or “No remarks.”&gt;</w:t>
            </w:r>
          </w:p>
        </w:tc>
      </w:tr>
    </w:tbl>
    <w:p w14:paraId="142FEAEF" w14:textId="77777777" w:rsidR="009D7FDE" w:rsidRDefault="009D7FDE" w:rsidP="00EF70CB">
      <w:pPr>
        <w:rPr>
          <w:lang w:val="en-AU"/>
        </w:rPr>
      </w:pPr>
    </w:p>
    <w:p w14:paraId="7188E7E4" w14:textId="3F334657" w:rsidR="00EF70CB" w:rsidRPr="0024473F" w:rsidRDefault="00F76A24" w:rsidP="00F76A24">
      <w:pPr>
        <w:rPr>
          <w:b/>
          <w:bCs/>
          <w:sz w:val="24"/>
          <w:szCs w:val="24"/>
        </w:rPr>
      </w:pPr>
      <w:r w:rsidRPr="0024473F">
        <w:rPr>
          <w:b/>
          <w:bCs/>
          <w:sz w:val="24"/>
          <w:szCs w:val="24"/>
        </w:rPr>
        <w:t>X</w:t>
      </w:r>
      <w:r w:rsidRPr="0024473F">
        <w:rPr>
          <w:b/>
          <w:bCs/>
          <w:sz w:val="24"/>
          <w:szCs w:val="24"/>
        </w:rPr>
        <w:tab/>
        <w:t>System Attributes</w:t>
      </w:r>
    </w:p>
    <w:p w14:paraId="48891801" w14:textId="419F152B" w:rsidR="00F76A24" w:rsidRPr="00470522" w:rsidRDefault="00F76A24" w:rsidP="00F76A24">
      <w:pPr>
        <w:rPr>
          <w:i/>
          <w:iCs/>
          <w:color w:val="EE0000"/>
        </w:rPr>
      </w:pPr>
      <w:r w:rsidRPr="00470522">
        <w:rPr>
          <w:i/>
          <w:iCs/>
          <w:color w:val="EE0000"/>
        </w:rPr>
        <w:t>&lt;Attributes intended solely for “system” purposes (such as “portrayal” attributes) may be documented separately using the same formats as regular simple or complex attributes. The clause heading may be customised as appropriate.&gt;</w:t>
      </w:r>
    </w:p>
    <w:p w14:paraId="0B0C56CA" w14:textId="2BFDC276" w:rsidR="00F76A24" w:rsidRPr="0024473F" w:rsidRDefault="00F76A24" w:rsidP="00F76A24">
      <w:pPr>
        <w:rPr>
          <w:b/>
          <w:bCs/>
          <w:sz w:val="24"/>
          <w:szCs w:val="28"/>
        </w:rPr>
      </w:pPr>
      <w:r w:rsidRPr="0024473F">
        <w:rPr>
          <w:b/>
          <w:bCs/>
          <w:sz w:val="24"/>
          <w:szCs w:val="28"/>
        </w:rPr>
        <w:t>X</w:t>
      </w:r>
      <w:r w:rsidRPr="0024473F">
        <w:rPr>
          <w:b/>
          <w:bCs/>
          <w:sz w:val="24"/>
          <w:szCs w:val="28"/>
        </w:rPr>
        <w:tab/>
      </w:r>
      <w:r w:rsidR="0024473F" w:rsidRPr="0024473F">
        <w:rPr>
          <w:b/>
          <w:bCs/>
          <w:i/>
          <w:iCs/>
          <w:color w:val="EE0000"/>
          <w:sz w:val="24"/>
          <w:szCs w:val="28"/>
        </w:rPr>
        <w:t>&lt;</w:t>
      </w:r>
      <w:r w:rsidRPr="0024473F">
        <w:rPr>
          <w:b/>
          <w:bCs/>
          <w:i/>
          <w:iCs/>
          <w:color w:val="EE0000"/>
          <w:sz w:val="24"/>
          <w:szCs w:val="28"/>
        </w:rPr>
        <w:t>Additional information</w:t>
      </w:r>
      <w:r w:rsidR="0024473F" w:rsidRPr="0024473F">
        <w:rPr>
          <w:b/>
          <w:bCs/>
          <w:i/>
          <w:iCs/>
          <w:color w:val="EE0000"/>
          <w:sz w:val="24"/>
          <w:szCs w:val="28"/>
        </w:rPr>
        <w:t>&gt;</w:t>
      </w:r>
    </w:p>
    <w:p w14:paraId="33736387" w14:textId="3CF71CBC" w:rsidR="00F76A24" w:rsidRPr="0024473F" w:rsidRDefault="00F76A24" w:rsidP="0024473F">
      <w:pPr>
        <w:rPr>
          <w:i/>
          <w:iCs/>
          <w:color w:val="EE0000"/>
          <w:szCs w:val="22"/>
        </w:rPr>
      </w:pPr>
      <w:r w:rsidRPr="0024473F">
        <w:rPr>
          <w:i/>
          <w:iCs/>
          <w:color w:val="EE0000"/>
          <w:szCs w:val="22"/>
        </w:rPr>
        <w:t xml:space="preserve">&lt;Information considered to be </w:t>
      </w:r>
      <w:r w:rsidR="0024473F" w:rsidRPr="0024473F">
        <w:rPr>
          <w:i/>
          <w:iCs/>
          <w:color w:val="EE0000"/>
          <w:szCs w:val="22"/>
        </w:rPr>
        <w:t xml:space="preserve">appropriate for the DCEG but not appropriate for </w:t>
      </w:r>
      <w:r w:rsidR="00180CD5">
        <w:rPr>
          <w:i/>
          <w:iCs/>
          <w:color w:val="EE0000"/>
          <w:szCs w:val="22"/>
        </w:rPr>
        <w:t xml:space="preserve">any of </w:t>
      </w:r>
      <w:r w:rsidR="0024473F" w:rsidRPr="0024473F">
        <w:rPr>
          <w:i/>
          <w:iCs/>
          <w:color w:val="EE0000"/>
          <w:szCs w:val="22"/>
        </w:rPr>
        <w:t>the above sections may be included in additional clauses</w:t>
      </w:r>
      <w:r w:rsidR="0024473F">
        <w:rPr>
          <w:i/>
          <w:iCs/>
          <w:color w:val="EE0000"/>
          <w:szCs w:val="22"/>
        </w:rPr>
        <w:t xml:space="preserve"> (with more descriptive headings than “additional </w:t>
      </w:r>
      <w:r w:rsidR="0024473F">
        <w:rPr>
          <w:i/>
          <w:iCs/>
          <w:color w:val="EE0000"/>
          <w:szCs w:val="22"/>
        </w:rPr>
        <w:lastRenderedPageBreak/>
        <w:t>information”)</w:t>
      </w:r>
      <w:r w:rsidR="0024473F" w:rsidRPr="0024473F">
        <w:rPr>
          <w:i/>
          <w:iCs/>
          <w:color w:val="EE0000"/>
          <w:szCs w:val="22"/>
        </w:rPr>
        <w:t xml:space="preserve">. </w:t>
      </w:r>
      <w:r w:rsidR="0024473F">
        <w:rPr>
          <w:i/>
          <w:iCs/>
          <w:color w:val="EE0000"/>
          <w:szCs w:val="22"/>
        </w:rPr>
        <w:t xml:space="preserve">(See S-101 Edition 2.0.0 for examples.) </w:t>
      </w:r>
      <w:r w:rsidR="0024473F" w:rsidRPr="0024473F">
        <w:rPr>
          <w:i/>
          <w:iCs/>
          <w:color w:val="EE0000"/>
          <w:szCs w:val="22"/>
        </w:rPr>
        <w:t xml:space="preserve">Product Specification authors are strongly encouraged to </w:t>
      </w:r>
      <w:r w:rsidR="0024473F">
        <w:rPr>
          <w:i/>
          <w:iCs/>
          <w:color w:val="EE0000"/>
          <w:szCs w:val="22"/>
        </w:rPr>
        <w:t>find</w:t>
      </w:r>
      <w:r w:rsidR="0024473F" w:rsidRPr="0024473F">
        <w:rPr>
          <w:i/>
          <w:iCs/>
          <w:color w:val="EE0000"/>
          <w:szCs w:val="22"/>
        </w:rPr>
        <w:t xml:space="preserve"> more conventional locations in the DCEG or main Product Specification instead.&gt;</w:t>
      </w:r>
    </w:p>
    <w:p w14:paraId="1610779C" w14:textId="77777777" w:rsidR="00AC4424" w:rsidRDefault="00561650" w:rsidP="00DD4107">
      <w:pPr>
        <w:pStyle w:val="Annex0"/>
      </w:pPr>
      <w:r>
        <w:rPr>
          <w:rFonts w:eastAsia="Times New Roman" w:cs="Arial"/>
        </w:rPr>
        <w:br w:type="page"/>
      </w:r>
      <w:bookmarkStart w:id="456" w:name="_Toc270580271"/>
      <w:bookmarkStart w:id="457" w:name="_Toc454280211"/>
      <w:bookmarkStart w:id="458" w:name="_Toc220188303"/>
      <w:r w:rsidR="00171C07" w:rsidRPr="00D73CA5">
        <w:lastRenderedPageBreak/>
        <w:t>Data Product format (e</w:t>
      </w:r>
      <w:bookmarkEnd w:id="292"/>
      <w:bookmarkEnd w:id="293"/>
      <w:bookmarkEnd w:id="456"/>
      <w:r w:rsidR="006E4207" w:rsidRPr="00D73CA5">
        <w:t>ncoding)</w:t>
      </w:r>
      <w:bookmarkStart w:id="459" w:name="_Toc325094583"/>
      <w:bookmarkStart w:id="460" w:name="_Toc270580306"/>
      <w:bookmarkStart w:id="461" w:name="_Toc225648381"/>
      <w:bookmarkStart w:id="462" w:name="_Toc225065238"/>
      <w:bookmarkEnd w:id="457"/>
      <w:bookmarkEnd w:id="458"/>
    </w:p>
    <w:p w14:paraId="0E1A60E6" w14:textId="40C76C8B" w:rsidR="00593050" w:rsidRPr="00FE0940" w:rsidRDefault="00593050" w:rsidP="00FE0940">
      <w:pPr>
        <w:rPr>
          <w:i/>
          <w:iCs/>
          <w:color w:val="EE0000"/>
        </w:rPr>
      </w:pPr>
      <w:r w:rsidRPr="00FE0940">
        <w:rPr>
          <w:i/>
          <w:iCs/>
          <w:color w:val="EE0000"/>
        </w:rPr>
        <w:t xml:space="preserve">&lt;Product-specific information of significant importance related to the data format may be described in </w:t>
      </w:r>
      <w:r w:rsidR="00FE0940">
        <w:rPr>
          <w:i/>
          <w:iCs/>
          <w:color w:val="EE0000"/>
        </w:rPr>
        <w:t>this</w:t>
      </w:r>
      <w:r w:rsidRPr="00FE0940">
        <w:rPr>
          <w:i/>
          <w:iCs/>
          <w:color w:val="EE0000"/>
        </w:rPr>
        <w:t xml:space="preserve"> Annex. It is not necessary to repeat S-100 </w:t>
      </w:r>
      <w:r w:rsidR="00FE0940">
        <w:rPr>
          <w:i/>
          <w:iCs/>
          <w:color w:val="EE0000"/>
        </w:rPr>
        <w:t xml:space="preserve">format </w:t>
      </w:r>
      <w:r w:rsidRPr="00FE0940">
        <w:rPr>
          <w:i/>
          <w:iCs/>
          <w:color w:val="EE0000"/>
        </w:rPr>
        <w:t xml:space="preserve">specifications </w:t>
      </w:r>
      <w:r w:rsidR="00FE0940">
        <w:rPr>
          <w:i/>
          <w:iCs/>
          <w:color w:val="EE0000"/>
        </w:rPr>
        <w:t xml:space="preserve">iin Part 10a, 10b, or 10c </w:t>
      </w:r>
      <w:r w:rsidRPr="00FE0940">
        <w:rPr>
          <w:i/>
          <w:iCs/>
          <w:color w:val="EE0000"/>
        </w:rPr>
        <w:t>verbatim</w:t>
      </w:r>
      <w:r w:rsidR="00FE0940">
        <w:rPr>
          <w:i/>
          <w:iCs/>
          <w:color w:val="EE0000"/>
        </w:rPr>
        <w:t xml:space="preserve"> unless the Product Specification imposes significant restrictions or constraints</w:t>
      </w:r>
      <w:r w:rsidR="00FE0940" w:rsidRPr="00FE0940">
        <w:rPr>
          <w:i/>
          <w:iCs/>
          <w:color w:val="EE0000"/>
        </w:rPr>
        <w:t>.</w:t>
      </w:r>
      <w:r w:rsidR="00A657BE">
        <w:rPr>
          <w:i/>
          <w:iCs/>
          <w:color w:val="EE0000"/>
        </w:rPr>
        <w:t xml:space="preserve"> For an exceptional case where the format is documented as part of the Product Specification, see S-101 Edition 2.0.0. For GML products the documentation will generally be online documentation generated from the GML schema.</w:t>
      </w:r>
      <w:r w:rsidRPr="00FE0940">
        <w:rPr>
          <w:i/>
          <w:iCs/>
          <w:color w:val="EE0000"/>
        </w:rPr>
        <w:t>&gt;</w:t>
      </w:r>
    </w:p>
    <w:p w14:paraId="174A06D5" w14:textId="1536190F" w:rsidR="001D44F5" w:rsidRDefault="001D44F5" w:rsidP="00DD4107">
      <w:pPr>
        <w:pStyle w:val="Annex0"/>
      </w:pPr>
      <w:bookmarkStart w:id="463" w:name="_Toc454280212"/>
      <w:bookmarkStart w:id="464" w:name="_Toc220188304"/>
      <w:r w:rsidRPr="001600AF">
        <w:t>Normative</w:t>
      </w:r>
      <w:bookmarkEnd w:id="459"/>
      <w:r w:rsidR="00AC4424" w:rsidRPr="001600AF">
        <w:t xml:space="preserve"> </w:t>
      </w:r>
      <w:r w:rsidR="00FF431B" w:rsidRPr="001600AF">
        <w:t>Implementation Guidance</w:t>
      </w:r>
      <w:bookmarkEnd w:id="463"/>
      <w:ins w:id="465" w:author="Raphael Malyankar" w:date="2026-01-21T22:47:00Z" w16du:dateUtc="2026-01-22T05:47:00Z">
        <w:r w:rsidR="00470522">
          <w:t xml:space="preserve"> </w:t>
        </w:r>
        <w:r w:rsidR="00470522" w:rsidRPr="00470522">
          <w:rPr>
            <w:i/>
            <w:iCs/>
            <w:color w:val="EE0000"/>
          </w:rPr>
          <w:t>&lt;optional&gt;</w:t>
        </w:r>
      </w:ins>
      <w:bookmarkEnd w:id="464"/>
    </w:p>
    <w:p w14:paraId="0DF4CC7C" w14:textId="77777777" w:rsidR="00DD454E" w:rsidRDefault="00EF70CB" w:rsidP="00972855">
      <w:pPr>
        <w:pStyle w:val="note0"/>
      </w:pPr>
      <w:r>
        <w:t>&lt;This section should contain guidance to assist in the implementation of the product specification&gt;</w:t>
      </w:r>
    </w:p>
    <w:p w14:paraId="7D4C025E" w14:textId="77777777" w:rsidR="00DD454E" w:rsidRPr="00DD4107" w:rsidRDefault="001C2735" w:rsidP="00DD4107">
      <w:pPr>
        <w:pStyle w:val="Annex0"/>
      </w:pPr>
      <w:bookmarkStart w:id="466" w:name="_Toc454280016"/>
      <w:bookmarkStart w:id="467" w:name="_Toc454280213"/>
      <w:bookmarkStart w:id="468" w:name="_Toc220188305"/>
      <w:bookmarkStart w:id="469" w:name="_Hlk205843531"/>
      <w:bookmarkStart w:id="470" w:name="_Hlk205844136"/>
      <w:bookmarkEnd w:id="460"/>
      <w:bookmarkEnd w:id="461"/>
      <w:bookmarkEnd w:id="462"/>
      <w:r w:rsidRPr="00DD4107">
        <w:t>Feature Catalogue</w:t>
      </w:r>
      <w:bookmarkEnd w:id="466"/>
      <w:bookmarkEnd w:id="467"/>
      <w:bookmarkEnd w:id="468"/>
    </w:p>
    <w:bookmarkEnd w:id="469"/>
    <w:bookmarkEnd w:id="470"/>
    <w:p w14:paraId="5A895479" w14:textId="007ACCC1" w:rsidR="00FE0940" w:rsidRPr="00366AFF" w:rsidRDefault="00FE0940" w:rsidP="00366AFF">
      <w:pPr>
        <w:rPr>
          <w:i/>
          <w:iCs/>
          <w:color w:val="EE0000"/>
          <w:lang w:val="fr-MC"/>
        </w:rPr>
      </w:pPr>
      <w:r w:rsidRPr="00366AFF">
        <w:rPr>
          <w:i/>
          <w:iCs/>
          <w:color w:val="EE0000"/>
          <w:lang w:val="fr-MC"/>
        </w:rPr>
        <w:t xml:space="preserve">&lt;The DCEG documents the types defined in the feature catalogue, so this Annex will generally be no more than a nominal placeholder for the XML Feature Catalogue.&gt; </w:t>
      </w:r>
    </w:p>
    <w:p w14:paraId="73578CA5" w14:textId="10D0013D" w:rsidR="00F84270" w:rsidRDefault="00470522" w:rsidP="00DD4107">
      <w:pPr>
        <w:pStyle w:val="Annex0"/>
      </w:pPr>
      <w:bookmarkStart w:id="471" w:name="_Toc454280214"/>
      <w:r>
        <w:t xml:space="preserve">    </w:t>
      </w:r>
      <w:bookmarkStart w:id="472" w:name="_Toc220188306"/>
      <w:r w:rsidR="00D01920" w:rsidRPr="00F073CC">
        <w:t>Portrayal Catalogue</w:t>
      </w:r>
      <w:bookmarkEnd w:id="471"/>
      <w:bookmarkEnd w:id="472"/>
    </w:p>
    <w:p w14:paraId="067A1E8E" w14:textId="4E678000" w:rsidR="00FE0940" w:rsidRPr="00366AFF" w:rsidRDefault="00FE0940" w:rsidP="00FE0940">
      <w:pPr>
        <w:rPr>
          <w:i/>
          <w:iCs/>
          <w:color w:val="EE0000"/>
          <w:lang w:val="fr-MC"/>
        </w:rPr>
      </w:pPr>
      <w:r w:rsidRPr="00366AFF">
        <w:rPr>
          <w:i/>
          <w:iCs/>
          <w:color w:val="EE0000"/>
          <w:lang w:val="fr-MC"/>
        </w:rPr>
        <w:t>&lt;Documentation of portrayal catalogue elements may be generated or manually created. If no documentation is created, this Annex will generally be no more than a nominal placeholder for the Portrayal Catalogue.&gt;</w:t>
      </w:r>
      <w:bookmarkStart w:id="473" w:name="_Hlk205844058"/>
    </w:p>
    <w:bookmarkEnd w:id="473"/>
    <w:p w14:paraId="37EBFD75" w14:textId="19A5E0E0" w:rsidR="00FE0940" w:rsidRPr="00F50288" w:rsidRDefault="00470522" w:rsidP="00F50288">
      <w:pPr>
        <w:pStyle w:val="Annex0"/>
      </w:pPr>
      <w:r>
        <w:t xml:space="preserve">    </w:t>
      </w:r>
      <w:bookmarkStart w:id="474" w:name="_Toc220188307"/>
      <w:r w:rsidR="00366AFF" w:rsidRPr="00F50288">
        <w:t>Use Cases &lt;optional&gt;</w:t>
      </w:r>
      <w:bookmarkEnd w:id="474"/>
    </w:p>
    <w:p w14:paraId="7633C272" w14:textId="4671DB8F" w:rsidR="00366AFF" w:rsidRPr="00366AFF" w:rsidRDefault="00366AFF" w:rsidP="00DD4107">
      <w:pPr>
        <w:pStyle w:val="Annex0"/>
      </w:pPr>
      <w:bookmarkStart w:id="475" w:name="_Toc220188308"/>
      <w:r w:rsidRPr="00366AFF">
        <w:t xml:space="preserve">&lt;Annexes </w:t>
      </w:r>
      <w:r>
        <w:t xml:space="preserve">G, H, I, … </w:t>
      </w:r>
      <w:r w:rsidRPr="00366AFF">
        <w:t>as needed&gt;</w:t>
      </w:r>
      <w:bookmarkEnd w:id="475"/>
    </w:p>
    <w:p w14:paraId="0B13A7C1" w14:textId="77777777" w:rsidR="00366AFF" w:rsidRDefault="00366AFF" w:rsidP="00366AFF">
      <w:pPr>
        <w:rPr>
          <w:lang w:val="fr-MC"/>
        </w:rPr>
      </w:pPr>
    </w:p>
    <w:p w14:paraId="00BB9985" w14:textId="77777777" w:rsidR="0079419A" w:rsidRDefault="0079419A" w:rsidP="0079419A">
      <w:pPr>
        <w:spacing w:after="0" w:line="240" w:lineRule="auto"/>
        <w:rPr>
          <w:lang w:val="en-US"/>
        </w:rPr>
      </w:pPr>
      <w:r>
        <w:rPr>
          <w:rFonts w:ascii="Arial Narrow" w:hAnsi="Arial Narrow"/>
          <w:lang w:eastAsia="en-GB"/>
        </w:rPr>
        <w:br w:type="page"/>
      </w:r>
    </w:p>
    <w:p w14:paraId="37FD354B" w14:textId="77777777" w:rsidR="0079419A" w:rsidRPr="009063C9" w:rsidRDefault="0079419A" w:rsidP="0079419A">
      <w:pPr>
        <w:suppressAutoHyphens/>
        <w:rPr>
          <w:b/>
          <w:sz w:val="28"/>
          <w:lang w:val="en-US" w:eastAsia="en-GB"/>
        </w:rPr>
      </w:pPr>
    </w:p>
    <w:p w14:paraId="07F25E02" w14:textId="77777777" w:rsidR="0079419A" w:rsidRPr="009063C9" w:rsidRDefault="0079419A" w:rsidP="0079419A">
      <w:pPr>
        <w:suppressAutoHyphens/>
        <w:spacing w:after="0" w:line="240" w:lineRule="auto"/>
        <w:rPr>
          <w:b/>
          <w:sz w:val="28"/>
          <w:lang w:val="en-US" w:eastAsia="en-GB"/>
        </w:rPr>
      </w:pPr>
    </w:p>
    <w:p w14:paraId="780D36E9" w14:textId="77777777" w:rsidR="0079419A" w:rsidRPr="009063C9" w:rsidRDefault="0079419A" w:rsidP="0079419A">
      <w:pPr>
        <w:suppressAutoHyphens/>
        <w:spacing w:after="0" w:line="240" w:lineRule="auto"/>
        <w:jc w:val="center"/>
        <w:rPr>
          <w:b/>
          <w:sz w:val="28"/>
          <w:lang w:val="en-US" w:eastAsia="en-GB"/>
        </w:rPr>
      </w:pPr>
    </w:p>
    <w:p w14:paraId="2E006DB9" w14:textId="77777777" w:rsidR="0079419A" w:rsidRPr="009063C9" w:rsidRDefault="0079419A" w:rsidP="0079419A">
      <w:pPr>
        <w:suppressAutoHyphens/>
        <w:spacing w:after="0" w:line="240" w:lineRule="auto"/>
        <w:jc w:val="center"/>
        <w:rPr>
          <w:b/>
          <w:sz w:val="28"/>
          <w:lang w:val="en-US" w:eastAsia="en-GB"/>
        </w:rPr>
      </w:pPr>
    </w:p>
    <w:p w14:paraId="617E2D65" w14:textId="77777777" w:rsidR="0079419A" w:rsidRPr="009063C9" w:rsidRDefault="0079419A" w:rsidP="0079419A">
      <w:pPr>
        <w:suppressAutoHyphens/>
        <w:spacing w:after="0" w:line="240" w:lineRule="auto"/>
        <w:jc w:val="center"/>
        <w:rPr>
          <w:b/>
          <w:sz w:val="28"/>
          <w:lang w:val="en-US" w:eastAsia="en-GB"/>
        </w:rPr>
      </w:pPr>
    </w:p>
    <w:p w14:paraId="40A057B4" w14:textId="77777777" w:rsidR="0079419A" w:rsidRPr="009063C9" w:rsidRDefault="0079419A" w:rsidP="0079419A">
      <w:pPr>
        <w:suppressAutoHyphens/>
        <w:spacing w:after="0" w:line="240" w:lineRule="auto"/>
        <w:jc w:val="center"/>
        <w:rPr>
          <w:b/>
          <w:sz w:val="28"/>
          <w:lang w:val="en-US" w:eastAsia="en-GB"/>
        </w:rPr>
      </w:pPr>
    </w:p>
    <w:p w14:paraId="62517053" w14:textId="77777777" w:rsidR="0079419A" w:rsidRPr="009063C9" w:rsidRDefault="0079419A" w:rsidP="0079419A">
      <w:pPr>
        <w:suppressAutoHyphens/>
        <w:spacing w:after="0" w:line="240" w:lineRule="auto"/>
        <w:jc w:val="center"/>
        <w:rPr>
          <w:b/>
          <w:sz w:val="28"/>
          <w:lang w:val="en-US" w:eastAsia="en-GB"/>
        </w:rPr>
      </w:pPr>
    </w:p>
    <w:p w14:paraId="694F1B7B" w14:textId="77777777" w:rsidR="0079419A" w:rsidRPr="009063C9" w:rsidRDefault="0079419A" w:rsidP="0079419A">
      <w:pPr>
        <w:suppressAutoHyphens/>
        <w:spacing w:after="0" w:line="240" w:lineRule="auto"/>
        <w:jc w:val="center"/>
        <w:rPr>
          <w:b/>
          <w:sz w:val="28"/>
          <w:lang w:val="en-US" w:eastAsia="en-GB"/>
        </w:rPr>
      </w:pPr>
    </w:p>
    <w:p w14:paraId="1ADE3D24" w14:textId="77777777" w:rsidR="0079419A" w:rsidRPr="009063C9" w:rsidRDefault="0079419A" w:rsidP="0079419A">
      <w:pPr>
        <w:suppressAutoHyphens/>
        <w:spacing w:after="0" w:line="240" w:lineRule="auto"/>
        <w:jc w:val="center"/>
        <w:rPr>
          <w:b/>
          <w:sz w:val="28"/>
          <w:lang w:val="en-US" w:eastAsia="en-GB"/>
        </w:rPr>
      </w:pPr>
    </w:p>
    <w:p w14:paraId="5ADC406E" w14:textId="77777777" w:rsidR="0079419A" w:rsidRPr="009063C9" w:rsidRDefault="0079419A" w:rsidP="0079419A">
      <w:pPr>
        <w:suppressAutoHyphens/>
        <w:spacing w:after="0" w:line="240" w:lineRule="auto"/>
        <w:jc w:val="center"/>
        <w:rPr>
          <w:b/>
          <w:sz w:val="28"/>
          <w:lang w:val="en-US" w:eastAsia="en-GB"/>
        </w:rPr>
      </w:pPr>
    </w:p>
    <w:p w14:paraId="4EA09832" w14:textId="77777777" w:rsidR="0079419A" w:rsidRPr="009063C9" w:rsidRDefault="0079419A" w:rsidP="0079419A">
      <w:pPr>
        <w:suppressAutoHyphens/>
        <w:spacing w:after="0" w:line="240" w:lineRule="auto"/>
        <w:jc w:val="center"/>
        <w:rPr>
          <w:b/>
          <w:sz w:val="28"/>
          <w:lang w:val="en-US" w:eastAsia="en-GB"/>
        </w:rPr>
      </w:pPr>
    </w:p>
    <w:p w14:paraId="01FBA703" w14:textId="77777777" w:rsidR="0079419A" w:rsidRDefault="0079419A" w:rsidP="0079419A">
      <w:pPr>
        <w:pBdr>
          <w:top w:val="single" w:sz="8" w:space="0" w:color="000000" w:shadow="1"/>
          <w:left w:val="single" w:sz="8" w:space="0" w:color="000000" w:shadow="1"/>
          <w:bottom w:val="single" w:sz="8" w:space="0" w:color="000000" w:shadow="1"/>
          <w:right w:val="single" w:sz="8" w:space="0" w:color="000000" w:shadow="1"/>
        </w:pBdr>
        <w:suppressAutoHyphens/>
        <w:spacing w:after="0" w:line="240" w:lineRule="auto"/>
        <w:jc w:val="center"/>
        <w:rPr>
          <w:rFonts w:ascii="Arial Narrow" w:hAnsi="Arial Narrow"/>
          <w:lang w:val="de-DE" w:eastAsia="en-GB"/>
        </w:rPr>
      </w:pPr>
      <w:r>
        <w:rPr>
          <w:rFonts w:ascii="Arial Narrow" w:hAnsi="Arial Narrow"/>
          <w:lang w:val="de-DE" w:eastAsia="en-GB"/>
        </w:rPr>
        <w:t>Page intentionally left blank</w:t>
      </w:r>
    </w:p>
    <w:p w14:paraId="2E42C055" w14:textId="77777777" w:rsidR="00C84C43" w:rsidRDefault="00C84C43" w:rsidP="00C84C43">
      <w:pPr>
        <w:rPr>
          <w:rFonts w:ascii="Arial Narrow" w:hAnsi="Arial Narrow"/>
          <w:lang w:eastAsia="en-GB"/>
        </w:rPr>
      </w:pPr>
    </w:p>
    <w:p w14:paraId="51D95718" w14:textId="77777777" w:rsidR="0079419A" w:rsidRDefault="0079419A" w:rsidP="00C84C43">
      <w:pPr>
        <w:rPr>
          <w:rFonts w:ascii="Arial Narrow" w:hAnsi="Arial Narrow"/>
          <w:lang w:eastAsia="en-GB"/>
        </w:rPr>
      </w:pPr>
    </w:p>
    <w:p w14:paraId="19EF18E0" w14:textId="77777777" w:rsidR="006F742F" w:rsidRPr="009063C9" w:rsidRDefault="006F742F" w:rsidP="00E21FA9">
      <w:pPr>
        <w:suppressAutoHyphens/>
        <w:rPr>
          <w:rFonts w:ascii="Arial Narrow" w:hAnsi="Arial Narrow"/>
          <w:lang w:val="de-DE" w:eastAsia="en-GB"/>
        </w:rPr>
      </w:pPr>
    </w:p>
    <w:p w14:paraId="049A0519" w14:textId="77777777" w:rsidR="00A44EE6" w:rsidRPr="009063C9" w:rsidRDefault="00A44EE6" w:rsidP="00C84C43"/>
    <w:sectPr w:rsidR="00A44EE6" w:rsidRPr="009063C9" w:rsidSect="00A44BD1">
      <w:headerReference w:type="even" r:id="rId28"/>
      <w:headerReference w:type="default" r:id="rId29"/>
      <w:footerReference w:type="even" r:id="rId30"/>
      <w:footerReference w:type="default" r:id="rId31"/>
      <w:pgSz w:w="11906" w:h="16838"/>
      <w:pgMar w:top="1440" w:right="1440" w:bottom="1440" w:left="1440"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E30A" w14:textId="77777777" w:rsidR="005718D6" w:rsidRDefault="005718D6">
      <w:r>
        <w:separator/>
      </w:r>
    </w:p>
  </w:endnote>
  <w:endnote w:type="continuationSeparator" w:id="0">
    <w:p w14:paraId="702CCF61" w14:textId="77777777" w:rsidR="005718D6" w:rsidRDefault="00571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7FAE" w14:textId="3827E494" w:rsidR="00937674" w:rsidRPr="00332F84" w:rsidRDefault="00937674" w:rsidP="00937674">
    <w:pPr>
      <w:tabs>
        <w:tab w:val="center" w:pos="4536"/>
        <w:tab w:val="right" w:pos="907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Pr="00332F84">
      <w:rPr>
        <w:rFonts w:eastAsia="Times New Roman" w:cs="Arial"/>
        <w:sz w:val="16"/>
        <w:szCs w:val="24"/>
        <w:lang w:val="en-US" w:eastAsia="en-US"/>
      </w:rPr>
      <w:tab/>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Pr="00332F84">
      <w:rPr>
        <w:rFonts w:eastAsia="Times New Roman" w:cs="Arial"/>
        <w:sz w:val="16"/>
        <w:szCs w:val="24"/>
        <w:lang w:val="en-US" w:eastAsia="en-US"/>
      </w:rPr>
      <w:tab/>
    </w:r>
    <w:r>
      <w:rPr>
        <w:rFonts w:eastAsia="Times New Roman" w:cs="Arial"/>
        <w:sz w:val="16"/>
        <w:szCs w:val="24"/>
        <w:lang w:val="en-US" w:eastAsia="en-US"/>
      </w:rPr>
      <w:t xml:space="preserve">Edition </w:t>
    </w:r>
    <w:r w:rsidR="00685776" w:rsidRPr="0022661A">
      <w:rPr>
        <w:rFonts w:eastAsia="Times New Roman" w:cs="Arial"/>
        <w:color w:val="EE0000"/>
        <w:sz w:val="16"/>
        <w:szCs w:val="24"/>
        <w:lang w:val="en-US" w:eastAsia="en-US"/>
      </w:rPr>
      <w:t>x</w:t>
    </w:r>
    <w:r w:rsidRPr="0022661A">
      <w:rPr>
        <w:rFonts w:eastAsia="Times New Roman" w:cs="Arial"/>
        <w:color w:val="EE0000"/>
        <w:sz w:val="16"/>
        <w:szCs w:val="24"/>
        <w:lang w:val="en-US" w:eastAsia="en-US"/>
      </w:rPr>
      <w:t>.</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1F35" w14:textId="4C02A6C7" w:rsidR="00937674" w:rsidRPr="00A94A07" w:rsidRDefault="00937674" w:rsidP="00937674">
    <w:pPr>
      <w:tabs>
        <w:tab w:val="center" w:pos="4536"/>
        <w:tab w:val="right" w:pos="907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Pr="00332F84">
      <w:rPr>
        <w:rFonts w:eastAsia="Times New Roman" w:cs="Arial"/>
        <w:sz w:val="16"/>
        <w:szCs w:val="24"/>
        <w:lang w:val="en-US" w:eastAsia="en-US"/>
      </w:rPr>
      <w:tab/>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Pr="00332F84">
      <w:rPr>
        <w:rFonts w:eastAsia="Times New Roman" w:cs="Arial"/>
        <w:sz w:val="16"/>
        <w:szCs w:val="24"/>
        <w:lang w:val="en-US" w:eastAsia="en-US"/>
      </w:rPr>
      <w:tab/>
    </w:r>
    <w:r>
      <w:rPr>
        <w:rFonts w:eastAsia="Times New Roman" w:cs="Arial"/>
        <w:sz w:val="16"/>
        <w:szCs w:val="24"/>
        <w:lang w:val="en-US" w:eastAsia="en-US"/>
      </w:rPr>
      <w:t xml:space="preserve">Edition </w:t>
    </w:r>
    <w:r w:rsidR="004727B8" w:rsidRPr="00EA3783">
      <w:rPr>
        <w:rFonts w:eastAsia="Times New Roman" w:cs="Arial"/>
        <w:color w:val="EE0000"/>
        <w:sz w:val="16"/>
        <w:szCs w:val="24"/>
        <w:lang w:val="en-US" w:eastAsia="en-US"/>
      </w:rPr>
      <w:t>x.</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B585" w14:textId="752E3DA3" w:rsidR="00937674" w:rsidRPr="00B0624F" w:rsidRDefault="00937674" w:rsidP="00937674">
    <w:pPr>
      <w:tabs>
        <w:tab w:val="center" w:pos="4536"/>
        <w:tab w:val="right" w:pos="907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Pr="00332F84">
      <w:rPr>
        <w:rFonts w:eastAsia="Times New Roman" w:cs="Arial"/>
        <w:sz w:val="16"/>
        <w:szCs w:val="24"/>
        <w:lang w:val="en-US" w:eastAsia="en-US"/>
      </w:rPr>
      <w:tab/>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Pr="00332F84">
      <w:rPr>
        <w:rFonts w:eastAsia="Times New Roman" w:cs="Arial"/>
        <w:sz w:val="16"/>
        <w:szCs w:val="24"/>
        <w:lang w:val="en-US" w:eastAsia="en-US"/>
      </w:rPr>
      <w:tab/>
    </w:r>
    <w:r>
      <w:rPr>
        <w:rFonts w:eastAsia="Times New Roman" w:cs="Arial"/>
        <w:sz w:val="16"/>
        <w:szCs w:val="24"/>
        <w:lang w:val="en-US" w:eastAsia="en-US"/>
      </w:rPr>
      <w:t xml:space="preserve">Edition </w:t>
    </w:r>
    <w:r w:rsidR="004727B8" w:rsidRPr="00EA3783">
      <w:rPr>
        <w:rFonts w:eastAsia="Times New Roman" w:cs="Arial"/>
        <w:color w:val="EE0000"/>
        <w:sz w:val="16"/>
        <w:szCs w:val="24"/>
        <w:lang w:val="en-US" w:eastAsia="en-US"/>
      </w:rPr>
      <w:t>x.</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2223" w14:textId="4F9F6F8F" w:rsidR="00937674" w:rsidRPr="00B0624F" w:rsidRDefault="00937674" w:rsidP="00937674">
    <w:pPr>
      <w:tabs>
        <w:tab w:val="center" w:pos="4536"/>
        <w:tab w:val="right" w:pos="907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Pr="00332F84">
      <w:rPr>
        <w:rFonts w:eastAsia="Times New Roman" w:cs="Arial"/>
        <w:sz w:val="16"/>
        <w:szCs w:val="24"/>
        <w:lang w:val="en-US" w:eastAsia="en-US"/>
      </w:rPr>
      <w:tab/>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Pr="00332F84">
      <w:rPr>
        <w:rFonts w:eastAsia="Times New Roman" w:cs="Arial"/>
        <w:sz w:val="16"/>
        <w:szCs w:val="24"/>
        <w:lang w:val="en-US" w:eastAsia="en-US"/>
      </w:rPr>
      <w:tab/>
    </w:r>
    <w:r>
      <w:rPr>
        <w:rFonts w:eastAsia="Times New Roman" w:cs="Arial"/>
        <w:sz w:val="16"/>
        <w:szCs w:val="24"/>
        <w:lang w:val="en-US" w:eastAsia="en-US"/>
      </w:rPr>
      <w:t xml:space="preserve">Edition </w:t>
    </w:r>
    <w:r w:rsidR="004727B8" w:rsidRPr="00EA3783">
      <w:rPr>
        <w:rFonts w:eastAsia="Times New Roman" w:cs="Arial"/>
        <w:color w:val="EE0000"/>
        <w:sz w:val="16"/>
        <w:szCs w:val="24"/>
        <w:lang w:val="en-US" w:eastAsia="en-US"/>
      </w:rPr>
      <w:t>x.</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2C64" w14:textId="77777777" w:rsidR="00937674" w:rsidRPr="00487533" w:rsidRDefault="00937674" w:rsidP="00487533">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5A69" w14:textId="1C7BFE18" w:rsidR="00A44BD1" w:rsidRPr="00B0624F" w:rsidRDefault="00A44BD1" w:rsidP="00A44BD1">
    <w:pPr>
      <w:tabs>
        <w:tab w:val="center" w:pos="6946"/>
        <w:tab w:val="right" w:pos="1389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00B04643">
      <w:rPr>
        <w:rFonts w:eastAsia="Times New Roman" w:cs="Arial"/>
        <w:sz w:val="16"/>
        <w:szCs w:val="24"/>
        <w:lang w:val="en-US" w:eastAsia="en-US"/>
      </w:rPr>
      <w:ptab w:relativeTo="margin" w:alignment="center" w:leader="none"/>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00B04643">
      <w:rPr>
        <w:rFonts w:eastAsia="Times New Roman" w:cs="Arial"/>
        <w:sz w:val="16"/>
        <w:szCs w:val="24"/>
        <w:lang w:val="en-US" w:eastAsia="en-US"/>
      </w:rPr>
      <w:ptab w:relativeTo="margin" w:alignment="right" w:leader="none"/>
    </w:r>
    <w:r>
      <w:rPr>
        <w:rFonts w:eastAsia="Times New Roman" w:cs="Arial"/>
        <w:sz w:val="16"/>
        <w:szCs w:val="24"/>
        <w:lang w:val="en-US" w:eastAsia="en-US"/>
      </w:rPr>
      <w:t xml:space="preserve">Edition </w:t>
    </w:r>
    <w:r w:rsidR="00B04643">
      <w:rPr>
        <w:rFonts w:eastAsia="Times New Roman" w:cs="Arial"/>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B617" w14:textId="492F53BF" w:rsidR="00A44BD1" w:rsidRPr="00B0624F" w:rsidRDefault="00A44BD1" w:rsidP="00A44BD1">
    <w:pPr>
      <w:tabs>
        <w:tab w:val="center" w:pos="6946"/>
        <w:tab w:val="right" w:pos="1389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00B04643">
      <w:rPr>
        <w:rFonts w:eastAsia="Times New Roman" w:cs="Arial"/>
        <w:sz w:val="16"/>
        <w:szCs w:val="24"/>
        <w:lang w:val="en-US" w:eastAsia="en-US"/>
      </w:rPr>
      <w:ptab w:relativeTo="margin" w:alignment="center" w:leader="none"/>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00B04643">
      <w:rPr>
        <w:rFonts w:eastAsia="Times New Roman" w:cs="Arial"/>
        <w:sz w:val="16"/>
        <w:szCs w:val="24"/>
        <w:lang w:val="en-US" w:eastAsia="en-US"/>
      </w:rPr>
      <w:ptab w:relativeTo="margin" w:alignment="right" w:leader="none"/>
    </w:r>
    <w:r>
      <w:rPr>
        <w:rFonts w:eastAsia="Times New Roman" w:cs="Arial"/>
        <w:sz w:val="16"/>
        <w:szCs w:val="24"/>
        <w:lang w:val="en-US" w:eastAsia="en-US"/>
      </w:rPr>
      <w:t xml:space="preserve">Edition </w:t>
    </w:r>
    <w:r w:rsidR="00B04643">
      <w:rPr>
        <w:rFonts w:eastAsia="Times New Roman" w:cs="Arial"/>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2BA8" w14:textId="0D028A46" w:rsidR="00937674" w:rsidRPr="00B0624F" w:rsidRDefault="00937674" w:rsidP="00A44BD1">
    <w:pPr>
      <w:tabs>
        <w:tab w:val="center" w:pos="4536"/>
        <w:tab w:val="right" w:pos="907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00B04643">
      <w:rPr>
        <w:rFonts w:eastAsia="Times New Roman" w:cs="Arial"/>
        <w:sz w:val="16"/>
        <w:szCs w:val="24"/>
        <w:lang w:val="en-US" w:eastAsia="en-US"/>
      </w:rPr>
      <w:ptab w:relativeTo="margin" w:alignment="center" w:leader="none"/>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00B04643">
      <w:rPr>
        <w:rFonts w:eastAsia="Times New Roman" w:cs="Arial"/>
        <w:sz w:val="16"/>
        <w:szCs w:val="24"/>
        <w:lang w:val="en-US" w:eastAsia="en-US"/>
      </w:rPr>
      <w:ptab w:relativeTo="margin" w:alignment="right" w:leader="none"/>
    </w:r>
    <w:r>
      <w:rPr>
        <w:rFonts w:eastAsia="Times New Roman" w:cs="Arial"/>
        <w:sz w:val="16"/>
        <w:szCs w:val="24"/>
        <w:lang w:val="en-US" w:eastAsia="en-US"/>
      </w:rPr>
      <w:t xml:space="preserve">Edition </w:t>
    </w:r>
    <w:r w:rsidR="00B04643">
      <w:rPr>
        <w:rFonts w:eastAsia="Times New Roman" w:cs="Arial"/>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52FC" w14:textId="5C043891" w:rsidR="00A44BD1" w:rsidRPr="00B0624F" w:rsidRDefault="00A44BD1" w:rsidP="00A44BD1">
    <w:pPr>
      <w:tabs>
        <w:tab w:val="center" w:pos="4536"/>
        <w:tab w:val="right" w:pos="9072"/>
      </w:tabs>
      <w:spacing w:after="0" w:line="240" w:lineRule="auto"/>
      <w:rPr>
        <w:rFonts w:eastAsia="Times New Roman" w:cs="Arial"/>
        <w:sz w:val="16"/>
        <w:szCs w:val="24"/>
        <w:lang w:val="en-US" w:eastAsia="en-US"/>
      </w:rPr>
    </w:pPr>
    <w:r w:rsidRPr="00332F84">
      <w:rPr>
        <w:rFonts w:eastAsia="Times New Roman" w:cs="Arial"/>
        <w:sz w:val="16"/>
        <w:szCs w:val="24"/>
        <w:lang w:val="en-US" w:eastAsia="en-US"/>
      </w:rPr>
      <w:t>S-</w:t>
    </w:r>
    <w:r>
      <w:rPr>
        <w:rFonts w:eastAsia="Times New Roman" w:cs="Arial"/>
        <w:color w:val="FF0000"/>
        <w:sz w:val="16"/>
        <w:szCs w:val="24"/>
        <w:lang w:val="en-US" w:eastAsia="en-US"/>
      </w:rPr>
      <w:t>xxx</w:t>
    </w:r>
    <w:r w:rsidRPr="00332F84">
      <w:rPr>
        <w:rFonts w:eastAsia="Times New Roman" w:cs="Arial"/>
        <w:sz w:val="16"/>
        <w:szCs w:val="24"/>
        <w:lang w:val="en-US" w:eastAsia="en-US"/>
      </w:rPr>
      <w:t xml:space="preserve"> </w:t>
    </w:r>
    <w:r>
      <w:rPr>
        <w:rFonts w:eastAsia="Times New Roman" w:cs="Arial"/>
        <w:color w:val="FF0000"/>
        <w:sz w:val="16"/>
        <w:szCs w:val="24"/>
        <w:lang w:val="en-US" w:eastAsia="en-US"/>
      </w:rPr>
      <w:t>[</w:t>
    </w:r>
    <w:r w:rsidRPr="00332F84">
      <w:rPr>
        <w:rFonts w:eastAsia="Times New Roman" w:cs="Arial"/>
        <w:sz w:val="16"/>
        <w:szCs w:val="24"/>
        <w:lang w:val="en-US" w:eastAsia="en-US"/>
      </w:rPr>
      <w:t xml:space="preserve">Annex </w:t>
    </w:r>
    <w:r>
      <w:rPr>
        <w:rFonts w:eastAsia="Times New Roman" w:cs="Arial"/>
        <w:color w:val="FF0000"/>
        <w:sz w:val="16"/>
        <w:szCs w:val="24"/>
        <w:lang w:val="en-US" w:eastAsia="en-US"/>
      </w:rPr>
      <w:t>x]</w:t>
    </w:r>
    <w:r w:rsidR="00B04643">
      <w:rPr>
        <w:rFonts w:eastAsia="Times New Roman" w:cs="Arial"/>
        <w:sz w:val="16"/>
        <w:szCs w:val="24"/>
        <w:lang w:val="en-US" w:eastAsia="en-US"/>
      </w:rPr>
      <w:ptab w:relativeTo="margin" w:alignment="center" w:leader="none"/>
    </w:r>
    <w:r>
      <w:rPr>
        <w:rFonts w:eastAsia="Times New Roman" w:cs="Arial"/>
        <w:color w:val="FF0000"/>
        <w:sz w:val="16"/>
        <w:szCs w:val="24"/>
        <w:lang w:val="en-US" w:eastAsia="en-US"/>
      </w:rPr>
      <w:t>Month</w:t>
    </w:r>
    <w:r w:rsidRPr="00332F84">
      <w:rPr>
        <w:rFonts w:eastAsia="Times New Roman" w:cs="Arial"/>
        <w:sz w:val="16"/>
        <w:szCs w:val="24"/>
        <w:lang w:val="en-US" w:eastAsia="en-US"/>
      </w:rPr>
      <w:t xml:space="preserve"> 20</w:t>
    </w:r>
    <w:r>
      <w:rPr>
        <w:rFonts w:eastAsia="Times New Roman" w:cs="Arial"/>
        <w:color w:val="FF0000"/>
        <w:sz w:val="16"/>
        <w:szCs w:val="24"/>
        <w:lang w:val="en-US" w:eastAsia="en-US"/>
      </w:rPr>
      <w:t>xx</w:t>
    </w:r>
    <w:r w:rsidR="00B04643">
      <w:rPr>
        <w:rFonts w:eastAsia="Times New Roman" w:cs="Arial"/>
        <w:sz w:val="16"/>
        <w:szCs w:val="24"/>
        <w:lang w:val="en-US" w:eastAsia="en-US"/>
      </w:rPr>
      <w:ptab w:relativeTo="margin" w:alignment="right" w:leader="none"/>
    </w:r>
    <w:r>
      <w:rPr>
        <w:rFonts w:eastAsia="Times New Roman" w:cs="Arial"/>
        <w:sz w:val="16"/>
        <w:szCs w:val="24"/>
        <w:lang w:val="en-US" w:eastAsia="en-US"/>
      </w:rPr>
      <w:t xml:space="preserve">Edition </w:t>
    </w:r>
    <w:r w:rsidR="00B04643">
      <w:rPr>
        <w:rFonts w:eastAsia="Times New Roman" w:cs="Arial"/>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r>
      <w:rPr>
        <w:rFonts w:eastAsia="Times New Roman" w:cs="Arial"/>
        <w:sz w:val="16"/>
        <w:szCs w:val="24"/>
        <w:lang w:val="en-US" w:eastAsia="en-US"/>
      </w:rPr>
      <w:t>.</w:t>
    </w:r>
    <w:r w:rsidRPr="00A94A07">
      <w:rPr>
        <w:rFonts w:eastAsia="Times New Roman" w:cs="Arial"/>
        <w:color w:val="FF0000"/>
        <w:sz w:val="16"/>
        <w:szCs w:val="24"/>
        <w:lang w:val="en-US" w:eastAsia="en-US"/>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EB0E5" w14:textId="77777777" w:rsidR="005718D6" w:rsidRDefault="005718D6">
      <w:r>
        <w:separator/>
      </w:r>
    </w:p>
  </w:footnote>
  <w:footnote w:type="continuationSeparator" w:id="0">
    <w:p w14:paraId="61A85707" w14:textId="77777777" w:rsidR="005718D6" w:rsidRDefault="00571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D8E4" w14:textId="77777777" w:rsidR="00937674" w:rsidRPr="00937674" w:rsidRDefault="00937674" w:rsidP="00937674">
    <w:pPr>
      <w:tabs>
        <w:tab w:val="center" w:pos="4536"/>
        <w:tab w:val="right" w:pos="9072"/>
      </w:tabs>
      <w:spacing w:after="0" w:line="240" w:lineRule="auto"/>
      <w:jc w:val="left"/>
      <w:rPr>
        <w:rFonts w:eastAsia="Times New Roman" w:cs="Arial"/>
        <w:sz w:val="16"/>
        <w:szCs w:val="16"/>
        <w:lang w:val="en-US" w:eastAsia="en-US"/>
      </w:rPr>
    </w:pPr>
    <w:r w:rsidRPr="00332F84">
      <w:rPr>
        <w:rFonts w:eastAsia="Times New Roman" w:cs="Arial"/>
        <w:sz w:val="16"/>
        <w:szCs w:val="16"/>
        <w:lang w:val="en-US" w:eastAsia="en-US"/>
      </w:rPr>
      <w:fldChar w:fldCharType="begin"/>
    </w:r>
    <w:r w:rsidRPr="00332F84">
      <w:rPr>
        <w:rFonts w:eastAsia="Times New Roman" w:cs="Arial"/>
        <w:sz w:val="16"/>
        <w:szCs w:val="16"/>
        <w:lang w:val="en-US" w:eastAsia="en-US"/>
      </w:rPr>
      <w:instrText xml:space="preserve"> PAGE </w:instrText>
    </w:r>
    <w:r w:rsidRPr="00332F84">
      <w:rPr>
        <w:rFonts w:eastAsia="Times New Roman" w:cs="Arial"/>
        <w:sz w:val="16"/>
        <w:szCs w:val="16"/>
        <w:lang w:val="en-US" w:eastAsia="en-US"/>
      </w:rPr>
      <w:fldChar w:fldCharType="separate"/>
    </w:r>
    <w:r w:rsidR="0079419A">
      <w:rPr>
        <w:rFonts w:eastAsia="Times New Roman" w:cs="Arial"/>
        <w:noProof/>
        <w:sz w:val="16"/>
        <w:szCs w:val="16"/>
        <w:lang w:val="en-US" w:eastAsia="en-US"/>
      </w:rPr>
      <w:t>8</w:t>
    </w:r>
    <w:r w:rsidRPr="00332F84">
      <w:rPr>
        <w:rFonts w:eastAsia="Times New Roman" w:cs="Arial"/>
        <w:sz w:val="16"/>
        <w:szCs w:val="16"/>
        <w:lang w:val="en-US" w:eastAsia="en-US"/>
      </w:rPr>
      <w:fldChar w:fldCharType="end"/>
    </w:r>
    <w:r w:rsidRPr="00332F84">
      <w:rPr>
        <w:rFonts w:eastAsia="Times New Roman" w:cs="Arial"/>
        <w:sz w:val="16"/>
        <w:szCs w:val="16"/>
        <w:lang w:val="en-US" w:eastAsia="en-US"/>
      </w:rPr>
      <w:tab/>
    </w:r>
    <w:r>
      <w:rPr>
        <w:rFonts w:eastAsia="Times New Roman" w:cs="Arial"/>
        <w:color w:val="FF0000"/>
        <w:sz w:val="16"/>
        <w:szCs w:val="16"/>
        <w:lang w:val="en-US" w:eastAsia="en-US"/>
      </w:rPr>
      <w:t>Document Title</w:t>
    </w:r>
    <w:r w:rsidRPr="00332F84">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6A14" w14:textId="77777777" w:rsidR="00937674" w:rsidRPr="00937674" w:rsidRDefault="00937674" w:rsidP="00937674">
    <w:pPr>
      <w:tabs>
        <w:tab w:val="center" w:pos="4536"/>
        <w:tab w:val="right" w:pos="9072"/>
      </w:tabs>
      <w:spacing w:after="0" w:line="240" w:lineRule="auto"/>
      <w:rPr>
        <w:rFonts w:eastAsia="Times New Roman" w:cs="Arial"/>
        <w:sz w:val="16"/>
        <w:szCs w:val="16"/>
        <w:lang w:val="en-US" w:eastAsia="en-US"/>
      </w:rPr>
    </w:pPr>
    <w:r>
      <w:rPr>
        <w:rFonts w:eastAsia="Times New Roman" w:cs="Arial"/>
        <w:sz w:val="16"/>
        <w:szCs w:val="16"/>
        <w:lang w:val="en-US" w:eastAsia="en-US"/>
      </w:rPr>
      <w:tab/>
    </w:r>
    <w:r>
      <w:rPr>
        <w:rFonts w:eastAsia="Times New Roman" w:cs="Arial"/>
        <w:color w:val="FF0000"/>
        <w:sz w:val="16"/>
        <w:szCs w:val="16"/>
        <w:lang w:val="en-US" w:eastAsia="en-US"/>
      </w:rPr>
      <w:t>Document Title</w:t>
    </w:r>
    <w:r w:rsidRPr="00A94A07">
      <w:rPr>
        <w:rFonts w:eastAsia="Times New Roman" w:cs="Arial"/>
        <w:sz w:val="16"/>
        <w:szCs w:val="16"/>
        <w:lang w:val="en-US" w:eastAsia="en-US"/>
      </w:rPr>
      <w:tab/>
    </w:r>
    <w:r w:rsidRPr="00A94A07">
      <w:rPr>
        <w:rFonts w:eastAsia="Times New Roman" w:cs="Arial"/>
        <w:sz w:val="16"/>
        <w:szCs w:val="16"/>
        <w:lang w:val="en-US" w:eastAsia="en-US"/>
      </w:rPr>
      <w:fldChar w:fldCharType="begin"/>
    </w:r>
    <w:r w:rsidRPr="00A94A07">
      <w:rPr>
        <w:rFonts w:eastAsia="Times New Roman" w:cs="Arial"/>
        <w:sz w:val="16"/>
        <w:szCs w:val="16"/>
        <w:lang w:val="en-US" w:eastAsia="en-US"/>
      </w:rPr>
      <w:instrText xml:space="preserve"> PAGE </w:instrText>
    </w:r>
    <w:r w:rsidRPr="00A94A07">
      <w:rPr>
        <w:rFonts w:eastAsia="Times New Roman" w:cs="Arial"/>
        <w:sz w:val="16"/>
        <w:szCs w:val="16"/>
        <w:lang w:val="en-US" w:eastAsia="en-US"/>
      </w:rPr>
      <w:fldChar w:fldCharType="separate"/>
    </w:r>
    <w:r w:rsidR="0079419A">
      <w:rPr>
        <w:rFonts w:eastAsia="Times New Roman" w:cs="Arial"/>
        <w:noProof/>
        <w:sz w:val="16"/>
        <w:szCs w:val="16"/>
        <w:lang w:val="en-US" w:eastAsia="en-US"/>
      </w:rPr>
      <w:t>7</w:t>
    </w:r>
    <w:r w:rsidRPr="00A94A07">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00BD" w14:textId="77777777" w:rsidR="00937674" w:rsidRDefault="00937674" w:rsidP="00A174B6">
    <w:pPr>
      <w:pStyle w:val="Header"/>
      <w:spacing w:after="240" w:line="240" w:lineRule="auto"/>
    </w:pPr>
  </w:p>
  <w:p w14:paraId="36352D2D" w14:textId="77777777" w:rsidR="00937674" w:rsidRDefault="00937674" w:rsidP="00A174B6">
    <w:pPr>
      <w:pStyle w:val="Header"/>
      <w:spacing w:after="24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D51B" w14:textId="77777777" w:rsidR="00937674" w:rsidRPr="00487533" w:rsidRDefault="00937674" w:rsidP="0048753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3960" w14:textId="6AD277FD" w:rsidR="00937674" w:rsidRPr="00A44BD1" w:rsidRDefault="00937674" w:rsidP="00A44BD1">
    <w:pPr>
      <w:tabs>
        <w:tab w:val="center" w:pos="6946"/>
        <w:tab w:val="right" w:pos="13892"/>
      </w:tabs>
      <w:spacing w:after="0" w:line="240" w:lineRule="auto"/>
      <w:jc w:val="left"/>
      <w:rPr>
        <w:rFonts w:eastAsia="Times New Roman" w:cs="Arial"/>
        <w:sz w:val="16"/>
        <w:szCs w:val="16"/>
        <w:lang w:val="en-US" w:eastAsia="en-US"/>
      </w:rPr>
    </w:pPr>
    <w:r w:rsidRPr="00332F84">
      <w:rPr>
        <w:rFonts w:eastAsia="Times New Roman" w:cs="Arial"/>
        <w:sz w:val="16"/>
        <w:szCs w:val="16"/>
        <w:lang w:val="en-US" w:eastAsia="en-US"/>
      </w:rPr>
      <w:fldChar w:fldCharType="begin"/>
    </w:r>
    <w:r w:rsidRPr="00332F84">
      <w:rPr>
        <w:rFonts w:eastAsia="Times New Roman" w:cs="Arial"/>
        <w:sz w:val="16"/>
        <w:szCs w:val="16"/>
        <w:lang w:val="en-US" w:eastAsia="en-US"/>
      </w:rPr>
      <w:instrText xml:space="preserve"> PAGE </w:instrText>
    </w:r>
    <w:r w:rsidRPr="00332F84">
      <w:rPr>
        <w:rFonts w:eastAsia="Times New Roman" w:cs="Arial"/>
        <w:sz w:val="16"/>
        <w:szCs w:val="16"/>
        <w:lang w:val="en-US" w:eastAsia="en-US"/>
      </w:rPr>
      <w:fldChar w:fldCharType="separate"/>
    </w:r>
    <w:r w:rsidR="0079419A">
      <w:rPr>
        <w:rFonts w:eastAsia="Times New Roman" w:cs="Arial"/>
        <w:noProof/>
        <w:sz w:val="16"/>
        <w:szCs w:val="16"/>
        <w:lang w:val="en-US" w:eastAsia="en-US"/>
      </w:rPr>
      <w:t>14</w:t>
    </w:r>
    <w:r w:rsidRPr="00332F84">
      <w:rPr>
        <w:rFonts w:eastAsia="Times New Roman" w:cs="Arial"/>
        <w:sz w:val="16"/>
        <w:szCs w:val="16"/>
        <w:lang w:val="en-US" w:eastAsia="en-US"/>
      </w:rPr>
      <w:fldChar w:fldCharType="end"/>
    </w:r>
    <w:r w:rsidR="00B04643">
      <w:rPr>
        <w:rFonts w:eastAsia="Times New Roman" w:cs="Arial"/>
        <w:sz w:val="16"/>
        <w:szCs w:val="16"/>
        <w:lang w:val="en-US" w:eastAsia="en-US"/>
      </w:rPr>
      <w:ptab w:relativeTo="margin" w:alignment="center" w:leader="none"/>
    </w:r>
    <w:r>
      <w:rPr>
        <w:rFonts w:eastAsia="Times New Roman" w:cs="Arial"/>
        <w:color w:val="FF0000"/>
        <w:sz w:val="16"/>
        <w:szCs w:val="16"/>
        <w:lang w:val="en-US" w:eastAsia="en-US"/>
      </w:rPr>
      <w:t>Document Title</w:t>
    </w:r>
    <w:r w:rsidR="00B04643">
      <w:rPr>
        <w:rFonts w:eastAsia="Times New Roman" w:cs="Arial"/>
        <w:sz w:val="16"/>
        <w:szCs w:val="16"/>
        <w:lang w:val="en-US" w:eastAsia="en-US"/>
      </w:rPr>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92DAB" w14:textId="77777777" w:rsidR="00937674" w:rsidRPr="00A44BD1" w:rsidRDefault="00937674" w:rsidP="00A44BD1">
    <w:pPr>
      <w:tabs>
        <w:tab w:val="center" w:pos="6946"/>
        <w:tab w:val="right" w:pos="13892"/>
      </w:tabs>
      <w:spacing w:after="0" w:line="240" w:lineRule="auto"/>
      <w:rPr>
        <w:rFonts w:eastAsia="Times New Roman" w:cs="Arial"/>
        <w:sz w:val="16"/>
        <w:szCs w:val="16"/>
        <w:lang w:val="en-US" w:eastAsia="en-US"/>
      </w:rPr>
    </w:pPr>
    <w:r>
      <w:rPr>
        <w:rFonts w:eastAsia="Times New Roman" w:cs="Arial"/>
        <w:sz w:val="16"/>
        <w:szCs w:val="16"/>
        <w:lang w:val="en-US" w:eastAsia="en-US"/>
      </w:rPr>
      <w:tab/>
    </w:r>
    <w:r>
      <w:rPr>
        <w:rFonts w:eastAsia="Times New Roman" w:cs="Arial"/>
        <w:color w:val="FF0000"/>
        <w:sz w:val="16"/>
        <w:szCs w:val="16"/>
        <w:lang w:val="en-US" w:eastAsia="en-US"/>
      </w:rPr>
      <w:t>Document Title</w:t>
    </w:r>
    <w:r w:rsidRPr="00A94A07">
      <w:rPr>
        <w:rFonts w:eastAsia="Times New Roman" w:cs="Arial"/>
        <w:sz w:val="16"/>
        <w:szCs w:val="16"/>
        <w:lang w:val="en-US" w:eastAsia="en-US"/>
      </w:rPr>
      <w:tab/>
    </w:r>
    <w:r w:rsidRPr="00A94A07">
      <w:rPr>
        <w:rFonts w:eastAsia="Times New Roman" w:cs="Arial"/>
        <w:sz w:val="16"/>
        <w:szCs w:val="16"/>
        <w:lang w:val="en-US" w:eastAsia="en-US"/>
      </w:rPr>
      <w:fldChar w:fldCharType="begin"/>
    </w:r>
    <w:r w:rsidRPr="00A94A07">
      <w:rPr>
        <w:rFonts w:eastAsia="Times New Roman" w:cs="Arial"/>
        <w:sz w:val="16"/>
        <w:szCs w:val="16"/>
        <w:lang w:val="en-US" w:eastAsia="en-US"/>
      </w:rPr>
      <w:instrText xml:space="preserve"> PAGE </w:instrText>
    </w:r>
    <w:r w:rsidRPr="00A94A07">
      <w:rPr>
        <w:rFonts w:eastAsia="Times New Roman" w:cs="Arial"/>
        <w:sz w:val="16"/>
        <w:szCs w:val="16"/>
        <w:lang w:val="en-US" w:eastAsia="en-US"/>
      </w:rPr>
      <w:fldChar w:fldCharType="separate"/>
    </w:r>
    <w:r w:rsidR="0079419A">
      <w:rPr>
        <w:rFonts w:eastAsia="Times New Roman" w:cs="Arial"/>
        <w:noProof/>
        <w:sz w:val="16"/>
        <w:szCs w:val="16"/>
        <w:lang w:val="en-US" w:eastAsia="en-US"/>
      </w:rPr>
      <w:t>15</w:t>
    </w:r>
    <w:r w:rsidRPr="00A94A07">
      <w:rPr>
        <w:rFonts w:eastAsia="Times New Roman" w:cs="Arial"/>
        <w:sz w:val="16"/>
        <w:szCs w:val="16"/>
        <w:lang w:val="en-US" w:eastAsia="en-U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7CF7" w14:textId="77777777" w:rsidR="00937674" w:rsidRPr="00A44BD1" w:rsidRDefault="00937674" w:rsidP="00A44BD1">
    <w:pPr>
      <w:tabs>
        <w:tab w:val="center" w:pos="4536"/>
        <w:tab w:val="right" w:pos="9072"/>
      </w:tabs>
      <w:spacing w:after="0" w:line="240" w:lineRule="auto"/>
      <w:jc w:val="left"/>
      <w:rPr>
        <w:rFonts w:eastAsia="Times New Roman" w:cs="Arial"/>
        <w:sz w:val="16"/>
        <w:szCs w:val="16"/>
        <w:lang w:val="en-US" w:eastAsia="en-US"/>
      </w:rPr>
    </w:pPr>
    <w:r w:rsidRPr="00332F84">
      <w:rPr>
        <w:rFonts w:eastAsia="Times New Roman" w:cs="Arial"/>
        <w:sz w:val="16"/>
        <w:szCs w:val="16"/>
        <w:lang w:val="en-US" w:eastAsia="en-US"/>
      </w:rPr>
      <w:fldChar w:fldCharType="begin"/>
    </w:r>
    <w:r w:rsidRPr="00332F84">
      <w:rPr>
        <w:rFonts w:eastAsia="Times New Roman" w:cs="Arial"/>
        <w:sz w:val="16"/>
        <w:szCs w:val="16"/>
        <w:lang w:val="en-US" w:eastAsia="en-US"/>
      </w:rPr>
      <w:instrText xml:space="preserve"> PAGE </w:instrText>
    </w:r>
    <w:r w:rsidRPr="00332F84">
      <w:rPr>
        <w:rFonts w:eastAsia="Times New Roman" w:cs="Arial"/>
        <w:sz w:val="16"/>
        <w:szCs w:val="16"/>
        <w:lang w:val="en-US" w:eastAsia="en-US"/>
      </w:rPr>
      <w:fldChar w:fldCharType="separate"/>
    </w:r>
    <w:r w:rsidR="0079419A">
      <w:rPr>
        <w:rFonts w:eastAsia="Times New Roman" w:cs="Arial"/>
        <w:noProof/>
        <w:sz w:val="16"/>
        <w:szCs w:val="16"/>
        <w:lang w:val="en-US" w:eastAsia="en-US"/>
      </w:rPr>
      <w:t>24</w:t>
    </w:r>
    <w:r w:rsidRPr="00332F84">
      <w:rPr>
        <w:rFonts w:eastAsia="Times New Roman" w:cs="Arial"/>
        <w:sz w:val="16"/>
        <w:szCs w:val="16"/>
        <w:lang w:val="en-US" w:eastAsia="en-US"/>
      </w:rPr>
      <w:fldChar w:fldCharType="end"/>
    </w:r>
    <w:r w:rsidRPr="00332F84">
      <w:rPr>
        <w:rFonts w:eastAsia="Times New Roman" w:cs="Arial"/>
        <w:sz w:val="16"/>
        <w:szCs w:val="16"/>
        <w:lang w:val="en-US" w:eastAsia="en-US"/>
      </w:rPr>
      <w:tab/>
    </w:r>
    <w:r>
      <w:rPr>
        <w:rFonts w:eastAsia="Times New Roman" w:cs="Arial"/>
        <w:color w:val="FF0000"/>
        <w:sz w:val="16"/>
        <w:szCs w:val="16"/>
        <w:lang w:val="en-US" w:eastAsia="en-US"/>
      </w:rPr>
      <w:t>Document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8950" w14:textId="77777777" w:rsidR="00937674" w:rsidRPr="00A44BD1" w:rsidRDefault="00937674" w:rsidP="00A44BD1">
    <w:pPr>
      <w:tabs>
        <w:tab w:val="center" w:pos="4536"/>
        <w:tab w:val="right" w:pos="9072"/>
      </w:tabs>
      <w:spacing w:after="0" w:line="240" w:lineRule="auto"/>
      <w:rPr>
        <w:rFonts w:eastAsia="Times New Roman" w:cs="Arial"/>
        <w:sz w:val="16"/>
        <w:szCs w:val="16"/>
        <w:lang w:val="en-US" w:eastAsia="en-US"/>
      </w:rPr>
    </w:pPr>
    <w:r>
      <w:rPr>
        <w:rFonts w:eastAsia="Times New Roman" w:cs="Arial"/>
        <w:sz w:val="16"/>
        <w:szCs w:val="16"/>
        <w:lang w:val="en-US" w:eastAsia="en-US"/>
      </w:rPr>
      <w:tab/>
    </w:r>
    <w:r>
      <w:rPr>
        <w:rFonts w:eastAsia="Times New Roman" w:cs="Arial"/>
        <w:color w:val="FF0000"/>
        <w:sz w:val="16"/>
        <w:szCs w:val="16"/>
        <w:lang w:val="en-US" w:eastAsia="en-US"/>
      </w:rPr>
      <w:t>Document Title</w:t>
    </w:r>
    <w:r w:rsidRPr="00A94A07">
      <w:rPr>
        <w:rFonts w:eastAsia="Times New Roman" w:cs="Arial"/>
        <w:sz w:val="16"/>
        <w:szCs w:val="16"/>
        <w:lang w:val="en-US" w:eastAsia="en-US"/>
      </w:rPr>
      <w:tab/>
    </w:r>
    <w:r w:rsidRPr="00A94A07">
      <w:rPr>
        <w:rFonts w:eastAsia="Times New Roman" w:cs="Arial"/>
        <w:sz w:val="16"/>
        <w:szCs w:val="16"/>
        <w:lang w:val="en-US" w:eastAsia="en-US"/>
      </w:rPr>
      <w:fldChar w:fldCharType="begin"/>
    </w:r>
    <w:r w:rsidRPr="00A94A07">
      <w:rPr>
        <w:rFonts w:eastAsia="Times New Roman" w:cs="Arial"/>
        <w:sz w:val="16"/>
        <w:szCs w:val="16"/>
        <w:lang w:val="en-US" w:eastAsia="en-US"/>
      </w:rPr>
      <w:instrText xml:space="preserve"> PAGE </w:instrText>
    </w:r>
    <w:r w:rsidRPr="00A94A07">
      <w:rPr>
        <w:rFonts w:eastAsia="Times New Roman" w:cs="Arial"/>
        <w:sz w:val="16"/>
        <w:szCs w:val="16"/>
        <w:lang w:val="en-US" w:eastAsia="en-US"/>
      </w:rPr>
      <w:fldChar w:fldCharType="separate"/>
    </w:r>
    <w:r w:rsidR="0079419A">
      <w:rPr>
        <w:rFonts w:eastAsia="Times New Roman" w:cs="Arial"/>
        <w:noProof/>
        <w:sz w:val="16"/>
        <w:szCs w:val="16"/>
        <w:lang w:val="en-US" w:eastAsia="en-US"/>
      </w:rPr>
      <w:t>23</w:t>
    </w:r>
    <w:r w:rsidRPr="00A94A07">
      <w:rPr>
        <w:rFonts w:eastAsia="Times New Roman" w:cs="Arial"/>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7" w15:restartNumberingAfterBreak="0">
    <w:nsid w:val="06BB6D41"/>
    <w:multiLevelType w:val="hybridMultilevel"/>
    <w:tmpl w:val="7A8E18D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 w15:restartNumberingAfterBreak="0">
    <w:nsid w:val="07476A83"/>
    <w:multiLevelType w:val="hybridMultilevel"/>
    <w:tmpl w:val="78A82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AC0F63"/>
    <w:multiLevelType w:val="hybridMultilevel"/>
    <w:tmpl w:val="FEB4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914F94"/>
    <w:multiLevelType w:val="hybridMultilevel"/>
    <w:tmpl w:val="BF14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D22C5"/>
    <w:multiLevelType w:val="hybridMultilevel"/>
    <w:tmpl w:val="2A288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312F8A"/>
    <w:multiLevelType w:val="hybridMultilevel"/>
    <w:tmpl w:val="DFA6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27880"/>
    <w:multiLevelType w:val="hybridMultilevel"/>
    <w:tmpl w:val="1E6E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475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93A5307"/>
    <w:multiLevelType w:val="multilevel"/>
    <w:tmpl w:val="5814514A"/>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A5A6A92"/>
    <w:multiLevelType w:val="hybridMultilevel"/>
    <w:tmpl w:val="3F80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C05A8"/>
    <w:multiLevelType w:val="hybridMultilevel"/>
    <w:tmpl w:val="111CAC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1B736F"/>
    <w:multiLevelType w:val="hybridMultilevel"/>
    <w:tmpl w:val="7F1E3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5E5677"/>
    <w:multiLevelType w:val="hybridMultilevel"/>
    <w:tmpl w:val="CE427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21" w15:restartNumberingAfterBreak="0">
    <w:nsid w:val="33B610D6"/>
    <w:multiLevelType w:val="hybridMultilevel"/>
    <w:tmpl w:val="12A220D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2" w15:restartNumberingAfterBreak="0">
    <w:nsid w:val="37934133"/>
    <w:multiLevelType w:val="multilevel"/>
    <w:tmpl w:val="4EAED3E2"/>
    <w:lvl w:ilvl="0">
      <w:start w:val="1"/>
      <w:numFmt w:val="upperLetter"/>
      <w:lvlText w:val="Annex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87D4433"/>
    <w:multiLevelType w:val="multilevel"/>
    <w:tmpl w:val="EF029DE6"/>
    <w:name w:val="heading"/>
    <w:lvl w:ilvl="0">
      <w:start w:val="1"/>
      <w:numFmt w:val="bullet"/>
      <w:pStyle w:val="ANNEX"/>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38C40774"/>
    <w:multiLevelType w:val="hybridMultilevel"/>
    <w:tmpl w:val="5B08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8D0314"/>
    <w:multiLevelType w:val="hybridMultilevel"/>
    <w:tmpl w:val="A006A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751F8F"/>
    <w:multiLevelType w:val="hybridMultilevel"/>
    <w:tmpl w:val="D124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190362"/>
    <w:multiLevelType w:val="hybridMultilevel"/>
    <w:tmpl w:val="2292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5512DF"/>
    <w:multiLevelType w:val="hybridMultilevel"/>
    <w:tmpl w:val="FCDAFEC0"/>
    <w:lvl w:ilvl="0" w:tplc="04090001">
      <w:start w:val="1"/>
      <w:numFmt w:val="bullet"/>
      <w:lvlText w:val=""/>
      <w:lvlJc w:val="left"/>
      <w:pPr>
        <w:ind w:left="720" w:hanging="360"/>
      </w:pPr>
      <w:rPr>
        <w:rFonts w:ascii="Symbol" w:hAnsi="Symbol" w:hint="default"/>
      </w:rPr>
    </w:lvl>
    <w:lvl w:ilvl="1" w:tplc="99026A0A">
      <w:numFmt w:val="bullet"/>
      <w:lvlText w:val="-"/>
      <w:lvlJc w:val="left"/>
      <w:pPr>
        <w:ind w:left="1440" w:hanging="360"/>
      </w:pPr>
      <w:rPr>
        <w:rFonts w:ascii="Arial" w:eastAsia="MS Mincho"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6320E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04969F7"/>
    <w:multiLevelType w:val="hybridMultilevel"/>
    <w:tmpl w:val="10AAB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1C7092"/>
    <w:multiLevelType w:val="hybridMultilevel"/>
    <w:tmpl w:val="B7803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7B47BD3"/>
    <w:multiLevelType w:val="hybridMultilevel"/>
    <w:tmpl w:val="C20240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7CA4D3D"/>
    <w:multiLevelType w:val="hybridMultilevel"/>
    <w:tmpl w:val="4BAC5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B676D92"/>
    <w:multiLevelType w:val="hybridMultilevel"/>
    <w:tmpl w:val="9482E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BFE216D"/>
    <w:multiLevelType w:val="hybridMultilevel"/>
    <w:tmpl w:val="BF46597E"/>
    <w:lvl w:ilvl="0" w:tplc="848A37FE">
      <w:start w:val="1"/>
      <w:numFmt w:val="bullet"/>
      <w:lvlText w:val=""/>
      <w:lvlJc w:val="left"/>
      <w:pPr>
        <w:tabs>
          <w:tab w:val="num" w:pos="860"/>
        </w:tabs>
        <w:ind w:left="860" w:hanging="360"/>
      </w:pPr>
      <w:rPr>
        <w:rFonts w:ascii="Symbol" w:hAnsi="Symbol" w:hint="default"/>
        <w:sz w:val="20"/>
        <w:szCs w:val="20"/>
      </w:rPr>
    </w:lvl>
    <w:lvl w:ilvl="1" w:tplc="892AADCA">
      <w:start w:val="1"/>
      <w:numFmt w:val="bullet"/>
      <w:lvlText w:val=""/>
      <w:lvlJc w:val="left"/>
      <w:pPr>
        <w:tabs>
          <w:tab w:val="num" w:pos="1440"/>
        </w:tabs>
        <w:ind w:left="1440" w:hanging="360"/>
      </w:pPr>
      <w:rPr>
        <w:rFonts w:ascii="Symbol" w:hAnsi="Symbol" w:hint="default"/>
        <w:sz w:val="20"/>
        <w:szCs w:val="20"/>
      </w:rPr>
    </w:lvl>
    <w:lvl w:ilvl="2" w:tplc="AA086D16" w:tentative="1">
      <w:start w:val="1"/>
      <w:numFmt w:val="bullet"/>
      <w:lvlText w:val=""/>
      <w:lvlJc w:val="left"/>
      <w:pPr>
        <w:tabs>
          <w:tab w:val="num" w:pos="2160"/>
        </w:tabs>
        <w:ind w:left="2160" w:hanging="360"/>
      </w:pPr>
      <w:rPr>
        <w:rFonts w:ascii="Wingdings" w:hAnsi="Wingdings" w:hint="default"/>
      </w:rPr>
    </w:lvl>
    <w:lvl w:ilvl="3" w:tplc="7944C746" w:tentative="1">
      <w:start w:val="1"/>
      <w:numFmt w:val="bullet"/>
      <w:lvlText w:val=""/>
      <w:lvlJc w:val="left"/>
      <w:pPr>
        <w:tabs>
          <w:tab w:val="num" w:pos="2880"/>
        </w:tabs>
        <w:ind w:left="2880" w:hanging="360"/>
      </w:pPr>
      <w:rPr>
        <w:rFonts w:ascii="Symbol" w:hAnsi="Symbol" w:hint="default"/>
      </w:rPr>
    </w:lvl>
    <w:lvl w:ilvl="4" w:tplc="7542FCEA" w:tentative="1">
      <w:start w:val="1"/>
      <w:numFmt w:val="bullet"/>
      <w:lvlText w:val="o"/>
      <w:lvlJc w:val="left"/>
      <w:pPr>
        <w:tabs>
          <w:tab w:val="num" w:pos="3600"/>
        </w:tabs>
        <w:ind w:left="3600" w:hanging="360"/>
      </w:pPr>
      <w:rPr>
        <w:rFonts w:ascii="Courier New" w:hAnsi="Courier New" w:cs="Courier New" w:hint="default"/>
      </w:rPr>
    </w:lvl>
    <w:lvl w:ilvl="5" w:tplc="56601BAE" w:tentative="1">
      <w:start w:val="1"/>
      <w:numFmt w:val="bullet"/>
      <w:lvlText w:val=""/>
      <w:lvlJc w:val="left"/>
      <w:pPr>
        <w:tabs>
          <w:tab w:val="num" w:pos="4320"/>
        </w:tabs>
        <w:ind w:left="4320" w:hanging="360"/>
      </w:pPr>
      <w:rPr>
        <w:rFonts w:ascii="Wingdings" w:hAnsi="Wingdings" w:hint="default"/>
      </w:rPr>
    </w:lvl>
    <w:lvl w:ilvl="6" w:tplc="5CEA0C9E" w:tentative="1">
      <w:start w:val="1"/>
      <w:numFmt w:val="bullet"/>
      <w:lvlText w:val=""/>
      <w:lvlJc w:val="left"/>
      <w:pPr>
        <w:tabs>
          <w:tab w:val="num" w:pos="5040"/>
        </w:tabs>
        <w:ind w:left="5040" w:hanging="360"/>
      </w:pPr>
      <w:rPr>
        <w:rFonts w:ascii="Symbol" w:hAnsi="Symbol" w:hint="default"/>
      </w:rPr>
    </w:lvl>
    <w:lvl w:ilvl="7" w:tplc="79C27CC8" w:tentative="1">
      <w:start w:val="1"/>
      <w:numFmt w:val="bullet"/>
      <w:lvlText w:val="o"/>
      <w:lvlJc w:val="left"/>
      <w:pPr>
        <w:tabs>
          <w:tab w:val="num" w:pos="5760"/>
        </w:tabs>
        <w:ind w:left="5760" w:hanging="360"/>
      </w:pPr>
      <w:rPr>
        <w:rFonts w:ascii="Courier New" w:hAnsi="Courier New" w:cs="Courier New" w:hint="default"/>
      </w:rPr>
    </w:lvl>
    <w:lvl w:ilvl="8" w:tplc="9FF03FA8"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142123F"/>
    <w:multiLevelType w:val="hybridMultilevel"/>
    <w:tmpl w:val="BE54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933C9B"/>
    <w:multiLevelType w:val="hybridMultilevel"/>
    <w:tmpl w:val="916E9D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31C2047"/>
    <w:multiLevelType w:val="hybridMultilevel"/>
    <w:tmpl w:val="D856D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867B31"/>
    <w:multiLevelType w:val="hybridMultilevel"/>
    <w:tmpl w:val="E5BCE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A92342"/>
    <w:multiLevelType w:val="hybridMultilevel"/>
    <w:tmpl w:val="A1969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5A60337"/>
    <w:multiLevelType w:val="hybridMultilevel"/>
    <w:tmpl w:val="FF7A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D506AC"/>
    <w:multiLevelType w:val="hybridMultilevel"/>
    <w:tmpl w:val="DAD0009C"/>
    <w:lvl w:ilvl="0" w:tplc="040C0001">
      <w:start w:val="1"/>
      <w:numFmt w:val="bullet"/>
      <w:lvlText w:val=""/>
      <w:lvlJc w:val="left"/>
      <w:pPr>
        <w:ind w:left="618" w:hanging="360"/>
      </w:pPr>
      <w:rPr>
        <w:rFonts w:ascii="Symbol" w:hAnsi="Symbol" w:hint="default"/>
      </w:rPr>
    </w:lvl>
    <w:lvl w:ilvl="1" w:tplc="040C0003" w:tentative="1">
      <w:start w:val="1"/>
      <w:numFmt w:val="bullet"/>
      <w:lvlText w:val="o"/>
      <w:lvlJc w:val="left"/>
      <w:pPr>
        <w:ind w:left="1338" w:hanging="360"/>
      </w:pPr>
      <w:rPr>
        <w:rFonts w:ascii="Courier New" w:hAnsi="Courier New" w:cs="Courier New" w:hint="default"/>
      </w:rPr>
    </w:lvl>
    <w:lvl w:ilvl="2" w:tplc="040C0005" w:tentative="1">
      <w:start w:val="1"/>
      <w:numFmt w:val="bullet"/>
      <w:lvlText w:val=""/>
      <w:lvlJc w:val="left"/>
      <w:pPr>
        <w:ind w:left="2058" w:hanging="360"/>
      </w:pPr>
      <w:rPr>
        <w:rFonts w:ascii="Wingdings" w:hAnsi="Wingdings" w:hint="default"/>
      </w:rPr>
    </w:lvl>
    <w:lvl w:ilvl="3" w:tplc="040C0001" w:tentative="1">
      <w:start w:val="1"/>
      <w:numFmt w:val="bullet"/>
      <w:lvlText w:val=""/>
      <w:lvlJc w:val="left"/>
      <w:pPr>
        <w:ind w:left="2778" w:hanging="360"/>
      </w:pPr>
      <w:rPr>
        <w:rFonts w:ascii="Symbol" w:hAnsi="Symbol" w:hint="default"/>
      </w:rPr>
    </w:lvl>
    <w:lvl w:ilvl="4" w:tplc="040C0003" w:tentative="1">
      <w:start w:val="1"/>
      <w:numFmt w:val="bullet"/>
      <w:lvlText w:val="o"/>
      <w:lvlJc w:val="left"/>
      <w:pPr>
        <w:ind w:left="3498" w:hanging="360"/>
      </w:pPr>
      <w:rPr>
        <w:rFonts w:ascii="Courier New" w:hAnsi="Courier New" w:cs="Courier New" w:hint="default"/>
      </w:rPr>
    </w:lvl>
    <w:lvl w:ilvl="5" w:tplc="040C0005" w:tentative="1">
      <w:start w:val="1"/>
      <w:numFmt w:val="bullet"/>
      <w:lvlText w:val=""/>
      <w:lvlJc w:val="left"/>
      <w:pPr>
        <w:ind w:left="4218" w:hanging="360"/>
      </w:pPr>
      <w:rPr>
        <w:rFonts w:ascii="Wingdings" w:hAnsi="Wingdings" w:hint="default"/>
      </w:rPr>
    </w:lvl>
    <w:lvl w:ilvl="6" w:tplc="040C0001" w:tentative="1">
      <w:start w:val="1"/>
      <w:numFmt w:val="bullet"/>
      <w:lvlText w:val=""/>
      <w:lvlJc w:val="left"/>
      <w:pPr>
        <w:ind w:left="4938" w:hanging="360"/>
      </w:pPr>
      <w:rPr>
        <w:rFonts w:ascii="Symbol" w:hAnsi="Symbol" w:hint="default"/>
      </w:rPr>
    </w:lvl>
    <w:lvl w:ilvl="7" w:tplc="040C0003" w:tentative="1">
      <w:start w:val="1"/>
      <w:numFmt w:val="bullet"/>
      <w:lvlText w:val="o"/>
      <w:lvlJc w:val="left"/>
      <w:pPr>
        <w:ind w:left="5658" w:hanging="360"/>
      </w:pPr>
      <w:rPr>
        <w:rFonts w:ascii="Courier New" w:hAnsi="Courier New" w:cs="Courier New" w:hint="default"/>
      </w:rPr>
    </w:lvl>
    <w:lvl w:ilvl="8" w:tplc="040C0005" w:tentative="1">
      <w:start w:val="1"/>
      <w:numFmt w:val="bullet"/>
      <w:lvlText w:val=""/>
      <w:lvlJc w:val="left"/>
      <w:pPr>
        <w:ind w:left="6378" w:hanging="360"/>
      </w:pPr>
      <w:rPr>
        <w:rFonts w:ascii="Wingdings" w:hAnsi="Wingdings" w:hint="default"/>
      </w:rPr>
    </w:lvl>
  </w:abstractNum>
  <w:abstractNum w:abstractNumId="43" w15:restartNumberingAfterBreak="0">
    <w:nsid w:val="560427FB"/>
    <w:multiLevelType w:val="hybridMultilevel"/>
    <w:tmpl w:val="10364A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58807BD7"/>
    <w:multiLevelType w:val="hybridMultilevel"/>
    <w:tmpl w:val="64126F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BF4D98"/>
    <w:multiLevelType w:val="hybridMultilevel"/>
    <w:tmpl w:val="F35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5339CA"/>
    <w:multiLevelType w:val="hybridMultilevel"/>
    <w:tmpl w:val="383A846E"/>
    <w:lvl w:ilvl="0" w:tplc="B6D0B8AC">
      <w:start w:val="1"/>
      <w:numFmt w:val="bullet"/>
      <w:lvlText w:val=""/>
      <w:lvlJc w:val="left"/>
      <w:pPr>
        <w:tabs>
          <w:tab w:val="num" w:pos="720"/>
        </w:tabs>
        <w:ind w:left="720" w:hanging="360"/>
      </w:pPr>
      <w:rPr>
        <w:rFonts w:ascii="Symbol" w:hAnsi="Symbol" w:hint="default"/>
      </w:rPr>
    </w:lvl>
    <w:lvl w:ilvl="1" w:tplc="389ADD80" w:tentative="1">
      <w:start w:val="1"/>
      <w:numFmt w:val="bullet"/>
      <w:lvlText w:val="o"/>
      <w:lvlJc w:val="left"/>
      <w:pPr>
        <w:tabs>
          <w:tab w:val="num" w:pos="1440"/>
        </w:tabs>
        <w:ind w:left="1440" w:hanging="360"/>
      </w:pPr>
      <w:rPr>
        <w:rFonts w:ascii="Courier New" w:hAnsi="Courier New" w:cs="Courier New" w:hint="default"/>
      </w:rPr>
    </w:lvl>
    <w:lvl w:ilvl="2" w:tplc="30A8006C" w:tentative="1">
      <w:start w:val="1"/>
      <w:numFmt w:val="bullet"/>
      <w:lvlText w:val=""/>
      <w:lvlJc w:val="left"/>
      <w:pPr>
        <w:tabs>
          <w:tab w:val="num" w:pos="2160"/>
        </w:tabs>
        <w:ind w:left="2160" w:hanging="360"/>
      </w:pPr>
      <w:rPr>
        <w:rFonts w:ascii="Wingdings" w:hAnsi="Wingdings" w:hint="default"/>
      </w:rPr>
    </w:lvl>
    <w:lvl w:ilvl="3" w:tplc="83D61EA8" w:tentative="1">
      <w:start w:val="1"/>
      <w:numFmt w:val="bullet"/>
      <w:lvlText w:val=""/>
      <w:lvlJc w:val="left"/>
      <w:pPr>
        <w:tabs>
          <w:tab w:val="num" w:pos="2880"/>
        </w:tabs>
        <w:ind w:left="2880" w:hanging="360"/>
      </w:pPr>
      <w:rPr>
        <w:rFonts w:ascii="Symbol" w:hAnsi="Symbol" w:hint="default"/>
      </w:rPr>
    </w:lvl>
    <w:lvl w:ilvl="4" w:tplc="971EEEBC" w:tentative="1">
      <w:start w:val="1"/>
      <w:numFmt w:val="bullet"/>
      <w:lvlText w:val="o"/>
      <w:lvlJc w:val="left"/>
      <w:pPr>
        <w:tabs>
          <w:tab w:val="num" w:pos="3600"/>
        </w:tabs>
        <w:ind w:left="3600" w:hanging="360"/>
      </w:pPr>
      <w:rPr>
        <w:rFonts w:ascii="Courier New" w:hAnsi="Courier New" w:cs="Courier New" w:hint="default"/>
      </w:rPr>
    </w:lvl>
    <w:lvl w:ilvl="5" w:tplc="4948B772" w:tentative="1">
      <w:start w:val="1"/>
      <w:numFmt w:val="bullet"/>
      <w:lvlText w:val=""/>
      <w:lvlJc w:val="left"/>
      <w:pPr>
        <w:tabs>
          <w:tab w:val="num" w:pos="4320"/>
        </w:tabs>
        <w:ind w:left="4320" w:hanging="360"/>
      </w:pPr>
      <w:rPr>
        <w:rFonts w:ascii="Wingdings" w:hAnsi="Wingdings" w:hint="default"/>
      </w:rPr>
    </w:lvl>
    <w:lvl w:ilvl="6" w:tplc="22D0CE46" w:tentative="1">
      <w:start w:val="1"/>
      <w:numFmt w:val="bullet"/>
      <w:lvlText w:val=""/>
      <w:lvlJc w:val="left"/>
      <w:pPr>
        <w:tabs>
          <w:tab w:val="num" w:pos="5040"/>
        </w:tabs>
        <w:ind w:left="5040" w:hanging="360"/>
      </w:pPr>
      <w:rPr>
        <w:rFonts w:ascii="Symbol" w:hAnsi="Symbol" w:hint="default"/>
      </w:rPr>
    </w:lvl>
    <w:lvl w:ilvl="7" w:tplc="F5BCB862" w:tentative="1">
      <w:start w:val="1"/>
      <w:numFmt w:val="bullet"/>
      <w:lvlText w:val="o"/>
      <w:lvlJc w:val="left"/>
      <w:pPr>
        <w:tabs>
          <w:tab w:val="num" w:pos="5760"/>
        </w:tabs>
        <w:ind w:left="5760" w:hanging="360"/>
      </w:pPr>
      <w:rPr>
        <w:rFonts w:ascii="Courier New" w:hAnsi="Courier New" w:cs="Courier New" w:hint="default"/>
      </w:rPr>
    </w:lvl>
    <w:lvl w:ilvl="8" w:tplc="33EAFA5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BD71861"/>
    <w:multiLevelType w:val="hybridMultilevel"/>
    <w:tmpl w:val="DEDC5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515518"/>
    <w:multiLevelType w:val="hybridMultilevel"/>
    <w:tmpl w:val="E88CC47C"/>
    <w:lvl w:ilvl="0" w:tplc="477A9926">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B94FCC"/>
    <w:multiLevelType w:val="hybridMultilevel"/>
    <w:tmpl w:val="07ACA0EC"/>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50" w15:restartNumberingAfterBreak="0">
    <w:nsid w:val="5EB061C4"/>
    <w:multiLevelType w:val="hybridMultilevel"/>
    <w:tmpl w:val="2866142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4D51214"/>
    <w:multiLevelType w:val="hybridMultilevel"/>
    <w:tmpl w:val="94FCECE6"/>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52" w15:restartNumberingAfterBreak="0">
    <w:nsid w:val="652D4974"/>
    <w:multiLevelType w:val="singleLevel"/>
    <w:tmpl w:val="4E548580"/>
    <w:lvl w:ilvl="0">
      <w:start w:val="1"/>
      <w:numFmt w:val="lowerRoman"/>
      <w:lvlText w:val="(%1)"/>
      <w:lvlJc w:val="left"/>
      <w:pPr>
        <w:tabs>
          <w:tab w:val="num" w:pos="1440"/>
        </w:tabs>
        <w:ind w:left="1440" w:hanging="720"/>
      </w:pPr>
    </w:lvl>
  </w:abstractNum>
  <w:abstractNum w:abstractNumId="53" w15:restartNumberingAfterBreak="0">
    <w:nsid w:val="65831836"/>
    <w:multiLevelType w:val="hybridMultilevel"/>
    <w:tmpl w:val="278C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2F54D1"/>
    <w:multiLevelType w:val="hybridMultilevel"/>
    <w:tmpl w:val="5F2C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6401E0"/>
    <w:multiLevelType w:val="hybridMultilevel"/>
    <w:tmpl w:val="2A2E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A94FA5"/>
    <w:multiLevelType w:val="hybridMultilevel"/>
    <w:tmpl w:val="4EAED3E2"/>
    <w:lvl w:ilvl="0" w:tplc="378A1FEE">
      <w:start w:val="1"/>
      <w:numFmt w:val="upperLetter"/>
      <w:pStyle w:val="Annex0"/>
      <w:lvlText w:val="Annex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097413"/>
    <w:multiLevelType w:val="hybridMultilevel"/>
    <w:tmpl w:val="760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3013D1"/>
    <w:multiLevelType w:val="hybridMultilevel"/>
    <w:tmpl w:val="C61E1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432724"/>
    <w:multiLevelType w:val="hybridMultilevel"/>
    <w:tmpl w:val="AA3AF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2B02D38"/>
    <w:multiLevelType w:val="hybridMultilevel"/>
    <w:tmpl w:val="7640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107D2F"/>
    <w:multiLevelType w:val="hybridMultilevel"/>
    <w:tmpl w:val="74A8C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240D32"/>
    <w:multiLevelType w:val="hybridMultilevel"/>
    <w:tmpl w:val="10A61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AB5F8D"/>
    <w:multiLevelType w:val="hybridMultilevel"/>
    <w:tmpl w:val="12022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7DB6D6D"/>
    <w:multiLevelType w:val="hybridMultilevel"/>
    <w:tmpl w:val="889EA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59483E"/>
    <w:multiLevelType w:val="singleLevel"/>
    <w:tmpl w:val="04090001"/>
    <w:lvl w:ilvl="0">
      <w:start w:val="1"/>
      <w:numFmt w:val="bullet"/>
      <w:lvlText w:val=""/>
      <w:lvlJc w:val="left"/>
      <w:pPr>
        <w:ind w:left="720" w:hanging="360"/>
      </w:pPr>
      <w:rPr>
        <w:rFonts w:ascii="Symbol" w:hAnsi="Symbol" w:hint="default"/>
      </w:rPr>
    </w:lvl>
  </w:abstractNum>
  <w:abstractNum w:abstractNumId="66" w15:restartNumberingAfterBreak="0">
    <w:nsid w:val="79963374"/>
    <w:multiLevelType w:val="hybridMultilevel"/>
    <w:tmpl w:val="489617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ABF4FA8"/>
    <w:multiLevelType w:val="hybridMultilevel"/>
    <w:tmpl w:val="828811E6"/>
    <w:lvl w:ilvl="0" w:tplc="0F02FA8A">
      <w:start w:val="1"/>
      <w:numFmt w:val="bullet"/>
      <w:lvlText w:val=""/>
      <w:lvlJc w:val="left"/>
      <w:pPr>
        <w:tabs>
          <w:tab w:val="num" w:pos="720"/>
        </w:tabs>
        <w:ind w:left="720" w:hanging="360"/>
      </w:pPr>
      <w:rPr>
        <w:rFonts w:ascii="Symbol" w:hAnsi="Symbol" w:hint="default"/>
      </w:rPr>
    </w:lvl>
    <w:lvl w:ilvl="1" w:tplc="2438C0BC">
      <w:start w:val="1"/>
      <w:numFmt w:val="bullet"/>
      <w:lvlText w:val="o"/>
      <w:lvlJc w:val="left"/>
      <w:pPr>
        <w:tabs>
          <w:tab w:val="num" w:pos="1440"/>
        </w:tabs>
        <w:ind w:left="1440" w:hanging="360"/>
      </w:pPr>
      <w:rPr>
        <w:rFonts w:ascii="Courier New" w:hAnsi="Courier New" w:cs="Courier New" w:hint="default"/>
      </w:rPr>
    </w:lvl>
    <w:lvl w:ilvl="2" w:tplc="A02E72AE" w:tentative="1">
      <w:start w:val="1"/>
      <w:numFmt w:val="bullet"/>
      <w:lvlText w:val=""/>
      <w:lvlJc w:val="left"/>
      <w:pPr>
        <w:tabs>
          <w:tab w:val="num" w:pos="2160"/>
        </w:tabs>
        <w:ind w:left="2160" w:hanging="360"/>
      </w:pPr>
      <w:rPr>
        <w:rFonts w:ascii="Wingdings" w:hAnsi="Wingdings" w:hint="default"/>
      </w:rPr>
    </w:lvl>
    <w:lvl w:ilvl="3" w:tplc="FCAE5194" w:tentative="1">
      <w:start w:val="1"/>
      <w:numFmt w:val="bullet"/>
      <w:lvlText w:val=""/>
      <w:lvlJc w:val="left"/>
      <w:pPr>
        <w:tabs>
          <w:tab w:val="num" w:pos="2880"/>
        </w:tabs>
        <w:ind w:left="2880" w:hanging="360"/>
      </w:pPr>
      <w:rPr>
        <w:rFonts w:ascii="Symbol" w:hAnsi="Symbol" w:hint="default"/>
      </w:rPr>
    </w:lvl>
    <w:lvl w:ilvl="4" w:tplc="13A4D1A0" w:tentative="1">
      <w:start w:val="1"/>
      <w:numFmt w:val="bullet"/>
      <w:lvlText w:val="o"/>
      <w:lvlJc w:val="left"/>
      <w:pPr>
        <w:tabs>
          <w:tab w:val="num" w:pos="3600"/>
        </w:tabs>
        <w:ind w:left="3600" w:hanging="360"/>
      </w:pPr>
      <w:rPr>
        <w:rFonts w:ascii="Courier New" w:hAnsi="Courier New" w:cs="Courier New" w:hint="default"/>
      </w:rPr>
    </w:lvl>
    <w:lvl w:ilvl="5" w:tplc="802A4D4C" w:tentative="1">
      <w:start w:val="1"/>
      <w:numFmt w:val="bullet"/>
      <w:lvlText w:val=""/>
      <w:lvlJc w:val="left"/>
      <w:pPr>
        <w:tabs>
          <w:tab w:val="num" w:pos="4320"/>
        </w:tabs>
        <w:ind w:left="4320" w:hanging="360"/>
      </w:pPr>
      <w:rPr>
        <w:rFonts w:ascii="Wingdings" w:hAnsi="Wingdings" w:hint="default"/>
      </w:rPr>
    </w:lvl>
    <w:lvl w:ilvl="6" w:tplc="EAEAD56E" w:tentative="1">
      <w:start w:val="1"/>
      <w:numFmt w:val="bullet"/>
      <w:lvlText w:val=""/>
      <w:lvlJc w:val="left"/>
      <w:pPr>
        <w:tabs>
          <w:tab w:val="num" w:pos="5040"/>
        </w:tabs>
        <w:ind w:left="5040" w:hanging="360"/>
      </w:pPr>
      <w:rPr>
        <w:rFonts w:ascii="Symbol" w:hAnsi="Symbol" w:hint="default"/>
      </w:rPr>
    </w:lvl>
    <w:lvl w:ilvl="7" w:tplc="5D68DED8" w:tentative="1">
      <w:start w:val="1"/>
      <w:numFmt w:val="bullet"/>
      <w:lvlText w:val="o"/>
      <w:lvlJc w:val="left"/>
      <w:pPr>
        <w:tabs>
          <w:tab w:val="num" w:pos="5760"/>
        </w:tabs>
        <w:ind w:left="5760" w:hanging="360"/>
      </w:pPr>
      <w:rPr>
        <w:rFonts w:ascii="Courier New" w:hAnsi="Courier New" w:cs="Courier New" w:hint="default"/>
      </w:rPr>
    </w:lvl>
    <w:lvl w:ilvl="8" w:tplc="7DE427F6"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AD91FFE"/>
    <w:multiLevelType w:val="hybridMultilevel"/>
    <w:tmpl w:val="F5CA0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EE6D2A"/>
    <w:multiLevelType w:val="hybridMultilevel"/>
    <w:tmpl w:val="7DB40326"/>
    <w:lvl w:ilvl="0" w:tplc="27C069EE">
      <w:start w:val="1"/>
      <w:numFmt w:val="bullet"/>
      <w:lvlText w:val=""/>
      <w:lvlJc w:val="left"/>
      <w:pPr>
        <w:tabs>
          <w:tab w:val="num" w:pos="780"/>
        </w:tabs>
        <w:ind w:left="780" w:hanging="360"/>
      </w:pPr>
      <w:rPr>
        <w:rFonts w:ascii="Symbol" w:hAnsi="Symbol" w:hint="default"/>
      </w:rPr>
    </w:lvl>
    <w:lvl w:ilvl="1" w:tplc="29447EBC" w:tentative="1">
      <w:start w:val="1"/>
      <w:numFmt w:val="bullet"/>
      <w:lvlText w:val="o"/>
      <w:lvlJc w:val="left"/>
      <w:pPr>
        <w:tabs>
          <w:tab w:val="num" w:pos="1500"/>
        </w:tabs>
        <w:ind w:left="1500" w:hanging="360"/>
      </w:pPr>
      <w:rPr>
        <w:rFonts w:ascii="Courier New" w:hAnsi="Courier New" w:cs="Courier New" w:hint="default"/>
      </w:rPr>
    </w:lvl>
    <w:lvl w:ilvl="2" w:tplc="5218DEBC" w:tentative="1">
      <w:start w:val="1"/>
      <w:numFmt w:val="bullet"/>
      <w:lvlText w:val=""/>
      <w:lvlJc w:val="left"/>
      <w:pPr>
        <w:tabs>
          <w:tab w:val="num" w:pos="2220"/>
        </w:tabs>
        <w:ind w:left="2220" w:hanging="360"/>
      </w:pPr>
      <w:rPr>
        <w:rFonts w:ascii="Wingdings" w:hAnsi="Wingdings" w:hint="default"/>
      </w:rPr>
    </w:lvl>
    <w:lvl w:ilvl="3" w:tplc="5744342C" w:tentative="1">
      <w:start w:val="1"/>
      <w:numFmt w:val="bullet"/>
      <w:lvlText w:val=""/>
      <w:lvlJc w:val="left"/>
      <w:pPr>
        <w:tabs>
          <w:tab w:val="num" w:pos="2940"/>
        </w:tabs>
        <w:ind w:left="2940" w:hanging="360"/>
      </w:pPr>
      <w:rPr>
        <w:rFonts w:ascii="Symbol" w:hAnsi="Symbol" w:hint="default"/>
      </w:rPr>
    </w:lvl>
    <w:lvl w:ilvl="4" w:tplc="F9967346" w:tentative="1">
      <w:start w:val="1"/>
      <w:numFmt w:val="bullet"/>
      <w:lvlText w:val="o"/>
      <w:lvlJc w:val="left"/>
      <w:pPr>
        <w:tabs>
          <w:tab w:val="num" w:pos="3660"/>
        </w:tabs>
        <w:ind w:left="3660" w:hanging="360"/>
      </w:pPr>
      <w:rPr>
        <w:rFonts w:ascii="Courier New" w:hAnsi="Courier New" w:cs="Courier New" w:hint="default"/>
      </w:rPr>
    </w:lvl>
    <w:lvl w:ilvl="5" w:tplc="AECA071C" w:tentative="1">
      <w:start w:val="1"/>
      <w:numFmt w:val="bullet"/>
      <w:lvlText w:val=""/>
      <w:lvlJc w:val="left"/>
      <w:pPr>
        <w:tabs>
          <w:tab w:val="num" w:pos="4380"/>
        </w:tabs>
        <w:ind w:left="4380" w:hanging="360"/>
      </w:pPr>
      <w:rPr>
        <w:rFonts w:ascii="Wingdings" w:hAnsi="Wingdings" w:hint="default"/>
      </w:rPr>
    </w:lvl>
    <w:lvl w:ilvl="6" w:tplc="06C2A7BC" w:tentative="1">
      <w:start w:val="1"/>
      <w:numFmt w:val="bullet"/>
      <w:lvlText w:val=""/>
      <w:lvlJc w:val="left"/>
      <w:pPr>
        <w:tabs>
          <w:tab w:val="num" w:pos="5100"/>
        </w:tabs>
        <w:ind w:left="5100" w:hanging="360"/>
      </w:pPr>
      <w:rPr>
        <w:rFonts w:ascii="Symbol" w:hAnsi="Symbol" w:hint="default"/>
      </w:rPr>
    </w:lvl>
    <w:lvl w:ilvl="7" w:tplc="76DA2AEE" w:tentative="1">
      <w:start w:val="1"/>
      <w:numFmt w:val="bullet"/>
      <w:lvlText w:val="o"/>
      <w:lvlJc w:val="left"/>
      <w:pPr>
        <w:tabs>
          <w:tab w:val="num" w:pos="5820"/>
        </w:tabs>
        <w:ind w:left="5820" w:hanging="360"/>
      </w:pPr>
      <w:rPr>
        <w:rFonts w:ascii="Courier New" w:hAnsi="Courier New" w:cs="Courier New" w:hint="default"/>
      </w:rPr>
    </w:lvl>
    <w:lvl w:ilvl="8" w:tplc="6BF62FC8" w:tentative="1">
      <w:start w:val="1"/>
      <w:numFmt w:val="bullet"/>
      <w:lvlText w:val=""/>
      <w:lvlJc w:val="left"/>
      <w:pPr>
        <w:tabs>
          <w:tab w:val="num" w:pos="6540"/>
        </w:tabs>
        <w:ind w:left="6540" w:hanging="360"/>
      </w:pPr>
      <w:rPr>
        <w:rFonts w:ascii="Wingdings" w:hAnsi="Wingdings" w:hint="default"/>
      </w:rPr>
    </w:lvl>
  </w:abstractNum>
  <w:abstractNum w:abstractNumId="70" w15:restartNumberingAfterBreak="0">
    <w:nsid w:val="7FE42ED5"/>
    <w:multiLevelType w:val="hybridMultilevel"/>
    <w:tmpl w:val="C9320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258689">
    <w:abstractNumId w:val="20"/>
  </w:num>
  <w:num w:numId="2" w16cid:durableId="1320572322">
    <w:abstractNumId w:val="6"/>
  </w:num>
  <w:num w:numId="3" w16cid:durableId="48263136">
    <w:abstractNumId w:val="4"/>
  </w:num>
  <w:num w:numId="4" w16cid:durableId="297151417">
    <w:abstractNumId w:val="3"/>
  </w:num>
  <w:num w:numId="5" w16cid:durableId="1333685323">
    <w:abstractNumId w:val="2"/>
  </w:num>
  <w:num w:numId="6" w16cid:durableId="596132680">
    <w:abstractNumId w:val="1"/>
  </w:num>
  <w:num w:numId="7" w16cid:durableId="1386026914">
    <w:abstractNumId w:val="0"/>
  </w:num>
  <w:num w:numId="8" w16cid:durableId="256522285">
    <w:abstractNumId w:val="23"/>
  </w:num>
  <w:num w:numId="9" w16cid:durableId="511920828">
    <w:abstractNumId w:val="29"/>
  </w:num>
  <w:num w:numId="10" w16cid:durableId="2113939579">
    <w:abstractNumId w:val="14"/>
  </w:num>
  <w:num w:numId="11" w16cid:durableId="1957130875">
    <w:abstractNumId w:val="65"/>
  </w:num>
  <w:num w:numId="12" w16cid:durableId="1777367266">
    <w:abstractNumId w:val="46"/>
  </w:num>
  <w:num w:numId="13" w16cid:durableId="1563910974">
    <w:abstractNumId w:val="67"/>
  </w:num>
  <w:num w:numId="14" w16cid:durableId="645624818">
    <w:abstractNumId w:val="35"/>
  </w:num>
  <w:num w:numId="15" w16cid:durableId="154885400">
    <w:abstractNumId w:val="17"/>
  </w:num>
  <w:num w:numId="16" w16cid:durableId="588276935">
    <w:abstractNumId w:val="69"/>
  </w:num>
  <w:num w:numId="17" w16cid:durableId="853029824">
    <w:abstractNumId w:val="13"/>
  </w:num>
  <w:num w:numId="18" w16cid:durableId="1847597128">
    <w:abstractNumId w:val="38"/>
  </w:num>
  <w:num w:numId="19" w16cid:durableId="977732815">
    <w:abstractNumId w:val="8"/>
  </w:num>
  <w:num w:numId="20" w16cid:durableId="363290932">
    <w:abstractNumId w:val="24"/>
  </w:num>
  <w:num w:numId="21" w16cid:durableId="401802168">
    <w:abstractNumId w:val="39"/>
  </w:num>
  <w:num w:numId="22" w16cid:durableId="878859845">
    <w:abstractNumId w:val="66"/>
  </w:num>
  <w:num w:numId="23" w16cid:durableId="1860511868">
    <w:abstractNumId w:val="34"/>
  </w:num>
  <w:num w:numId="24" w16cid:durableId="264076395">
    <w:abstractNumId w:val="37"/>
  </w:num>
  <w:num w:numId="25" w16cid:durableId="1909993657">
    <w:abstractNumId w:val="57"/>
  </w:num>
  <w:num w:numId="26" w16cid:durableId="2128741576">
    <w:abstractNumId w:val="45"/>
  </w:num>
  <w:num w:numId="27" w16cid:durableId="954025566">
    <w:abstractNumId w:val="33"/>
  </w:num>
  <w:num w:numId="28" w16cid:durableId="167184134">
    <w:abstractNumId w:val="63"/>
  </w:num>
  <w:num w:numId="29" w16cid:durableId="1126579627">
    <w:abstractNumId w:val="62"/>
  </w:num>
  <w:num w:numId="30" w16cid:durableId="930894632">
    <w:abstractNumId w:val="43"/>
  </w:num>
  <w:num w:numId="31" w16cid:durableId="670304366">
    <w:abstractNumId w:val="47"/>
  </w:num>
  <w:num w:numId="32" w16cid:durableId="1489713334">
    <w:abstractNumId w:val="30"/>
  </w:num>
  <w:num w:numId="33" w16cid:durableId="83693578">
    <w:abstractNumId w:val="48"/>
  </w:num>
  <w:num w:numId="34" w16cid:durableId="1602376808">
    <w:abstractNumId w:val="32"/>
  </w:num>
  <w:num w:numId="35" w16cid:durableId="245916571">
    <w:abstractNumId w:val="51"/>
  </w:num>
  <w:num w:numId="36" w16cid:durableId="1182403122">
    <w:abstractNumId w:val="15"/>
  </w:num>
  <w:num w:numId="37" w16cid:durableId="1805728505">
    <w:abstractNumId w:val="49"/>
  </w:num>
  <w:num w:numId="38" w16cid:durableId="1871457533">
    <w:abstractNumId w:val="19"/>
  </w:num>
  <w:num w:numId="39" w16cid:durableId="1439105974">
    <w:abstractNumId w:val="26"/>
  </w:num>
  <w:num w:numId="40" w16cid:durableId="891380044">
    <w:abstractNumId w:val="40"/>
  </w:num>
  <w:num w:numId="41" w16cid:durableId="1389650285">
    <w:abstractNumId w:val="58"/>
  </w:num>
  <w:num w:numId="42" w16cid:durableId="2021001963">
    <w:abstractNumId w:val="7"/>
  </w:num>
  <w:num w:numId="43" w16cid:durableId="1204099760">
    <w:abstractNumId w:val="27"/>
  </w:num>
  <w:num w:numId="44" w16cid:durableId="890462223">
    <w:abstractNumId w:val="36"/>
  </w:num>
  <w:num w:numId="45" w16cid:durableId="837499396">
    <w:abstractNumId w:val="52"/>
    <w:lvlOverride w:ilvl="0">
      <w:startOverride w:val="1"/>
    </w:lvlOverride>
  </w:num>
  <w:num w:numId="46" w16cid:durableId="255480665">
    <w:abstractNumId w:val="52"/>
  </w:num>
  <w:num w:numId="47" w16cid:durableId="1952736846">
    <w:abstractNumId w:val="28"/>
  </w:num>
  <w:num w:numId="48" w16cid:durableId="1254051081">
    <w:abstractNumId w:val="54"/>
  </w:num>
  <w:num w:numId="49" w16cid:durableId="769542319">
    <w:abstractNumId w:val="44"/>
  </w:num>
  <w:num w:numId="50" w16cid:durableId="1256212201">
    <w:abstractNumId w:val="10"/>
  </w:num>
  <w:num w:numId="51" w16cid:durableId="1762950482">
    <w:abstractNumId w:val="53"/>
  </w:num>
  <w:num w:numId="52" w16cid:durableId="1136339784">
    <w:abstractNumId w:val="5"/>
  </w:num>
  <w:num w:numId="53" w16cid:durableId="1516383934">
    <w:abstractNumId w:val="11"/>
  </w:num>
  <w:num w:numId="54" w16cid:durableId="783882896">
    <w:abstractNumId w:val="59"/>
  </w:num>
  <w:num w:numId="55" w16cid:durableId="80414160">
    <w:abstractNumId w:val="56"/>
  </w:num>
  <w:num w:numId="56" w16cid:durableId="257755686">
    <w:abstractNumId w:val="15"/>
  </w:num>
  <w:num w:numId="57" w16cid:durableId="153767616">
    <w:abstractNumId w:val="15"/>
  </w:num>
  <w:num w:numId="58" w16cid:durableId="1930650233">
    <w:abstractNumId w:val="15"/>
  </w:num>
  <w:num w:numId="59" w16cid:durableId="698892343">
    <w:abstractNumId w:val="15"/>
  </w:num>
  <w:num w:numId="60" w16cid:durableId="1769500300">
    <w:abstractNumId w:val="15"/>
  </w:num>
  <w:num w:numId="61" w16cid:durableId="318115422">
    <w:abstractNumId w:val="15"/>
  </w:num>
  <w:num w:numId="62" w16cid:durableId="1123814374">
    <w:abstractNumId w:val="15"/>
  </w:num>
  <w:num w:numId="63" w16cid:durableId="1643541801">
    <w:abstractNumId w:val="15"/>
  </w:num>
  <w:num w:numId="64" w16cid:durableId="540678982">
    <w:abstractNumId w:val="15"/>
  </w:num>
  <w:num w:numId="65" w16cid:durableId="916129648">
    <w:abstractNumId w:val="68"/>
  </w:num>
  <w:num w:numId="66" w16cid:durableId="331296320">
    <w:abstractNumId w:val="9"/>
  </w:num>
  <w:num w:numId="67" w16cid:durableId="1826513298">
    <w:abstractNumId w:val="55"/>
  </w:num>
  <w:num w:numId="68" w16cid:durableId="308248260">
    <w:abstractNumId w:val="64"/>
  </w:num>
  <w:num w:numId="69" w16cid:durableId="270361517">
    <w:abstractNumId w:val="21"/>
  </w:num>
  <w:num w:numId="70" w16cid:durableId="2118793828">
    <w:abstractNumId w:val="41"/>
  </w:num>
  <w:num w:numId="71" w16cid:durableId="420838802">
    <w:abstractNumId w:val="18"/>
  </w:num>
  <w:num w:numId="72" w16cid:durableId="1717847195">
    <w:abstractNumId w:val="31"/>
  </w:num>
  <w:num w:numId="73" w16cid:durableId="544946129">
    <w:abstractNumId w:val="70"/>
  </w:num>
  <w:num w:numId="74" w16cid:durableId="324164718">
    <w:abstractNumId w:val="12"/>
  </w:num>
  <w:num w:numId="75" w16cid:durableId="2011981058">
    <w:abstractNumId w:val="42"/>
  </w:num>
  <w:num w:numId="76" w16cid:durableId="1739474896">
    <w:abstractNumId w:val="16"/>
  </w:num>
  <w:num w:numId="77" w16cid:durableId="1000162674">
    <w:abstractNumId w:val="61"/>
  </w:num>
  <w:num w:numId="78" w16cid:durableId="213930028">
    <w:abstractNumId w:val="60"/>
  </w:num>
  <w:num w:numId="79" w16cid:durableId="1465735708">
    <w:abstractNumId w:val="50"/>
  </w:num>
  <w:num w:numId="80" w16cid:durableId="898445713">
    <w:abstractNumId w:val="56"/>
    <w:lvlOverride w:ilvl="0">
      <w:startOverride w:val="1"/>
    </w:lvlOverride>
  </w:num>
  <w:num w:numId="81" w16cid:durableId="1220482057">
    <w:abstractNumId w:val="56"/>
    <w:lvlOverride w:ilvl="0">
      <w:lvl w:ilvl="0" w:tplc="378A1FEE">
        <w:start w:val="1"/>
        <w:numFmt w:val="upperLetter"/>
        <w:pStyle w:val="Annex0"/>
        <w:lvlText w:val="Annex %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82" w16cid:durableId="675965664">
    <w:abstractNumId w:val="22"/>
  </w:num>
  <w:num w:numId="83" w16cid:durableId="609552522">
    <w:abstractNumId w:val="25"/>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46"/>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DC"/>
    <w:rsid w:val="00004989"/>
    <w:rsid w:val="000049AF"/>
    <w:rsid w:val="00004B50"/>
    <w:rsid w:val="000052AD"/>
    <w:rsid w:val="000052BD"/>
    <w:rsid w:val="00005F31"/>
    <w:rsid w:val="0000728E"/>
    <w:rsid w:val="0001166A"/>
    <w:rsid w:val="000140ED"/>
    <w:rsid w:val="00014234"/>
    <w:rsid w:val="000158F8"/>
    <w:rsid w:val="00021149"/>
    <w:rsid w:val="00021383"/>
    <w:rsid w:val="00021A37"/>
    <w:rsid w:val="000270FF"/>
    <w:rsid w:val="00027A8C"/>
    <w:rsid w:val="00030E8D"/>
    <w:rsid w:val="00031CBC"/>
    <w:rsid w:val="0003240A"/>
    <w:rsid w:val="00032F22"/>
    <w:rsid w:val="00035108"/>
    <w:rsid w:val="0003528A"/>
    <w:rsid w:val="000356FA"/>
    <w:rsid w:val="00035C11"/>
    <w:rsid w:val="000362EB"/>
    <w:rsid w:val="00036B75"/>
    <w:rsid w:val="000379ED"/>
    <w:rsid w:val="0004063A"/>
    <w:rsid w:val="00040E13"/>
    <w:rsid w:val="000419AB"/>
    <w:rsid w:val="00044EF9"/>
    <w:rsid w:val="00044FEE"/>
    <w:rsid w:val="000454EF"/>
    <w:rsid w:val="00045F4B"/>
    <w:rsid w:val="00047F6B"/>
    <w:rsid w:val="00050202"/>
    <w:rsid w:val="000509BA"/>
    <w:rsid w:val="00053ABB"/>
    <w:rsid w:val="0005492C"/>
    <w:rsid w:val="0005510C"/>
    <w:rsid w:val="000563DC"/>
    <w:rsid w:val="00056ECE"/>
    <w:rsid w:val="000601DA"/>
    <w:rsid w:val="00060957"/>
    <w:rsid w:val="00060D78"/>
    <w:rsid w:val="00061CED"/>
    <w:rsid w:val="000620F8"/>
    <w:rsid w:val="0006482A"/>
    <w:rsid w:val="00064E25"/>
    <w:rsid w:val="00066C71"/>
    <w:rsid w:val="00070080"/>
    <w:rsid w:val="00071706"/>
    <w:rsid w:val="000747B3"/>
    <w:rsid w:val="00074A15"/>
    <w:rsid w:val="000750E4"/>
    <w:rsid w:val="00075928"/>
    <w:rsid w:val="00076A6D"/>
    <w:rsid w:val="000771BD"/>
    <w:rsid w:val="000772C2"/>
    <w:rsid w:val="000773A9"/>
    <w:rsid w:val="000779A1"/>
    <w:rsid w:val="00080599"/>
    <w:rsid w:val="0008096E"/>
    <w:rsid w:val="00080EBB"/>
    <w:rsid w:val="00083C67"/>
    <w:rsid w:val="00084C3B"/>
    <w:rsid w:val="000854BF"/>
    <w:rsid w:val="00087A13"/>
    <w:rsid w:val="00090219"/>
    <w:rsid w:val="00093D40"/>
    <w:rsid w:val="0009628C"/>
    <w:rsid w:val="00097E2B"/>
    <w:rsid w:val="000A060C"/>
    <w:rsid w:val="000A0B2E"/>
    <w:rsid w:val="000A1840"/>
    <w:rsid w:val="000A1874"/>
    <w:rsid w:val="000A1A45"/>
    <w:rsid w:val="000A1AC7"/>
    <w:rsid w:val="000A457A"/>
    <w:rsid w:val="000A45DF"/>
    <w:rsid w:val="000A5062"/>
    <w:rsid w:val="000A60E9"/>
    <w:rsid w:val="000A61BE"/>
    <w:rsid w:val="000A6853"/>
    <w:rsid w:val="000A6CF6"/>
    <w:rsid w:val="000A7BC5"/>
    <w:rsid w:val="000B090A"/>
    <w:rsid w:val="000B212C"/>
    <w:rsid w:val="000B2FB7"/>
    <w:rsid w:val="000B39E5"/>
    <w:rsid w:val="000B3F82"/>
    <w:rsid w:val="000B40A1"/>
    <w:rsid w:val="000B640E"/>
    <w:rsid w:val="000B7185"/>
    <w:rsid w:val="000B7BFA"/>
    <w:rsid w:val="000C109C"/>
    <w:rsid w:val="000C2038"/>
    <w:rsid w:val="000C2C7C"/>
    <w:rsid w:val="000C609E"/>
    <w:rsid w:val="000C7798"/>
    <w:rsid w:val="000C7A81"/>
    <w:rsid w:val="000C7B98"/>
    <w:rsid w:val="000D0422"/>
    <w:rsid w:val="000D187A"/>
    <w:rsid w:val="000D23CA"/>
    <w:rsid w:val="000D40A6"/>
    <w:rsid w:val="000D6280"/>
    <w:rsid w:val="000D652B"/>
    <w:rsid w:val="000D7925"/>
    <w:rsid w:val="000E033C"/>
    <w:rsid w:val="000E1DFD"/>
    <w:rsid w:val="000E5DA7"/>
    <w:rsid w:val="000F06D2"/>
    <w:rsid w:val="000F094B"/>
    <w:rsid w:val="000F0F20"/>
    <w:rsid w:val="000F2AEA"/>
    <w:rsid w:val="000F6A4D"/>
    <w:rsid w:val="000F7B9F"/>
    <w:rsid w:val="000F7F7E"/>
    <w:rsid w:val="00100367"/>
    <w:rsid w:val="001004B0"/>
    <w:rsid w:val="00100A96"/>
    <w:rsid w:val="00101207"/>
    <w:rsid w:val="00102E73"/>
    <w:rsid w:val="00103764"/>
    <w:rsid w:val="0010463A"/>
    <w:rsid w:val="001056D7"/>
    <w:rsid w:val="0010600C"/>
    <w:rsid w:val="001073C7"/>
    <w:rsid w:val="00107959"/>
    <w:rsid w:val="001100A3"/>
    <w:rsid w:val="00110125"/>
    <w:rsid w:val="00110BF6"/>
    <w:rsid w:val="00111A20"/>
    <w:rsid w:val="00114143"/>
    <w:rsid w:val="00117EF5"/>
    <w:rsid w:val="00120A87"/>
    <w:rsid w:val="001212E4"/>
    <w:rsid w:val="00121682"/>
    <w:rsid w:val="00121999"/>
    <w:rsid w:val="001221F6"/>
    <w:rsid w:val="001226F3"/>
    <w:rsid w:val="00122B61"/>
    <w:rsid w:val="00132312"/>
    <w:rsid w:val="00132692"/>
    <w:rsid w:val="00132BFC"/>
    <w:rsid w:val="0013352C"/>
    <w:rsid w:val="00133B7A"/>
    <w:rsid w:val="00133E56"/>
    <w:rsid w:val="00134179"/>
    <w:rsid w:val="00134DF5"/>
    <w:rsid w:val="00136303"/>
    <w:rsid w:val="00136C12"/>
    <w:rsid w:val="00137902"/>
    <w:rsid w:val="00140947"/>
    <w:rsid w:val="00140A32"/>
    <w:rsid w:val="00141486"/>
    <w:rsid w:val="00141BA0"/>
    <w:rsid w:val="00142616"/>
    <w:rsid w:val="00143BA6"/>
    <w:rsid w:val="00143BFC"/>
    <w:rsid w:val="00143F82"/>
    <w:rsid w:val="00144C2B"/>
    <w:rsid w:val="00147600"/>
    <w:rsid w:val="00147EE5"/>
    <w:rsid w:val="00150B63"/>
    <w:rsid w:val="00150CEE"/>
    <w:rsid w:val="00151431"/>
    <w:rsid w:val="001516CA"/>
    <w:rsid w:val="00151E9A"/>
    <w:rsid w:val="00152A33"/>
    <w:rsid w:val="00153D38"/>
    <w:rsid w:val="0015421F"/>
    <w:rsid w:val="00155444"/>
    <w:rsid w:val="00156BE3"/>
    <w:rsid w:val="001573C4"/>
    <w:rsid w:val="001600AF"/>
    <w:rsid w:val="00160109"/>
    <w:rsid w:val="0016029E"/>
    <w:rsid w:val="00160E0F"/>
    <w:rsid w:val="00162D7E"/>
    <w:rsid w:val="00163C4D"/>
    <w:rsid w:val="001648C9"/>
    <w:rsid w:val="00166373"/>
    <w:rsid w:val="00167621"/>
    <w:rsid w:val="00167C2F"/>
    <w:rsid w:val="00171C07"/>
    <w:rsid w:val="00173519"/>
    <w:rsid w:val="00173A22"/>
    <w:rsid w:val="001742A9"/>
    <w:rsid w:val="00175254"/>
    <w:rsid w:val="00175F72"/>
    <w:rsid w:val="00180410"/>
    <w:rsid w:val="00180CD5"/>
    <w:rsid w:val="0018141E"/>
    <w:rsid w:val="0018245A"/>
    <w:rsid w:val="00182E82"/>
    <w:rsid w:val="001831A5"/>
    <w:rsid w:val="001833FC"/>
    <w:rsid w:val="00183503"/>
    <w:rsid w:val="00186CF4"/>
    <w:rsid w:val="0019003C"/>
    <w:rsid w:val="001922CE"/>
    <w:rsid w:val="00192A1C"/>
    <w:rsid w:val="00193704"/>
    <w:rsid w:val="00193B0E"/>
    <w:rsid w:val="001944BA"/>
    <w:rsid w:val="00194B2D"/>
    <w:rsid w:val="001961C0"/>
    <w:rsid w:val="0019692E"/>
    <w:rsid w:val="00197F99"/>
    <w:rsid w:val="001A0BEA"/>
    <w:rsid w:val="001A26D0"/>
    <w:rsid w:val="001A272F"/>
    <w:rsid w:val="001A296F"/>
    <w:rsid w:val="001A2E9A"/>
    <w:rsid w:val="001A37DE"/>
    <w:rsid w:val="001A3F1B"/>
    <w:rsid w:val="001A5953"/>
    <w:rsid w:val="001A5C72"/>
    <w:rsid w:val="001A5DE3"/>
    <w:rsid w:val="001A6B2A"/>
    <w:rsid w:val="001B03BC"/>
    <w:rsid w:val="001B11E9"/>
    <w:rsid w:val="001B121A"/>
    <w:rsid w:val="001B1AAD"/>
    <w:rsid w:val="001B3B69"/>
    <w:rsid w:val="001B3C96"/>
    <w:rsid w:val="001B48C3"/>
    <w:rsid w:val="001B4929"/>
    <w:rsid w:val="001B582C"/>
    <w:rsid w:val="001B5C3A"/>
    <w:rsid w:val="001B6CF0"/>
    <w:rsid w:val="001B77E4"/>
    <w:rsid w:val="001C1487"/>
    <w:rsid w:val="001C153A"/>
    <w:rsid w:val="001C1EB1"/>
    <w:rsid w:val="001C20AE"/>
    <w:rsid w:val="001C2735"/>
    <w:rsid w:val="001C2B4C"/>
    <w:rsid w:val="001C36F9"/>
    <w:rsid w:val="001C4298"/>
    <w:rsid w:val="001C445F"/>
    <w:rsid w:val="001C554E"/>
    <w:rsid w:val="001C5589"/>
    <w:rsid w:val="001C6D85"/>
    <w:rsid w:val="001C7A1B"/>
    <w:rsid w:val="001D010B"/>
    <w:rsid w:val="001D03BF"/>
    <w:rsid w:val="001D13B7"/>
    <w:rsid w:val="001D16C1"/>
    <w:rsid w:val="001D3130"/>
    <w:rsid w:val="001D3233"/>
    <w:rsid w:val="001D36D7"/>
    <w:rsid w:val="001D444C"/>
    <w:rsid w:val="001D44F5"/>
    <w:rsid w:val="001D502D"/>
    <w:rsid w:val="001D57C7"/>
    <w:rsid w:val="001D6C60"/>
    <w:rsid w:val="001D74D7"/>
    <w:rsid w:val="001D7688"/>
    <w:rsid w:val="001D7937"/>
    <w:rsid w:val="001E2A80"/>
    <w:rsid w:val="001E2E6B"/>
    <w:rsid w:val="001E4A4E"/>
    <w:rsid w:val="001E4C2C"/>
    <w:rsid w:val="001E561A"/>
    <w:rsid w:val="001E78CA"/>
    <w:rsid w:val="001F0D95"/>
    <w:rsid w:val="001F1025"/>
    <w:rsid w:val="001F127D"/>
    <w:rsid w:val="001F1625"/>
    <w:rsid w:val="001F2290"/>
    <w:rsid w:val="001F420C"/>
    <w:rsid w:val="001F644E"/>
    <w:rsid w:val="001F6653"/>
    <w:rsid w:val="002006DA"/>
    <w:rsid w:val="00201203"/>
    <w:rsid w:val="00201653"/>
    <w:rsid w:val="002041B2"/>
    <w:rsid w:val="00204A32"/>
    <w:rsid w:val="00205D9B"/>
    <w:rsid w:val="00205DF7"/>
    <w:rsid w:val="00210A5D"/>
    <w:rsid w:val="00210A7B"/>
    <w:rsid w:val="00211B9A"/>
    <w:rsid w:val="00212A1A"/>
    <w:rsid w:val="0021337C"/>
    <w:rsid w:val="00213A2E"/>
    <w:rsid w:val="00213E82"/>
    <w:rsid w:val="00220030"/>
    <w:rsid w:val="00221A42"/>
    <w:rsid w:val="00222A71"/>
    <w:rsid w:val="00222B05"/>
    <w:rsid w:val="00224E0D"/>
    <w:rsid w:val="00225BAC"/>
    <w:rsid w:val="00225EDC"/>
    <w:rsid w:val="0022661A"/>
    <w:rsid w:val="00227018"/>
    <w:rsid w:val="00227314"/>
    <w:rsid w:val="00231260"/>
    <w:rsid w:val="00231652"/>
    <w:rsid w:val="00231701"/>
    <w:rsid w:val="00233A0D"/>
    <w:rsid w:val="002354B2"/>
    <w:rsid w:val="00235EBB"/>
    <w:rsid w:val="002368D1"/>
    <w:rsid w:val="00236BA9"/>
    <w:rsid w:val="0024045C"/>
    <w:rsid w:val="0024149F"/>
    <w:rsid w:val="00241642"/>
    <w:rsid w:val="00241991"/>
    <w:rsid w:val="00242613"/>
    <w:rsid w:val="00243BFF"/>
    <w:rsid w:val="00243D40"/>
    <w:rsid w:val="0024473F"/>
    <w:rsid w:val="00244B6E"/>
    <w:rsid w:val="0024555D"/>
    <w:rsid w:val="00245982"/>
    <w:rsid w:val="00245FEC"/>
    <w:rsid w:val="00247CD3"/>
    <w:rsid w:val="00252585"/>
    <w:rsid w:val="00252719"/>
    <w:rsid w:val="00253B2B"/>
    <w:rsid w:val="0025415A"/>
    <w:rsid w:val="002566AD"/>
    <w:rsid w:val="00262A5B"/>
    <w:rsid w:val="00262E95"/>
    <w:rsid w:val="00262EA5"/>
    <w:rsid w:val="002633A4"/>
    <w:rsid w:val="002638CA"/>
    <w:rsid w:val="00264204"/>
    <w:rsid w:val="00264BE3"/>
    <w:rsid w:val="002654A1"/>
    <w:rsid w:val="0026555A"/>
    <w:rsid w:val="002665C8"/>
    <w:rsid w:val="00266912"/>
    <w:rsid w:val="00266D5F"/>
    <w:rsid w:val="00267167"/>
    <w:rsid w:val="00271656"/>
    <w:rsid w:val="00271679"/>
    <w:rsid w:val="00271C89"/>
    <w:rsid w:val="00272B0A"/>
    <w:rsid w:val="0027508E"/>
    <w:rsid w:val="002754DA"/>
    <w:rsid w:val="002757C1"/>
    <w:rsid w:val="00275BDD"/>
    <w:rsid w:val="00276364"/>
    <w:rsid w:val="0027666B"/>
    <w:rsid w:val="002775EF"/>
    <w:rsid w:val="00281322"/>
    <w:rsid w:val="002817C0"/>
    <w:rsid w:val="002825BD"/>
    <w:rsid w:val="002828BE"/>
    <w:rsid w:val="00282CE8"/>
    <w:rsid w:val="00283D4B"/>
    <w:rsid w:val="002843D4"/>
    <w:rsid w:val="002844A3"/>
    <w:rsid w:val="00285D42"/>
    <w:rsid w:val="002875C5"/>
    <w:rsid w:val="00290AE5"/>
    <w:rsid w:val="00290B09"/>
    <w:rsid w:val="00291098"/>
    <w:rsid w:val="00291779"/>
    <w:rsid w:val="00292079"/>
    <w:rsid w:val="00292B85"/>
    <w:rsid w:val="00292FF6"/>
    <w:rsid w:val="0029402B"/>
    <w:rsid w:val="002944F7"/>
    <w:rsid w:val="00294706"/>
    <w:rsid w:val="002957CE"/>
    <w:rsid w:val="00297128"/>
    <w:rsid w:val="002A0D41"/>
    <w:rsid w:val="002A23D3"/>
    <w:rsid w:val="002A551D"/>
    <w:rsid w:val="002A709C"/>
    <w:rsid w:val="002A77E9"/>
    <w:rsid w:val="002A7A97"/>
    <w:rsid w:val="002A7C0E"/>
    <w:rsid w:val="002B03C6"/>
    <w:rsid w:val="002B06B8"/>
    <w:rsid w:val="002B0C43"/>
    <w:rsid w:val="002B1D5F"/>
    <w:rsid w:val="002B3FDC"/>
    <w:rsid w:val="002B545A"/>
    <w:rsid w:val="002B6122"/>
    <w:rsid w:val="002B6C27"/>
    <w:rsid w:val="002C12E9"/>
    <w:rsid w:val="002C36EC"/>
    <w:rsid w:val="002C5D6F"/>
    <w:rsid w:val="002C6BEE"/>
    <w:rsid w:val="002D032B"/>
    <w:rsid w:val="002D1458"/>
    <w:rsid w:val="002D1560"/>
    <w:rsid w:val="002D27A8"/>
    <w:rsid w:val="002D2F79"/>
    <w:rsid w:val="002D3282"/>
    <w:rsid w:val="002D3E10"/>
    <w:rsid w:val="002D417C"/>
    <w:rsid w:val="002D5102"/>
    <w:rsid w:val="002D53B8"/>
    <w:rsid w:val="002D614D"/>
    <w:rsid w:val="002D640D"/>
    <w:rsid w:val="002D6A39"/>
    <w:rsid w:val="002E1546"/>
    <w:rsid w:val="002E1973"/>
    <w:rsid w:val="002E1CB8"/>
    <w:rsid w:val="002E2409"/>
    <w:rsid w:val="002E2BD9"/>
    <w:rsid w:val="002E3CDA"/>
    <w:rsid w:val="002E4F2B"/>
    <w:rsid w:val="002E554A"/>
    <w:rsid w:val="002E6F40"/>
    <w:rsid w:val="002F035B"/>
    <w:rsid w:val="002F053B"/>
    <w:rsid w:val="002F191E"/>
    <w:rsid w:val="002F24B8"/>
    <w:rsid w:val="002F3B43"/>
    <w:rsid w:val="002F4185"/>
    <w:rsid w:val="002F484A"/>
    <w:rsid w:val="002F6670"/>
    <w:rsid w:val="002F69A9"/>
    <w:rsid w:val="002F6A0C"/>
    <w:rsid w:val="002F6C64"/>
    <w:rsid w:val="003000DC"/>
    <w:rsid w:val="00300898"/>
    <w:rsid w:val="00300C48"/>
    <w:rsid w:val="0030138C"/>
    <w:rsid w:val="00301519"/>
    <w:rsid w:val="0030169C"/>
    <w:rsid w:val="00303687"/>
    <w:rsid w:val="00303A1F"/>
    <w:rsid w:val="00305BF5"/>
    <w:rsid w:val="003079DC"/>
    <w:rsid w:val="00311A75"/>
    <w:rsid w:val="00312DE4"/>
    <w:rsid w:val="00313AE8"/>
    <w:rsid w:val="003145B4"/>
    <w:rsid w:val="00314EF9"/>
    <w:rsid w:val="003157AE"/>
    <w:rsid w:val="00320009"/>
    <w:rsid w:val="00320664"/>
    <w:rsid w:val="003209F0"/>
    <w:rsid w:val="00320C38"/>
    <w:rsid w:val="00321141"/>
    <w:rsid w:val="00321EB2"/>
    <w:rsid w:val="00322363"/>
    <w:rsid w:val="0032261C"/>
    <w:rsid w:val="00323477"/>
    <w:rsid w:val="00324223"/>
    <w:rsid w:val="00324E3F"/>
    <w:rsid w:val="00325F61"/>
    <w:rsid w:val="00326116"/>
    <w:rsid w:val="003275BF"/>
    <w:rsid w:val="0032786B"/>
    <w:rsid w:val="00327DCB"/>
    <w:rsid w:val="00330739"/>
    <w:rsid w:val="00330823"/>
    <w:rsid w:val="0033144C"/>
    <w:rsid w:val="003314F4"/>
    <w:rsid w:val="003328B3"/>
    <w:rsid w:val="00332F84"/>
    <w:rsid w:val="00334111"/>
    <w:rsid w:val="0033412D"/>
    <w:rsid w:val="003341A0"/>
    <w:rsid w:val="0033594C"/>
    <w:rsid w:val="00335DA9"/>
    <w:rsid w:val="00336114"/>
    <w:rsid w:val="00336B2A"/>
    <w:rsid w:val="00337617"/>
    <w:rsid w:val="003378F5"/>
    <w:rsid w:val="00341B46"/>
    <w:rsid w:val="00341F2B"/>
    <w:rsid w:val="00343DA6"/>
    <w:rsid w:val="00344184"/>
    <w:rsid w:val="00344884"/>
    <w:rsid w:val="003461F1"/>
    <w:rsid w:val="003477BE"/>
    <w:rsid w:val="00347FF8"/>
    <w:rsid w:val="0035004D"/>
    <w:rsid w:val="0035120F"/>
    <w:rsid w:val="003518B2"/>
    <w:rsid w:val="00352BAA"/>
    <w:rsid w:val="00352D40"/>
    <w:rsid w:val="003532F0"/>
    <w:rsid w:val="00353636"/>
    <w:rsid w:val="003538E5"/>
    <w:rsid w:val="00354432"/>
    <w:rsid w:val="003545D9"/>
    <w:rsid w:val="0035657C"/>
    <w:rsid w:val="003609B2"/>
    <w:rsid w:val="00361CD6"/>
    <w:rsid w:val="00362200"/>
    <w:rsid w:val="0036222C"/>
    <w:rsid w:val="003648EA"/>
    <w:rsid w:val="00366AFF"/>
    <w:rsid w:val="003701F0"/>
    <w:rsid w:val="003705F1"/>
    <w:rsid w:val="00375D4A"/>
    <w:rsid w:val="00376CCF"/>
    <w:rsid w:val="0037715F"/>
    <w:rsid w:val="003772C0"/>
    <w:rsid w:val="00377AF7"/>
    <w:rsid w:val="00380698"/>
    <w:rsid w:val="00381437"/>
    <w:rsid w:val="00382C0A"/>
    <w:rsid w:val="00382CC5"/>
    <w:rsid w:val="003834B3"/>
    <w:rsid w:val="003835F3"/>
    <w:rsid w:val="00384A0F"/>
    <w:rsid w:val="00387500"/>
    <w:rsid w:val="00387B2F"/>
    <w:rsid w:val="0039076C"/>
    <w:rsid w:val="00391248"/>
    <w:rsid w:val="00392DE2"/>
    <w:rsid w:val="00393BB1"/>
    <w:rsid w:val="0039480C"/>
    <w:rsid w:val="00394A4C"/>
    <w:rsid w:val="00396269"/>
    <w:rsid w:val="003A07B5"/>
    <w:rsid w:val="003A144A"/>
    <w:rsid w:val="003A1BE9"/>
    <w:rsid w:val="003A2A5C"/>
    <w:rsid w:val="003A2A93"/>
    <w:rsid w:val="003A2D3B"/>
    <w:rsid w:val="003A2F9F"/>
    <w:rsid w:val="003A552C"/>
    <w:rsid w:val="003A58E5"/>
    <w:rsid w:val="003A7C02"/>
    <w:rsid w:val="003A7C25"/>
    <w:rsid w:val="003B0BE5"/>
    <w:rsid w:val="003B0C74"/>
    <w:rsid w:val="003B26B2"/>
    <w:rsid w:val="003B31D6"/>
    <w:rsid w:val="003B3D93"/>
    <w:rsid w:val="003B419E"/>
    <w:rsid w:val="003B4A9A"/>
    <w:rsid w:val="003B53C2"/>
    <w:rsid w:val="003B54BD"/>
    <w:rsid w:val="003B6E33"/>
    <w:rsid w:val="003B7E19"/>
    <w:rsid w:val="003C0AD2"/>
    <w:rsid w:val="003C161E"/>
    <w:rsid w:val="003C1FC0"/>
    <w:rsid w:val="003C306F"/>
    <w:rsid w:val="003C37CA"/>
    <w:rsid w:val="003C4934"/>
    <w:rsid w:val="003C60E1"/>
    <w:rsid w:val="003C635B"/>
    <w:rsid w:val="003C6471"/>
    <w:rsid w:val="003C7801"/>
    <w:rsid w:val="003D0F80"/>
    <w:rsid w:val="003D1324"/>
    <w:rsid w:val="003D1865"/>
    <w:rsid w:val="003D2F70"/>
    <w:rsid w:val="003D493D"/>
    <w:rsid w:val="003D5B98"/>
    <w:rsid w:val="003D5D20"/>
    <w:rsid w:val="003D67DA"/>
    <w:rsid w:val="003D6ACB"/>
    <w:rsid w:val="003D7DFE"/>
    <w:rsid w:val="003E0954"/>
    <w:rsid w:val="003E16EF"/>
    <w:rsid w:val="003E2A65"/>
    <w:rsid w:val="003E4117"/>
    <w:rsid w:val="003E474A"/>
    <w:rsid w:val="003E4959"/>
    <w:rsid w:val="003E4C2C"/>
    <w:rsid w:val="003E6A70"/>
    <w:rsid w:val="003E708C"/>
    <w:rsid w:val="003F1004"/>
    <w:rsid w:val="003F10C7"/>
    <w:rsid w:val="003F2876"/>
    <w:rsid w:val="003F29EC"/>
    <w:rsid w:val="003F4112"/>
    <w:rsid w:val="003F485C"/>
    <w:rsid w:val="003F517B"/>
    <w:rsid w:val="003F588A"/>
    <w:rsid w:val="003F6D64"/>
    <w:rsid w:val="003F73F5"/>
    <w:rsid w:val="00402840"/>
    <w:rsid w:val="004046AE"/>
    <w:rsid w:val="0040471E"/>
    <w:rsid w:val="004060BE"/>
    <w:rsid w:val="00406A03"/>
    <w:rsid w:val="00407363"/>
    <w:rsid w:val="004105B4"/>
    <w:rsid w:val="00412761"/>
    <w:rsid w:val="00412768"/>
    <w:rsid w:val="00413210"/>
    <w:rsid w:val="00413DED"/>
    <w:rsid w:val="00413F19"/>
    <w:rsid w:val="00414CC4"/>
    <w:rsid w:val="004153A3"/>
    <w:rsid w:val="00415594"/>
    <w:rsid w:val="00415CAE"/>
    <w:rsid w:val="0041637F"/>
    <w:rsid w:val="00416C61"/>
    <w:rsid w:val="00417334"/>
    <w:rsid w:val="004179BB"/>
    <w:rsid w:val="0042075A"/>
    <w:rsid w:val="00420F36"/>
    <w:rsid w:val="0042446D"/>
    <w:rsid w:val="00424851"/>
    <w:rsid w:val="00425034"/>
    <w:rsid w:val="0042503C"/>
    <w:rsid w:val="00426236"/>
    <w:rsid w:val="004262FA"/>
    <w:rsid w:val="00426EE5"/>
    <w:rsid w:val="00426F8B"/>
    <w:rsid w:val="00427969"/>
    <w:rsid w:val="004279CC"/>
    <w:rsid w:val="00427C24"/>
    <w:rsid w:val="00427C26"/>
    <w:rsid w:val="00427FF9"/>
    <w:rsid w:val="00430C85"/>
    <w:rsid w:val="00431A2B"/>
    <w:rsid w:val="00434709"/>
    <w:rsid w:val="00434B3A"/>
    <w:rsid w:val="00435222"/>
    <w:rsid w:val="00435297"/>
    <w:rsid w:val="004353CA"/>
    <w:rsid w:val="004355CA"/>
    <w:rsid w:val="00436292"/>
    <w:rsid w:val="00436C86"/>
    <w:rsid w:val="0043765C"/>
    <w:rsid w:val="00437F4B"/>
    <w:rsid w:val="00440F83"/>
    <w:rsid w:val="00441E36"/>
    <w:rsid w:val="004446AD"/>
    <w:rsid w:val="00444887"/>
    <w:rsid w:val="00445973"/>
    <w:rsid w:val="004478B9"/>
    <w:rsid w:val="00447C88"/>
    <w:rsid w:val="00450410"/>
    <w:rsid w:val="004504B9"/>
    <w:rsid w:val="00451DB0"/>
    <w:rsid w:val="00452843"/>
    <w:rsid w:val="00452FCE"/>
    <w:rsid w:val="004558E8"/>
    <w:rsid w:val="00455D8C"/>
    <w:rsid w:val="00455F2D"/>
    <w:rsid w:val="00460870"/>
    <w:rsid w:val="00460EEF"/>
    <w:rsid w:val="00461A20"/>
    <w:rsid w:val="00462731"/>
    <w:rsid w:val="00462A3F"/>
    <w:rsid w:val="00464355"/>
    <w:rsid w:val="004647CA"/>
    <w:rsid w:val="00466C59"/>
    <w:rsid w:val="00467133"/>
    <w:rsid w:val="00467386"/>
    <w:rsid w:val="00467A98"/>
    <w:rsid w:val="004700A3"/>
    <w:rsid w:val="00470522"/>
    <w:rsid w:val="00470A32"/>
    <w:rsid w:val="00470FCC"/>
    <w:rsid w:val="0047172A"/>
    <w:rsid w:val="00471D07"/>
    <w:rsid w:val="00471E71"/>
    <w:rsid w:val="00472514"/>
    <w:rsid w:val="004727B8"/>
    <w:rsid w:val="00473CFA"/>
    <w:rsid w:val="004742B6"/>
    <w:rsid w:val="00474629"/>
    <w:rsid w:val="00474EA0"/>
    <w:rsid w:val="00475045"/>
    <w:rsid w:val="00475F98"/>
    <w:rsid w:val="004764B3"/>
    <w:rsid w:val="0047703A"/>
    <w:rsid w:val="00477521"/>
    <w:rsid w:val="0047756A"/>
    <w:rsid w:val="00477BF7"/>
    <w:rsid w:val="00480832"/>
    <w:rsid w:val="004809FC"/>
    <w:rsid w:val="004819B8"/>
    <w:rsid w:val="00481EF7"/>
    <w:rsid w:val="00481F12"/>
    <w:rsid w:val="00482632"/>
    <w:rsid w:val="00483FBD"/>
    <w:rsid w:val="0048415B"/>
    <w:rsid w:val="00484369"/>
    <w:rsid w:val="004844E7"/>
    <w:rsid w:val="00486AC3"/>
    <w:rsid w:val="00487533"/>
    <w:rsid w:val="004878A6"/>
    <w:rsid w:val="004911E1"/>
    <w:rsid w:val="00492FFC"/>
    <w:rsid w:val="0049565D"/>
    <w:rsid w:val="00495D5E"/>
    <w:rsid w:val="0049639C"/>
    <w:rsid w:val="00497150"/>
    <w:rsid w:val="00497CA0"/>
    <w:rsid w:val="004A104F"/>
    <w:rsid w:val="004A131E"/>
    <w:rsid w:val="004A1BD9"/>
    <w:rsid w:val="004A27AC"/>
    <w:rsid w:val="004A3B52"/>
    <w:rsid w:val="004A420A"/>
    <w:rsid w:val="004A4806"/>
    <w:rsid w:val="004A4AF0"/>
    <w:rsid w:val="004A5CF1"/>
    <w:rsid w:val="004B1DAB"/>
    <w:rsid w:val="004B20D2"/>
    <w:rsid w:val="004B21FD"/>
    <w:rsid w:val="004B244F"/>
    <w:rsid w:val="004B316D"/>
    <w:rsid w:val="004B3BA0"/>
    <w:rsid w:val="004B45C2"/>
    <w:rsid w:val="004B4F77"/>
    <w:rsid w:val="004B59B1"/>
    <w:rsid w:val="004B5AC5"/>
    <w:rsid w:val="004B62A9"/>
    <w:rsid w:val="004B630D"/>
    <w:rsid w:val="004B63A3"/>
    <w:rsid w:val="004B67F0"/>
    <w:rsid w:val="004B6A2F"/>
    <w:rsid w:val="004C0635"/>
    <w:rsid w:val="004C1112"/>
    <w:rsid w:val="004C12C2"/>
    <w:rsid w:val="004C175E"/>
    <w:rsid w:val="004C2C3C"/>
    <w:rsid w:val="004C3429"/>
    <w:rsid w:val="004C405F"/>
    <w:rsid w:val="004C502E"/>
    <w:rsid w:val="004C53D6"/>
    <w:rsid w:val="004C6407"/>
    <w:rsid w:val="004C71B1"/>
    <w:rsid w:val="004D0264"/>
    <w:rsid w:val="004D032C"/>
    <w:rsid w:val="004D07CF"/>
    <w:rsid w:val="004D080D"/>
    <w:rsid w:val="004D1F36"/>
    <w:rsid w:val="004D53BF"/>
    <w:rsid w:val="004D5744"/>
    <w:rsid w:val="004D6435"/>
    <w:rsid w:val="004D6A96"/>
    <w:rsid w:val="004D6C42"/>
    <w:rsid w:val="004D6CD8"/>
    <w:rsid w:val="004D7A06"/>
    <w:rsid w:val="004D7C79"/>
    <w:rsid w:val="004E1D1D"/>
    <w:rsid w:val="004E22F9"/>
    <w:rsid w:val="004E3EB2"/>
    <w:rsid w:val="004E3EDD"/>
    <w:rsid w:val="004E4930"/>
    <w:rsid w:val="004E4FDF"/>
    <w:rsid w:val="004E5569"/>
    <w:rsid w:val="004E5DC5"/>
    <w:rsid w:val="004E62B0"/>
    <w:rsid w:val="004E682A"/>
    <w:rsid w:val="004E7EF0"/>
    <w:rsid w:val="004F1822"/>
    <w:rsid w:val="004F1B4A"/>
    <w:rsid w:val="004F2541"/>
    <w:rsid w:val="004F4646"/>
    <w:rsid w:val="004F4EF5"/>
    <w:rsid w:val="004F5817"/>
    <w:rsid w:val="004F6781"/>
    <w:rsid w:val="004F6D40"/>
    <w:rsid w:val="004F71C4"/>
    <w:rsid w:val="00500883"/>
    <w:rsid w:val="005028B2"/>
    <w:rsid w:val="00503238"/>
    <w:rsid w:val="00503357"/>
    <w:rsid w:val="00503E95"/>
    <w:rsid w:val="00503FEF"/>
    <w:rsid w:val="0050407F"/>
    <w:rsid w:val="00505402"/>
    <w:rsid w:val="00505F42"/>
    <w:rsid w:val="005060CE"/>
    <w:rsid w:val="00506BA4"/>
    <w:rsid w:val="00511F60"/>
    <w:rsid w:val="00512E48"/>
    <w:rsid w:val="00514ADD"/>
    <w:rsid w:val="00517826"/>
    <w:rsid w:val="00520189"/>
    <w:rsid w:val="0052124D"/>
    <w:rsid w:val="00521AD0"/>
    <w:rsid w:val="00521E4E"/>
    <w:rsid w:val="0052201F"/>
    <w:rsid w:val="005237A9"/>
    <w:rsid w:val="005251DF"/>
    <w:rsid w:val="005264EE"/>
    <w:rsid w:val="00526B13"/>
    <w:rsid w:val="00527703"/>
    <w:rsid w:val="00527EDD"/>
    <w:rsid w:val="00533DDD"/>
    <w:rsid w:val="00534BA5"/>
    <w:rsid w:val="005355B4"/>
    <w:rsid w:val="00536406"/>
    <w:rsid w:val="005364FE"/>
    <w:rsid w:val="00536BE2"/>
    <w:rsid w:val="00536FA9"/>
    <w:rsid w:val="0053708D"/>
    <w:rsid w:val="0053719B"/>
    <w:rsid w:val="00537689"/>
    <w:rsid w:val="0054056C"/>
    <w:rsid w:val="00541645"/>
    <w:rsid w:val="0054360D"/>
    <w:rsid w:val="0054384C"/>
    <w:rsid w:val="00545912"/>
    <w:rsid w:val="0054652A"/>
    <w:rsid w:val="00546561"/>
    <w:rsid w:val="005507F9"/>
    <w:rsid w:val="00550C52"/>
    <w:rsid w:val="0055115B"/>
    <w:rsid w:val="00551280"/>
    <w:rsid w:val="00552313"/>
    <w:rsid w:val="00552D83"/>
    <w:rsid w:val="00553CAE"/>
    <w:rsid w:val="00554DE8"/>
    <w:rsid w:val="00554F78"/>
    <w:rsid w:val="00555026"/>
    <w:rsid w:val="00555400"/>
    <w:rsid w:val="005571F4"/>
    <w:rsid w:val="005601BD"/>
    <w:rsid w:val="00561650"/>
    <w:rsid w:val="00561696"/>
    <w:rsid w:val="005651FF"/>
    <w:rsid w:val="0056560E"/>
    <w:rsid w:val="00565B31"/>
    <w:rsid w:val="00567193"/>
    <w:rsid w:val="00567A63"/>
    <w:rsid w:val="00570D40"/>
    <w:rsid w:val="005715D8"/>
    <w:rsid w:val="005718D6"/>
    <w:rsid w:val="00576258"/>
    <w:rsid w:val="005770C2"/>
    <w:rsid w:val="005772BA"/>
    <w:rsid w:val="0058081A"/>
    <w:rsid w:val="00580D6D"/>
    <w:rsid w:val="00581A41"/>
    <w:rsid w:val="00581AE1"/>
    <w:rsid w:val="00581D86"/>
    <w:rsid w:val="0058225F"/>
    <w:rsid w:val="00584527"/>
    <w:rsid w:val="00585211"/>
    <w:rsid w:val="00585805"/>
    <w:rsid w:val="005866F2"/>
    <w:rsid w:val="005874A4"/>
    <w:rsid w:val="0058762E"/>
    <w:rsid w:val="005909CE"/>
    <w:rsid w:val="005909EF"/>
    <w:rsid w:val="00591A56"/>
    <w:rsid w:val="005928CA"/>
    <w:rsid w:val="00593050"/>
    <w:rsid w:val="005952AB"/>
    <w:rsid w:val="00595A33"/>
    <w:rsid w:val="005964F6"/>
    <w:rsid w:val="00596942"/>
    <w:rsid w:val="00596C59"/>
    <w:rsid w:val="00596CE7"/>
    <w:rsid w:val="00596E97"/>
    <w:rsid w:val="005975B2"/>
    <w:rsid w:val="00597750"/>
    <w:rsid w:val="00597DCF"/>
    <w:rsid w:val="005A040B"/>
    <w:rsid w:val="005A157C"/>
    <w:rsid w:val="005A1812"/>
    <w:rsid w:val="005A1940"/>
    <w:rsid w:val="005A30FF"/>
    <w:rsid w:val="005B06F8"/>
    <w:rsid w:val="005B24EC"/>
    <w:rsid w:val="005B4605"/>
    <w:rsid w:val="005B5D87"/>
    <w:rsid w:val="005B5EA8"/>
    <w:rsid w:val="005B66E2"/>
    <w:rsid w:val="005B6BF9"/>
    <w:rsid w:val="005B7153"/>
    <w:rsid w:val="005C05FC"/>
    <w:rsid w:val="005C17E8"/>
    <w:rsid w:val="005C1DB9"/>
    <w:rsid w:val="005C26E0"/>
    <w:rsid w:val="005C3A22"/>
    <w:rsid w:val="005C41B3"/>
    <w:rsid w:val="005C4B44"/>
    <w:rsid w:val="005C5532"/>
    <w:rsid w:val="005C6F14"/>
    <w:rsid w:val="005C7C89"/>
    <w:rsid w:val="005D0276"/>
    <w:rsid w:val="005D0AEE"/>
    <w:rsid w:val="005D3754"/>
    <w:rsid w:val="005D4FB7"/>
    <w:rsid w:val="005D6D39"/>
    <w:rsid w:val="005D7AEC"/>
    <w:rsid w:val="005D7B18"/>
    <w:rsid w:val="005E0678"/>
    <w:rsid w:val="005E1463"/>
    <w:rsid w:val="005E1594"/>
    <w:rsid w:val="005E27CA"/>
    <w:rsid w:val="005E2BB6"/>
    <w:rsid w:val="005E3DD7"/>
    <w:rsid w:val="005E4F4E"/>
    <w:rsid w:val="005E51D8"/>
    <w:rsid w:val="005E5ABF"/>
    <w:rsid w:val="005E62F8"/>
    <w:rsid w:val="005E6D54"/>
    <w:rsid w:val="005F0237"/>
    <w:rsid w:val="005F0964"/>
    <w:rsid w:val="005F2E54"/>
    <w:rsid w:val="005F2EB3"/>
    <w:rsid w:val="005F3C65"/>
    <w:rsid w:val="005F3DE4"/>
    <w:rsid w:val="005F45E6"/>
    <w:rsid w:val="005F4689"/>
    <w:rsid w:val="005F479C"/>
    <w:rsid w:val="005F5014"/>
    <w:rsid w:val="005F5A6F"/>
    <w:rsid w:val="005F6B6E"/>
    <w:rsid w:val="005F727F"/>
    <w:rsid w:val="00600A62"/>
    <w:rsid w:val="00601131"/>
    <w:rsid w:val="006022BC"/>
    <w:rsid w:val="00602AA3"/>
    <w:rsid w:val="00603834"/>
    <w:rsid w:val="00603CD5"/>
    <w:rsid w:val="00603D1E"/>
    <w:rsid w:val="0060525E"/>
    <w:rsid w:val="00605FF5"/>
    <w:rsid w:val="00606127"/>
    <w:rsid w:val="00606372"/>
    <w:rsid w:val="006065FC"/>
    <w:rsid w:val="00606816"/>
    <w:rsid w:val="00607D7B"/>
    <w:rsid w:val="0061073F"/>
    <w:rsid w:val="00610EEE"/>
    <w:rsid w:val="00611133"/>
    <w:rsid w:val="00611BC3"/>
    <w:rsid w:val="0061224F"/>
    <w:rsid w:val="006135B3"/>
    <w:rsid w:val="00614402"/>
    <w:rsid w:val="0061456D"/>
    <w:rsid w:val="006162D3"/>
    <w:rsid w:val="00616826"/>
    <w:rsid w:val="006169FA"/>
    <w:rsid w:val="006171D2"/>
    <w:rsid w:val="00621922"/>
    <w:rsid w:val="006220E0"/>
    <w:rsid w:val="006236E2"/>
    <w:rsid w:val="006237AC"/>
    <w:rsid w:val="00624835"/>
    <w:rsid w:val="00624EFB"/>
    <w:rsid w:val="00626AB0"/>
    <w:rsid w:val="00627E6D"/>
    <w:rsid w:val="006311D6"/>
    <w:rsid w:val="00631719"/>
    <w:rsid w:val="006320A5"/>
    <w:rsid w:val="00632B92"/>
    <w:rsid w:val="006341EA"/>
    <w:rsid w:val="0063471E"/>
    <w:rsid w:val="00634FD7"/>
    <w:rsid w:val="006367B2"/>
    <w:rsid w:val="00636916"/>
    <w:rsid w:val="00636B49"/>
    <w:rsid w:val="0063776E"/>
    <w:rsid w:val="006378E0"/>
    <w:rsid w:val="00640F73"/>
    <w:rsid w:val="006435C5"/>
    <w:rsid w:val="00645E46"/>
    <w:rsid w:val="00646137"/>
    <w:rsid w:val="0064660B"/>
    <w:rsid w:val="00647FD9"/>
    <w:rsid w:val="00650B9C"/>
    <w:rsid w:val="00651266"/>
    <w:rsid w:val="00651591"/>
    <w:rsid w:val="0065324A"/>
    <w:rsid w:val="00653752"/>
    <w:rsid w:val="00653B23"/>
    <w:rsid w:val="0065442D"/>
    <w:rsid w:val="0065570C"/>
    <w:rsid w:val="00657C12"/>
    <w:rsid w:val="00662056"/>
    <w:rsid w:val="00664716"/>
    <w:rsid w:val="006658CE"/>
    <w:rsid w:val="006668E5"/>
    <w:rsid w:val="00666E30"/>
    <w:rsid w:val="006671F2"/>
    <w:rsid w:val="0066779F"/>
    <w:rsid w:val="00667CEE"/>
    <w:rsid w:val="00667E51"/>
    <w:rsid w:val="00670962"/>
    <w:rsid w:val="00670C83"/>
    <w:rsid w:val="006722AC"/>
    <w:rsid w:val="0067242F"/>
    <w:rsid w:val="006746E3"/>
    <w:rsid w:val="00675C48"/>
    <w:rsid w:val="0067677B"/>
    <w:rsid w:val="006767ED"/>
    <w:rsid w:val="00676DA1"/>
    <w:rsid w:val="00676DE5"/>
    <w:rsid w:val="0067722B"/>
    <w:rsid w:val="00680F7E"/>
    <w:rsid w:val="00681354"/>
    <w:rsid w:val="00681769"/>
    <w:rsid w:val="00684649"/>
    <w:rsid w:val="00685776"/>
    <w:rsid w:val="00685918"/>
    <w:rsid w:val="00686588"/>
    <w:rsid w:val="00686B0C"/>
    <w:rsid w:val="00686DEC"/>
    <w:rsid w:val="00690B1E"/>
    <w:rsid w:val="00690C31"/>
    <w:rsid w:val="0069190F"/>
    <w:rsid w:val="00691DA9"/>
    <w:rsid w:val="006931C8"/>
    <w:rsid w:val="00695BA2"/>
    <w:rsid w:val="0069694D"/>
    <w:rsid w:val="0069705A"/>
    <w:rsid w:val="006970ED"/>
    <w:rsid w:val="00697473"/>
    <w:rsid w:val="006A306A"/>
    <w:rsid w:val="006A42EE"/>
    <w:rsid w:val="006A62E0"/>
    <w:rsid w:val="006A6FBA"/>
    <w:rsid w:val="006A7470"/>
    <w:rsid w:val="006A77B8"/>
    <w:rsid w:val="006B021C"/>
    <w:rsid w:val="006B0BCD"/>
    <w:rsid w:val="006B1E82"/>
    <w:rsid w:val="006B590A"/>
    <w:rsid w:val="006B5ABD"/>
    <w:rsid w:val="006C0461"/>
    <w:rsid w:val="006C04CC"/>
    <w:rsid w:val="006C0D25"/>
    <w:rsid w:val="006C0EB8"/>
    <w:rsid w:val="006C34D9"/>
    <w:rsid w:val="006C47F5"/>
    <w:rsid w:val="006C4C8D"/>
    <w:rsid w:val="006C4D84"/>
    <w:rsid w:val="006C513D"/>
    <w:rsid w:val="006C5AB0"/>
    <w:rsid w:val="006C6885"/>
    <w:rsid w:val="006D1611"/>
    <w:rsid w:val="006D1A75"/>
    <w:rsid w:val="006D1E6E"/>
    <w:rsid w:val="006D21D4"/>
    <w:rsid w:val="006D4C88"/>
    <w:rsid w:val="006D4D42"/>
    <w:rsid w:val="006D7050"/>
    <w:rsid w:val="006D782A"/>
    <w:rsid w:val="006E0E6C"/>
    <w:rsid w:val="006E1B5E"/>
    <w:rsid w:val="006E20AA"/>
    <w:rsid w:val="006E4207"/>
    <w:rsid w:val="006E6DB3"/>
    <w:rsid w:val="006E77C5"/>
    <w:rsid w:val="006E78D9"/>
    <w:rsid w:val="006E7A46"/>
    <w:rsid w:val="006F0777"/>
    <w:rsid w:val="006F0AD9"/>
    <w:rsid w:val="006F0D12"/>
    <w:rsid w:val="006F35AF"/>
    <w:rsid w:val="006F384D"/>
    <w:rsid w:val="006F3F69"/>
    <w:rsid w:val="006F4E27"/>
    <w:rsid w:val="006F569D"/>
    <w:rsid w:val="006F7019"/>
    <w:rsid w:val="006F742F"/>
    <w:rsid w:val="006F79DA"/>
    <w:rsid w:val="006F7A93"/>
    <w:rsid w:val="00700A00"/>
    <w:rsid w:val="00703145"/>
    <w:rsid w:val="00703EC6"/>
    <w:rsid w:val="0070434D"/>
    <w:rsid w:val="00704544"/>
    <w:rsid w:val="00705F09"/>
    <w:rsid w:val="0070620D"/>
    <w:rsid w:val="00706483"/>
    <w:rsid w:val="00706616"/>
    <w:rsid w:val="00706D39"/>
    <w:rsid w:val="00707A32"/>
    <w:rsid w:val="00712F70"/>
    <w:rsid w:val="007135EA"/>
    <w:rsid w:val="007137A3"/>
    <w:rsid w:val="00714148"/>
    <w:rsid w:val="00714291"/>
    <w:rsid w:val="00714972"/>
    <w:rsid w:val="007151EC"/>
    <w:rsid w:val="00715884"/>
    <w:rsid w:val="007173E7"/>
    <w:rsid w:val="00717694"/>
    <w:rsid w:val="00717CC8"/>
    <w:rsid w:val="00721C5F"/>
    <w:rsid w:val="0072216F"/>
    <w:rsid w:val="00722340"/>
    <w:rsid w:val="007227E9"/>
    <w:rsid w:val="00722B25"/>
    <w:rsid w:val="007237DF"/>
    <w:rsid w:val="00723C81"/>
    <w:rsid w:val="00724D86"/>
    <w:rsid w:val="00724FEE"/>
    <w:rsid w:val="00725F05"/>
    <w:rsid w:val="00726271"/>
    <w:rsid w:val="00726BB3"/>
    <w:rsid w:val="00726BF8"/>
    <w:rsid w:val="00727124"/>
    <w:rsid w:val="00727C26"/>
    <w:rsid w:val="00727D0E"/>
    <w:rsid w:val="007310B3"/>
    <w:rsid w:val="00731C05"/>
    <w:rsid w:val="00731FB8"/>
    <w:rsid w:val="00732A62"/>
    <w:rsid w:val="00732C39"/>
    <w:rsid w:val="00732CDA"/>
    <w:rsid w:val="0073321F"/>
    <w:rsid w:val="0073434A"/>
    <w:rsid w:val="00735E3F"/>
    <w:rsid w:val="00736821"/>
    <w:rsid w:val="00737566"/>
    <w:rsid w:val="00740E6B"/>
    <w:rsid w:val="00741699"/>
    <w:rsid w:val="00741BA0"/>
    <w:rsid w:val="00741ED9"/>
    <w:rsid w:val="00742555"/>
    <w:rsid w:val="00743232"/>
    <w:rsid w:val="00743583"/>
    <w:rsid w:val="007438A2"/>
    <w:rsid w:val="00744316"/>
    <w:rsid w:val="00744D89"/>
    <w:rsid w:val="0074511D"/>
    <w:rsid w:val="0074549E"/>
    <w:rsid w:val="00745850"/>
    <w:rsid w:val="00746C86"/>
    <w:rsid w:val="00750EF8"/>
    <w:rsid w:val="0075109C"/>
    <w:rsid w:val="00751420"/>
    <w:rsid w:val="007529C6"/>
    <w:rsid w:val="007537A6"/>
    <w:rsid w:val="007547BF"/>
    <w:rsid w:val="0075590B"/>
    <w:rsid w:val="00757EF4"/>
    <w:rsid w:val="007606DE"/>
    <w:rsid w:val="00760E3E"/>
    <w:rsid w:val="007622DD"/>
    <w:rsid w:val="00762A39"/>
    <w:rsid w:val="007630F2"/>
    <w:rsid w:val="00763C0E"/>
    <w:rsid w:val="00763E32"/>
    <w:rsid w:val="00764CE3"/>
    <w:rsid w:val="00766268"/>
    <w:rsid w:val="0076682E"/>
    <w:rsid w:val="00767C4D"/>
    <w:rsid w:val="00770332"/>
    <w:rsid w:val="00771675"/>
    <w:rsid w:val="00774EF9"/>
    <w:rsid w:val="00774F94"/>
    <w:rsid w:val="007756A8"/>
    <w:rsid w:val="007766D4"/>
    <w:rsid w:val="007767D1"/>
    <w:rsid w:val="0077716C"/>
    <w:rsid w:val="007773BF"/>
    <w:rsid w:val="00777D5D"/>
    <w:rsid w:val="0078009A"/>
    <w:rsid w:val="00780142"/>
    <w:rsid w:val="007812B0"/>
    <w:rsid w:val="00782138"/>
    <w:rsid w:val="00782D42"/>
    <w:rsid w:val="0078438F"/>
    <w:rsid w:val="00784B70"/>
    <w:rsid w:val="00784D4D"/>
    <w:rsid w:val="00786774"/>
    <w:rsid w:val="00786CE5"/>
    <w:rsid w:val="00786DC2"/>
    <w:rsid w:val="00787252"/>
    <w:rsid w:val="00790E32"/>
    <w:rsid w:val="00791F27"/>
    <w:rsid w:val="00791F46"/>
    <w:rsid w:val="007926A1"/>
    <w:rsid w:val="0079419A"/>
    <w:rsid w:val="00794272"/>
    <w:rsid w:val="00794F70"/>
    <w:rsid w:val="00795884"/>
    <w:rsid w:val="00795D30"/>
    <w:rsid w:val="00796C2C"/>
    <w:rsid w:val="007979B9"/>
    <w:rsid w:val="007A181F"/>
    <w:rsid w:val="007A1C19"/>
    <w:rsid w:val="007A2B00"/>
    <w:rsid w:val="007A319A"/>
    <w:rsid w:val="007A358F"/>
    <w:rsid w:val="007A3792"/>
    <w:rsid w:val="007A3DD6"/>
    <w:rsid w:val="007A3F1A"/>
    <w:rsid w:val="007A6E14"/>
    <w:rsid w:val="007B08D0"/>
    <w:rsid w:val="007B1407"/>
    <w:rsid w:val="007B1BF0"/>
    <w:rsid w:val="007B2907"/>
    <w:rsid w:val="007B2909"/>
    <w:rsid w:val="007B34D4"/>
    <w:rsid w:val="007B3E18"/>
    <w:rsid w:val="007B3E5A"/>
    <w:rsid w:val="007B4746"/>
    <w:rsid w:val="007B4A6B"/>
    <w:rsid w:val="007B5400"/>
    <w:rsid w:val="007B68BF"/>
    <w:rsid w:val="007B7337"/>
    <w:rsid w:val="007C0CF4"/>
    <w:rsid w:val="007C13EE"/>
    <w:rsid w:val="007C1591"/>
    <w:rsid w:val="007C2003"/>
    <w:rsid w:val="007C260A"/>
    <w:rsid w:val="007C29A0"/>
    <w:rsid w:val="007C2F8D"/>
    <w:rsid w:val="007C3756"/>
    <w:rsid w:val="007C4A38"/>
    <w:rsid w:val="007C5738"/>
    <w:rsid w:val="007C57CA"/>
    <w:rsid w:val="007C6250"/>
    <w:rsid w:val="007C691C"/>
    <w:rsid w:val="007C6BA7"/>
    <w:rsid w:val="007C6F33"/>
    <w:rsid w:val="007D0B01"/>
    <w:rsid w:val="007D0EBD"/>
    <w:rsid w:val="007D1C0F"/>
    <w:rsid w:val="007D4B10"/>
    <w:rsid w:val="007D5132"/>
    <w:rsid w:val="007D664F"/>
    <w:rsid w:val="007D7CDF"/>
    <w:rsid w:val="007E080B"/>
    <w:rsid w:val="007E21EF"/>
    <w:rsid w:val="007E26B2"/>
    <w:rsid w:val="007E35BD"/>
    <w:rsid w:val="007E3A77"/>
    <w:rsid w:val="007E426E"/>
    <w:rsid w:val="007E5B56"/>
    <w:rsid w:val="007E5D1E"/>
    <w:rsid w:val="007E60FC"/>
    <w:rsid w:val="007F1898"/>
    <w:rsid w:val="007F205C"/>
    <w:rsid w:val="007F228B"/>
    <w:rsid w:val="007F3A42"/>
    <w:rsid w:val="007F3C62"/>
    <w:rsid w:val="007F4433"/>
    <w:rsid w:val="007F44B9"/>
    <w:rsid w:val="007F4AAD"/>
    <w:rsid w:val="007F4D8E"/>
    <w:rsid w:val="00800F5C"/>
    <w:rsid w:val="008018B3"/>
    <w:rsid w:val="00801D6F"/>
    <w:rsid w:val="00805BF0"/>
    <w:rsid w:val="00810BCD"/>
    <w:rsid w:val="00812962"/>
    <w:rsid w:val="00813819"/>
    <w:rsid w:val="00813B3D"/>
    <w:rsid w:val="00816736"/>
    <w:rsid w:val="008169B5"/>
    <w:rsid w:val="008208B6"/>
    <w:rsid w:val="00821F77"/>
    <w:rsid w:val="008222B1"/>
    <w:rsid w:val="008233BF"/>
    <w:rsid w:val="008238A3"/>
    <w:rsid w:val="0082440D"/>
    <w:rsid w:val="008262E3"/>
    <w:rsid w:val="008264CC"/>
    <w:rsid w:val="00826546"/>
    <w:rsid w:val="00826E7E"/>
    <w:rsid w:val="00827146"/>
    <w:rsid w:val="0082721C"/>
    <w:rsid w:val="00830A02"/>
    <w:rsid w:val="008320EA"/>
    <w:rsid w:val="0083245F"/>
    <w:rsid w:val="00832762"/>
    <w:rsid w:val="00832ABB"/>
    <w:rsid w:val="00833E38"/>
    <w:rsid w:val="00833FCA"/>
    <w:rsid w:val="0083446A"/>
    <w:rsid w:val="00835796"/>
    <w:rsid w:val="00835C8B"/>
    <w:rsid w:val="008362DF"/>
    <w:rsid w:val="0083670E"/>
    <w:rsid w:val="00837C3F"/>
    <w:rsid w:val="0084015C"/>
    <w:rsid w:val="00841E79"/>
    <w:rsid w:val="00843F99"/>
    <w:rsid w:val="0084633F"/>
    <w:rsid w:val="00846F6A"/>
    <w:rsid w:val="00847437"/>
    <w:rsid w:val="00847FB3"/>
    <w:rsid w:val="0085045B"/>
    <w:rsid w:val="008508D8"/>
    <w:rsid w:val="00851026"/>
    <w:rsid w:val="00852B38"/>
    <w:rsid w:val="00852DE3"/>
    <w:rsid w:val="00853471"/>
    <w:rsid w:val="00853EFA"/>
    <w:rsid w:val="0085670D"/>
    <w:rsid w:val="00856D9E"/>
    <w:rsid w:val="00857747"/>
    <w:rsid w:val="0086161A"/>
    <w:rsid w:val="00861EED"/>
    <w:rsid w:val="00862E9C"/>
    <w:rsid w:val="0086359A"/>
    <w:rsid w:val="0086365C"/>
    <w:rsid w:val="00863C88"/>
    <w:rsid w:val="008647FE"/>
    <w:rsid w:val="00865299"/>
    <w:rsid w:val="008658ED"/>
    <w:rsid w:val="00866DFE"/>
    <w:rsid w:val="008672B2"/>
    <w:rsid w:val="008672E9"/>
    <w:rsid w:val="0087071B"/>
    <w:rsid w:val="00873016"/>
    <w:rsid w:val="0087321D"/>
    <w:rsid w:val="008757B5"/>
    <w:rsid w:val="008762E6"/>
    <w:rsid w:val="00876496"/>
    <w:rsid w:val="008776C3"/>
    <w:rsid w:val="00877AB0"/>
    <w:rsid w:val="0088116D"/>
    <w:rsid w:val="008818E2"/>
    <w:rsid w:val="00881BFF"/>
    <w:rsid w:val="00881C9E"/>
    <w:rsid w:val="00881D5E"/>
    <w:rsid w:val="008823A4"/>
    <w:rsid w:val="00882E7A"/>
    <w:rsid w:val="008830DB"/>
    <w:rsid w:val="0088639D"/>
    <w:rsid w:val="00886441"/>
    <w:rsid w:val="00886739"/>
    <w:rsid w:val="00886882"/>
    <w:rsid w:val="00886895"/>
    <w:rsid w:val="00887C3F"/>
    <w:rsid w:val="00890158"/>
    <w:rsid w:val="008920E7"/>
    <w:rsid w:val="0089258D"/>
    <w:rsid w:val="00893BFF"/>
    <w:rsid w:val="0089533D"/>
    <w:rsid w:val="0089686B"/>
    <w:rsid w:val="008A1B7D"/>
    <w:rsid w:val="008A23F2"/>
    <w:rsid w:val="008A33BC"/>
    <w:rsid w:val="008A37B9"/>
    <w:rsid w:val="008A39B9"/>
    <w:rsid w:val="008A4DE1"/>
    <w:rsid w:val="008A5191"/>
    <w:rsid w:val="008A53C3"/>
    <w:rsid w:val="008A587C"/>
    <w:rsid w:val="008A6ED8"/>
    <w:rsid w:val="008B09BD"/>
    <w:rsid w:val="008B16AC"/>
    <w:rsid w:val="008B21CD"/>
    <w:rsid w:val="008B2A31"/>
    <w:rsid w:val="008B3E9B"/>
    <w:rsid w:val="008B554E"/>
    <w:rsid w:val="008B6A16"/>
    <w:rsid w:val="008B6D8B"/>
    <w:rsid w:val="008B6DA7"/>
    <w:rsid w:val="008B7C57"/>
    <w:rsid w:val="008C13B6"/>
    <w:rsid w:val="008C5B1C"/>
    <w:rsid w:val="008C60E2"/>
    <w:rsid w:val="008C65F7"/>
    <w:rsid w:val="008D041D"/>
    <w:rsid w:val="008D07AF"/>
    <w:rsid w:val="008D0DAD"/>
    <w:rsid w:val="008D13B7"/>
    <w:rsid w:val="008D15BA"/>
    <w:rsid w:val="008D2269"/>
    <w:rsid w:val="008D22FB"/>
    <w:rsid w:val="008D27A6"/>
    <w:rsid w:val="008D4156"/>
    <w:rsid w:val="008D42DA"/>
    <w:rsid w:val="008D4534"/>
    <w:rsid w:val="008D47AA"/>
    <w:rsid w:val="008D49AA"/>
    <w:rsid w:val="008D6BB4"/>
    <w:rsid w:val="008D7EE2"/>
    <w:rsid w:val="008E007D"/>
    <w:rsid w:val="008E090F"/>
    <w:rsid w:val="008E14BA"/>
    <w:rsid w:val="008E1AA1"/>
    <w:rsid w:val="008E22AC"/>
    <w:rsid w:val="008E27DD"/>
    <w:rsid w:val="008E2BEC"/>
    <w:rsid w:val="008E2FC2"/>
    <w:rsid w:val="008E38A3"/>
    <w:rsid w:val="008E4B09"/>
    <w:rsid w:val="008E56B7"/>
    <w:rsid w:val="008E7585"/>
    <w:rsid w:val="008F11F4"/>
    <w:rsid w:val="008F13DD"/>
    <w:rsid w:val="008F270F"/>
    <w:rsid w:val="008F30C6"/>
    <w:rsid w:val="008F455E"/>
    <w:rsid w:val="008F47C6"/>
    <w:rsid w:val="008F4C16"/>
    <w:rsid w:val="008F5D78"/>
    <w:rsid w:val="008F5E9B"/>
    <w:rsid w:val="008F653A"/>
    <w:rsid w:val="008F7F95"/>
    <w:rsid w:val="00900132"/>
    <w:rsid w:val="00900FD3"/>
    <w:rsid w:val="00901EF4"/>
    <w:rsid w:val="0090222D"/>
    <w:rsid w:val="009054AD"/>
    <w:rsid w:val="009056B6"/>
    <w:rsid w:val="00905A25"/>
    <w:rsid w:val="009063C9"/>
    <w:rsid w:val="0090684E"/>
    <w:rsid w:val="0090718C"/>
    <w:rsid w:val="00907226"/>
    <w:rsid w:val="00907638"/>
    <w:rsid w:val="00910A01"/>
    <w:rsid w:val="0091220D"/>
    <w:rsid w:val="00912820"/>
    <w:rsid w:val="00912B16"/>
    <w:rsid w:val="00912F5C"/>
    <w:rsid w:val="0091338B"/>
    <w:rsid w:val="00913907"/>
    <w:rsid w:val="009168ED"/>
    <w:rsid w:val="0091765B"/>
    <w:rsid w:val="00917B42"/>
    <w:rsid w:val="00920A30"/>
    <w:rsid w:val="00920D30"/>
    <w:rsid w:val="009220A1"/>
    <w:rsid w:val="0092352C"/>
    <w:rsid w:val="00924088"/>
    <w:rsid w:val="00924C76"/>
    <w:rsid w:val="00925C13"/>
    <w:rsid w:val="0092720F"/>
    <w:rsid w:val="009278E0"/>
    <w:rsid w:val="00930CBD"/>
    <w:rsid w:val="00931793"/>
    <w:rsid w:val="00932694"/>
    <w:rsid w:val="009332CB"/>
    <w:rsid w:val="00934C8B"/>
    <w:rsid w:val="00935DA7"/>
    <w:rsid w:val="00937159"/>
    <w:rsid w:val="00937674"/>
    <w:rsid w:val="00940571"/>
    <w:rsid w:val="00940FF1"/>
    <w:rsid w:val="00941F24"/>
    <w:rsid w:val="00943359"/>
    <w:rsid w:val="00943F89"/>
    <w:rsid w:val="00944DC9"/>
    <w:rsid w:val="00944FA6"/>
    <w:rsid w:val="009452ED"/>
    <w:rsid w:val="00946E46"/>
    <w:rsid w:val="00947C6C"/>
    <w:rsid w:val="009512E4"/>
    <w:rsid w:val="009512F4"/>
    <w:rsid w:val="009517CB"/>
    <w:rsid w:val="009518BD"/>
    <w:rsid w:val="009522FD"/>
    <w:rsid w:val="0095344B"/>
    <w:rsid w:val="0095385C"/>
    <w:rsid w:val="009542C8"/>
    <w:rsid w:val="009544BA"/>
    <w:rsid w:val="00954D96"/>
    <w:rsid w:val="00955071"/>
    <w:rsid w:val="00956024"/>
    <w:rsid w:val="0095681D"/>
    <w:rsid w:val="0095723B"/>
    <w:rsid w:val="00957893"/>
    <w:rsid w:val="009608F5"/>
    <w:rsid w:val="00960CE5"/>
    <w:rsid w:val="0096181F"/>
    <w:rsid w:val="00962062"/>
    <w:rsid w:val="00964087"/>
    <w:rsid w:val="00964583"/>
    <w:rsid w:val="00964842"/>
    <w:rsid w:val="00966098"/>
    <w:rsid w:val="00970DE3"/>
    <w:rsid w:val="00971793"/>
    <w:rsid w:val="00972855"/>
    <w:rsid w:val="009738B0"/>
    <w:rsid w:val="00973D02"/>
    <w:rsid w:val="00973D5B"/>
    <w:rsid w:val="00973F74"/>
    <w:rsid w:val="009745B2"/>
    <w:rsid w:val="00974DCF"/>
    <w:rsid w:val="009750D6"/>
    <w:rsid w:val="00976A96"/>
    <w:rsid w:val="00977DB7"/>
    <w:rsid w:val="00982DCD"/>
    <w:rsid w:val="00982ED6"/>
    <w:rsid w:val="00984902"/>
    <w:rsid w:val="00984D5A"/>
    <w:rsid w:val="00984DC4"/>
    <w:rsid w:val="00985081"/>
    <w:rsid w:val="00985AEC"/>
    <w:rsid w:val="009876A6"/>
    <w:rsid w:val="00987E97"/>
    <w:rsid w:val="0099162E"/>
    <w:rsid w:val="00992A88"/>
    <w:rsid w:val="0099363A"/>
    <w:rsid w:val="0099463A"/>
    <w:rsid w:val="00995B94"/>
    <w:rsid w:val="00995DD9"/>
    <w:rsid w:val="00995E2B"/>
    <w:rsid w:val="0099653D"/>
    <w:rsid w:val="009969DA"/>
    <w:rsid w:val="00997885"/>
    <w:rsid w:val="009A05FD"/>
    <w:rsid w:val="009A083D"/>
    <w:rsid w:val="009A23AB"/>
    <w:rsid w:val="009A29D0"/>
    <w:rsid w:val="009A3121"/>
    <w:rsid w:val="009A3175"/>
    <w:rsid w:val="009A4816"/>
    <w:rsid w:val="009A48F7"/>
    <w:rsid w:val="009A50E1"/>
    <w:rsid w:val="009A5994"/>
    <w:rsid w:val="009A5DA1"/>
    <w:rsid w:val="009A6901"/>
    <w:rsid w:val="009B0F0F"/>
    <w:rsid w:val="009B304C"/>
    <w:rsid w:val="009B35AA"/>
    <w:rsid w:val="009B554B"/>
    <w:rsid w:val="009B5573"/>
    <w:rsid w:val="009B5EC8"/>
    <w:rsid w:val="009B6653"/>
    <w:rsid w:val="009B6C1A"/>
    <w:rsid w:val="009B7338"/>
    <w:rsid w:val="009C2482"/>
    <w:rsid w:val="009C2786"/>
    <w:rsid w:val="009C2BC4"/>
    <w:rsid w:val="009C2F97"/>
    <w:rsid w:val="009C3EF1"/>
    <w:rsid w:val="009C4842"/>
    <w:rsid w:val="009C5537"/>
    <w:rsid w:val="009C6163"/>
    <w:rsid w:val="009C6346"/>
    <w:rsid w:val="009C6937"/>
    <w:rsid w:val="009C6FF3"/>
    <w:rsid w:val="009D00F0"/>
    <w:rsid w:val="009D0A53"/>
    <w:rsid w:val="009D1539"/>
    <w:rsid w:val="009D159A"/>
    <w:rsid w:val="009D2184"/>
    <w:rsid w:val="009D3FF7"/>
    <w:rsid w:val="009D43A7"/>
    <w:rsid w:val="009D5EBF"/>
    <w:rsid w:val="009D6080"/>
    <w:rsid w:val="009D60B0"/>
    <w:rsid w:val="009D690F"/>
    <w:rsid w:val="009D6B6B"/>
    <w:rsid w:val="009D7111"/>
    <w:rsid w:val="009D7FDE"/>
    <w:rsid w:val="009E0B02"/>
    <w:rsid w:val="009E1885"/>
    <w:rsid w:val="009E36CE"/>
    <w:rsid w:val="009E4CFA"/>
    <w:rsid w:val="009E525E"/>
    <w:rsid w:val="009E66AF"/>
    <w:rsid w:val="009E7689"/>
    <w:rsid w:val="009F0E60"/>
    <w:rsid w:val="009F0F1A"/>
    <w:rsid w:val="009F1311"/>
    <w:rsid w:val="009F1DED"/>
    <w:rsid w:val="009F3870"/>
    <w:rsid w:val="009F4447"/>
    <w:rsid w:val="009F4FDF"/>
    <w:rsid w:val="009F5BFC"/>
    <w:rsid w:val="009F60A0"/>
    <w:rsid w:val="009F7443"/>
    <w:rsid w:val="00A030A1"/>
    <w:rsid w:val="00A035C3"/>
    <w:rsid w:val="00A0426D"/>
    <w:rsid w:val="00A0539D"/>
    <w:rsid w:val="00A0541A"/>
    <w:rsid w:val="00A0577E"/>
    <w:rsid w:val="00A058DC"/>
    <w:rsid w:val="00A0702A"/>
    <w:rsid w:val="00A0789A"/>
    <w:rsid w:val="00A07E0A"/>
    <w:rsid w:val="00A109B7"/>
    <w:rsid w:val="00A11031"/>
    <w:rsid w:val="00A11044"/>
    <w:rsid w:val="00A11D1F"/>
    <w:rsid w:val="00A11E1B"/>
    <w:rsid w:val="00A124E8"/>
    <w:rsid w:val="00A157B1"/>
    <w:rsid w:val="00A15821"/>
    <w:rsid w:val="00A15DCA"/>
    <w:rsid w:val="00A15E77"/>
    <w:rsid w:val="00A168BE"/>
    <w:rsid w:val="00A16DD5"/>
    <w:rsid w:val="00A174B6"/>
    <w:rsid w:val="00A20823"/>
    <w:rsid w:val="00A20F1A"/>
    <w:rsid w:val="00A21710"/>
    <w:rsid w:val="00A217FA"/>
    <w:rsid w:val="00A21B52"/>
    <w:rsid w:val="00A23B0E"/>
    <w:rsid w:val="00A24138"/>
    <w:rsid w:val="00A25574"/>
    <w:rsid w:val="00A25DC9"/>
    <w:rsid w:val="00A261E8"/>
    <w:rsid w:val="00A30BA1"/>
    <w:rsid w:val="00A318B0"/>
    <w:rsid w:val="00A31E12"/>
    <w:rsid w:val="00A32389"/>
    <w:rsid w:val="00A34411"/>
    <w:rsid w:val="00A359CF"/>
    <w:rsid w:val="00A370C5"/>
    <w:rsid w:val="00A404BA"/>
    <w:rsid w:val="00A40C04"/>
    <w:rsid w:val="00A40D1B"/>
    <w:rsid w:val="00A413CF"/>
    <w:rsid w:val="00A436D0"/>
    <w:rsid w:val="00A44BD1"/>
    <w:rsid w:val="00A44EE6"/>
    <w:rsid w:val="00A45F38"/>
    <w:rsid w:val="00A51C2B"/>
    <w:rsid w:val="00A52B28"/>
    <w:rsid w:val="00A547FC"/>
    <w:rsid w:val="00A54C5C"/>
    <w:rsid w:val="00A54C6F"/>
    <w:rsid w:val="00A554C2"/>
    <w:rsid w:val="00A55654"/>
    <w:rsid w:val="00A55CB2"/>
    <w:rsid w:val="00A55D1D"/>
    <w:rsid w:val="00A562C0"/>
    <w:rsid w:val="00A563FE"/>
    <w:rsid w:val="00A57D35"/>
    <w:rsid w:val="00A6014F"/>
    <w:rsid w:val="00A604C1"/>
    <w:rsid w:val="00A60DA4"/>
    <w:rsid w:val="00A6104B"/>
    <w:rsid w:val="00A61408"/>
    <w:rsid w:val="00A63413"/>
    <w:rsid w:val="00A63D71"/>
    <w:rsid w:val="00A647D4"/>
    <w:rsid w:val="00A64803"/>
    <w:rsid w:val="00A64A96"/>
    <w:rsid w:val="00A650D4"/>
    <w:rsid w:val="00A657BE"/>
    <w:rsid w:val="00A65BFF"/>
    <w:rsid w:val="00A65DB1"/>
    <w:rsid w:val="00A66F25"/>
    <w:rsid w:val="00A67E04"/>
    <w:rsid w:val="00A715E0"/>
    <w:rsid w:val="00A722D1"/>
    <w:rsid w:val="00A7230B"/>
    <w:rsid w:val="00A7510E"/>
    <w:rsid w:val="00A7557B"/>
    <w:rsid w:val="00A75F69"/>
    <w:rsid w:val="00A76FDC"/>
    <w:rsid w:val="00A80C4C"/>
    <w:rsid w:val="00A8118A"/>
    <w:rsid w:val="00A81FCB"/>
    <w:rsid w:val="00A852D2"/>
    <w:rsid w:val="00A85E33"/>
    <w:rsid w:val="00A85E90"/>
    <w:rsid w:val="00A8609E"/>
    <w:rsid w:val="00A87102"/>
    <w:rsid w:val="00A87F5E"/>
    <w:rsid w:val="00A90599"/>
    <w:rsid w:val="00A90A96"/>
    <w:rsid w:val="00A91C35"/>
    <w:rsid w:val="00A91F76"/>
    <w:rsid w:val="00A92533"/>
    <w:rsid w:val="00A94296"/>
    <w:rsid w:val="00A94A07"/>
    <w:rsid w:val="00A96695"/>
    <w:rsid w:val="00A968CA"/>
    <w:rsid w:val="00A974AE"/>
    <w:rsid w:val="00AA0B98"/>
    <w:rsid w:val="00AA10F5"/>
    <w:rsid w:val="00AA1861"/>
    <w:rsid w:val="00AA2C7F"/>
    <w:rsid w:val="00AA38A3"/>
    <w:rsid w:val="00AA4E0A"/>
    <w:rsid w:val="00AA4EEE"/>
    <w:rsid w:val="00AA5787"/>
    <w:rsid w:val="00AB1980"/>
    <w:rsid w:val="00AB19CC"/>
    <w:rsid w:val="00AB1B2E"/>
    <w:rsid w:val="00AB2C52"/>
    <w:rsid w:val="00AB35C8"/>
    <w:rsid w:val="00AB3D81"/>
    <w:rsid w:val="00AB5FBB"/>
    <w:rsid w:val="00AB63BA"/>
    <w:rsid w:val="00AB697F"/>
    <w:rsid w:val="00AB73FF"/>
    <w:rsid w:val="00AC02C8"/>
    <w:rsid w:val="00AC050B"/>
    <w:rsid w:val="00AC08F3"/>
    <w:rsid w:val="00AC0D79"/>
    <w:rsid w:val="00AC1E5F"/>
    <w:rsid w:val="00AC2813"/>
    <w:rsid w:val="00AC41D1"/>
    <w:rsid w:val="00AC441E"/>
    <w:rsid w:val="00AC4424"/>
    <w:rsid w:val="00AC48C2"/>
    <w:rsid w:val="00AC4B9C"/>
    <w:rsid w:val="00AC61F9"/>
    <w:rsid w:val="00AC620F"/>
    <w:rsid w:val="00AC7100"/>
    <w:rsid w:val="00AC7B41"/>
    <w:rsid w:val="00AD0B45"/>
    <w:rsid w:val="00AD0DCA"/>
    <w:rsid w:val="00AD3A08"/>
    <w:rsid w:val="00AD4C2D"/>
    <w:rsid w:val="00AD5E25"/>
    <w:rsid w:val="00AD7C43"/>
    <w:rsid w:val="00AE0212"/>
    <w:rsid w:val="00AE16E3"/>
    <w:rsid w:val="00AE2E09"/>
    <w:rsid w:val="00AE3289"/>
    <w:rsid w:val="00AE47E5"/>
    <w:rsid w:val="00AE4A6F"/>
    <w:rsid w:val="00AE4B5B"/>
    <w:rsid w:val="00AE4BAC"/>
    <w:rsid w:val="00AE52AA"/>
    <w:rsid w:val="00AE5FD5"/>
    <w:rsid w:val="00AE65BE"/>
    <w:rsid w:val="00AE744A"/>
    <w:rsid w:val="00AE7BD3"/>
    <w:rsid w:val="00AF1419"/>
    <w:rsid w:val="00AF1ABD"/>
    <w:rsid w:val="00AF4C69"/>
    <w:rsid w:val="00AF5955"/>
    <w:rsid w:val="00AF7F44"/>
    <w:rsid w:val="00B04390"/>
    <w:rsid w:val="00B04643"/>
    <w:rsid w:val="00B04F02"/>
    <w:rsid w:val="00B056AE"/>
    <w:rsid w:val="00B0624F"/>
    <w:rsid w:val="00B109EE"/>
    <w:rsid w:val="00B11FD7"/>
    <w:rsid w:val="00B1317C"/>
    <w:rsid w:val="00B13916"/>
    <w:rsid w:val="00B14A1E"/>
    <w:rsid w:val="00B14E7D"/>
    <w:rsid w:val="00B15EFA"/>
    <w:rsid w:val="00B16EDD"/>
    <w:rsid w:val="00B17869"/>
    <w:rsid w:val="00B20023"/>
    <w:rsid w:val="00B2172E"/>
    <w:rsid w:val="00B23831"/>
    <w:rsid w:val="00B243B4"/>
    <w:rsid w:val="00B246B9"/>
    <w:rsid w:val="00B24992"/>
    <w:rsid w:val="00B254C8"/>
    <w:rsid w:val="00B2652B"/>
    <w:rsid w:val="00B26A89"/>
    <w:rsid w:val="00B272E9"/>
    <w:rsid w:val="00B27737"/>
    <w:rsid w:val="00B30654"/>
    <w:rsid w:val="00B30D9C"/>
    <w:rsid w:val="00B311EA"/>
    <w:rsid w:val="00B31AF1"/>
    <w:rsid w:val="00B32946"/>
    <w:rsid w:val="00B3315D"/>
    <w:rsid w:val="00B33531"/>
    <w:rsid w:val="00B3510F"/>
    <w:rsid w:val="00B356C5"/>
    <w:rsid w:val="00B35750"/>
    <w:rsid w:val="00B36124"/>
    <w:rsid w:val="00B366A1"/>
    <w:rsid w:val="00B3727B"/>
    <w:rsid w:val="00B37FF5"/>
    <w:rsid w:val="00B413FE"/>
    <w:rsid w:val="00B41FBA"/>
    <w:rsid w:val="00B4247F"/>
    <w:rsid w:val="00B4329F"/>
    <w:rsid w:val="00B44931"/>
    <w:rsid w:val="00B45CCF"/>
    <w:rsid w:val="00B473D3"/>
    <w:rsid w:val="00B50285"/>
    <w:rsid w:val="00B5169D"/>
    <w:rsid w:val="00B54C94"/>
    <w:rsid w:val="00B563A8"/>
    <w:rsid w:val="00B56D57"/>
    <w:rsid w:val="00B5769F"/>
    <w:rsid w:val="00B60643"/>
    <w:rsid w:val="00B60B7B"/>
    <w:rsid w:val="00B6258D"/>
    <w:rsid w:val="00B62D3E"/>
    <w:rsid w:val="00B63173"/>
    <w:rsid w:val="00B63CF5"/>
    <w:rsid w:val="00B654AE"/>
    <w:rsid w:val="00B65A22"/>
    <w:rsid w:val="00B6627C"/>
    <w:rsid w:val="00B66BE3"/>
    <w:rsid w:val="00B72868"/>
    <w:rsid w:val="00B76AE9"/>
    <w:rsid w:val="00B7777D"/>
    <w:rsid w:val="00B77832"/>
    <w:rsid w:val="00B81F3D"/>
    <w:rsid w:val="00B82002"/>
    <w:rsid w:val="00B821FE"/>
    <w:rsid w:val="00B857D3"/>
    <w:rsid w:val="00B859DD"/>
    <w:rsid w:val="00B85CE6"/>
    <w:rsid w:val="00B85E63"/>
    <w:rsid w:val="00B87784"/>
    <w:rsid w:val="00B87BDF"/>
    <w:rsid w:val="00B900DF"/>
    <w:rsid w:val="00B911CA"/>
    <w:rsid w:val="00B953DD"/>
    <w:rsid w:val="00B9644D"/>
    <w:rsid w:val="00BA06A7"/>
    <w:rsid w:val="00BA161A"/>
    <w:rsid w:val="00BA2146"/>
    <w:rsid w:val="00BA461B"/>
    <w:rsid w:val="00BA5868"/>
    <w:rsid w:val="00BA5ED9"/>
    <w:rsid w:val="00BA6F41"/>
    <w:rsid w:val="00BA78A6"/>
    <w:rsid w:val="00BB03A0"/>
    <w:rsid w:val="00BB0421"/>
    <w:rsid w:val="00BB06A1"/>
    <w:rsid w:val="00BB10F5"/>
    <w:rsid w:val="00BB1DD4"/>
    <w:rsid w:val="00BB2205"/>
    <w:rsid w:val="00BB24D9"/>
    <w:rsid w:val="00BB3F3D"/>
    <w:rsid w:val="00BB50A7"/>
    <w:rsid w:val="00BB6B3E"/>
    <w:rsid w:val="00BB7845"/>
    <w:rsid w:val="00BC0EDB"/>
    <w:rsid w:val="00BC123E"/>
    <w:rsid w:val="00BC1244"/>
    <w:rsid w:val="00BC1360"/>
    <w:rsid w:val="00BC141A"/>
    <w:rsid w:val="00BC1A74"/>
    <w:rsid w:val="00BC2CFE"/>
    <w:rsid w:val="00BC3F06"/>
    <w:rsid w:val="00BC3F0F"/>
    <w:rsid w:val="00BC461F"/>
    <w:rsid w:val="00BC498A"/>
    <w:rsid w:val="00BC4C7B"/>
    <w:rsid w:val="00BC512D"/>
    <w:rsid w:val="00BC5A83"/>
    <w:rsid w:val="00BC5EEE"/>
    <w:rsid w:val="00BC6CAF"/>
    <w:rsid w:val="00BC7152"/>
    <w:rsid w:val="00BC7EE0"/>
    <w:rsid w:val="00BD0CC1"/>
    <w:rsid w:val="00BD0DB1"/>
    <w:rsid w:val="00BD1CEF"/>
    <w:rsid w:val="00BD2852"/>
    <w:rsid w:val="00BD2CA8"/>
    <w:rsid w:val="00BD2D3F"/>
    <w:rsid w:val="00BD2FBF"/>
    <w:rsid w:val="00BD6164"/>
    <w:rsid w:val="00BD641B"/>
    <w:rsid w:val="00BD6E35"/>
    <w:rsid w:val="00BE0766"/>
    <w:rsid w:val="00BE2C8F"/>
    <w:rsid w:val="00BE441F"/>
    <w:rsid w:val="00BE5C84"/>
    <w:rsid w:val="00BE65BA"/>
    <w:rsid w:val="00BE6F50"/>
    <w:rsid w:val="00BE7E1B"/>
    <w:rsid w:val="00BF0CF6"/>
    <w:rsid w:val="00BF0DA3"/>
    <w:rsid w:val="00BF0FEF"/>
    <w:rsid w:val="00BF254A"/>
    <w:rsid w:val="00BF25EA"/>
    <w:rsid w:val="00BF2DB0"/>
    <w:rsid w:val="00BF308D"/>
    <w:rsid w:val="00BF3324"/>
    <w:rsid w:val="00BF3B1E"/>
    <w:rsid w:val="00BF3E27"/>
    <w:rsid w:val="00BF4308"/>
    <w:rsid w:val="00BF44F5"/>
    <w:rsid w:val="00BF51D5"/>
    <w:rsid w:val="00BF5385"/>
    <w:rsid w:val="00BF57B8"/>
    <w:rsid w:val="00BF57DD"/>
    <w:rsid w:val="00BF6FA3"/>
    <w:rsid w:val="00BF7B93"/>
    <w:rsid w:val="00C00FF8"/>
    <w:rsid w:val="00C02E4B"/>
    <w:rsid w:val="00C04B45"/>
    <w:rsid w:val="00C056A7"/>
    <w:rsid w:val="00C05ACF"/>
    <w:rsid w:val="00C062FB"/>
    <w:rsid w:val="00C06457"/>
    <w:rsid w:val="00C06F73"/>
    <w:rsid w:val="00C109A7"/>
    <w:rsid w:val="00C118B9"/>
    <w:rsid w:val="00C13555"/>
    <w:rsid w:val="00C13C44"/>
    <w:rsid w:val="00C146B1"/>
    <w:rsid w:val="00C14F9E"/>
    <w:rsid w:val="00C153E1"/>
    <w:rsid w:val="00C159C7"/>
    <w:rsid w:val="00C15DD3"/>
    <w:rsid w:val="00C16271"/>
    <w:rsid w:val="00C16647"/>
    <w:rsid w:val="00C16688"/>
    <w:rsid w:val="00C16724"/>
    <w:rsid w:val="00C177B7"/>
    <w:rsid w:val="00C17DAF"/>
    <w:rsid w:val="00C21A73"/>
    <w:rsid w:val="00C22A70"/>
    <w:rsid w:val="00C2443E"/>
    <w:rsid w:val="00C24470"/>
    <w:rsid w:val="00C2477E"/>
    <w:rsid w:val="00C247C0"/>
    <w:rsid w:val="00C26966"/>
    <w:rsid w:val="00C27BF1"/>
    <w:rsid w:val="00C30471"/>
    <w:rsid w:val="00C30C2A"/>
    <w:rsid w:val="00C30E2C"/>
    <w:rsid w:val="00C30FB5"/>
    <w:rsid w:val="00C318AA"/>
    <w:rsid w:val="00C32D0D"/>
    <w:rsid w:val="00C33149"/>
    <w:rsid w:val="00C3427E"/>
    <w:rsid w:val="00C342BE"/>
    <w:rsid w:val="00C35CF1"/>
    <w:rsid w:val="00C36E4E"/>
    <w:rsid w:val="00C37644"/>
    <w:rsid w:val="00C37CC7"/>
    <w:rsid w:val="00C404ED"/>
    <w:rsid w:val="00C40DA9"/>
    <w:rsid w:val="00C43218"/>
    <w:rsid w:val="00C43B21"/>
    <w:rsid w:val="00C4745F"/>
    <w:rsid w:val="00C478D3"/>
    <w:rsid w:val="00C511CA"/>
    <w:rsid w:val="00C51D13"/>
    <w:rsid w:val="00C527BD"/>
    <w:rsid w:val="00C53830"/>
    <w:rsid w:val="00C53B69"/>
    <w:rsid w:val="00C545F9"/>
    <w:rsid w:val="00C54713"/>
    <w:rsid w:val="00C61F76"/>
    <w:rsid w:val="00C623C0"/>
    <w:rsid w:val="00C63791"/>
    <w:rsid w:val="00C651A1"/>
    <w:rsid w:val="00C651F6"/>
    <w:rsid w:val="00C702E2"/>
    <w:rsid w:val="00C70393"/>
    <w:rsid w:val="00C703FD"/>
    <w:rsid w:val="00C7068A"/>
    <w:rsid w:val="00C709B1"/>
    <w:rsid w:val="00C713B0"/>
    <w:rsid w:val="00C7226E"/>
    <w:rsid w:val="00C7307A"/>
    <w:rsid w:val="00C73851"/>
    <w:rsid w:val="00C73F6A"/>
    <w:rsid w:val="00C7400B"/>
    <w:rsid w:val="00C7440B"/>
    <w:rsid w:val="00C746B8"/>
    <w:rsid w:val="00C75ED5"/>
    <w:rsid w:val="00C77516"/>
    <w:rsid w:val="00C77B34"/>
    <w:rsid w:val="00C80314"/>
    <w:rsid w:val="00C82A6D"/>
    <w:rsid w:val="00C82CC7"/>
    <w:rsid w:val="00C8430B"/>
    <w:rsid w:val="00C84540"/>
    <w:rsid w:val="00C84A2B"/>
    <w:rsid w:val="00C84C43"/>
    <w:rsid w:val="00C84E68"/>
    <w:rsid w:val="00C8653E"/>
    <w:rsid w:val="00C86D10"/>
    <w:rsid w:val="00C87117"/>
    <w:rsid w:val="00C872E6"/>
    <w:rsid w:val="00C90886"/>
    <w:rsid w:val="00C92C5E"/>
    <w:rsid w:val="00C92F80"/>
    <w:rsid w:val="00C94BCC"/>
    <w:rsid w:val="00C95E28"/>
    <w:rsid w:val="00C97F0E"/>
    <w:rsid w:val="00CA006B"/>
    <w:rsid w:val="00CA051E"/>
    <w:rsid w:val="00CA0B32"/>
    <w:rsid w:val="00CA1871"/>
    <w:rsid w:val="00CA1A1E"/>
    <w:rsid w:val="00CA1B2D"/>
    <w:rsid w:val="00CA23A9"/>
    <w:rsid w:val="00CA3790"/>
    <w:rsid w:val="00CA4746"/>
    <w:rsid w:val="00CA48A4"/>
    <w:rsid w:val="00CA4FEA"/>
    <w:rsid w:val="00CA5DA4"/>
    <w:rsid w:val="00CA6AE1"/>
    <w:rsid w:val="00CA6C68"/>
    <w:rsid w:val="00CA7042"/>
    <w:rsid w:val="00CB0B93"/>
    <w:rsid w:val="00CB0C91"/>
    <w:rsid w:val="00CB1676"/>
    <w:rsid w:val="00CB2F9E"/>
    <w:rsid w:val="00CB3BF3"/>
    <w:rsid w:val="00CB3E12"/>
    <w:rsid w:val="00CB56BC"/>
    <w:rsid w:val="00CB661B"/>
    <w:rsid w:val="00CC0732"/>
    <w:rsid w:val="00CC1A07"/>
    <w:rsid w:val="00CC1D0E"/>
    <w:rsid w:val="00CC3D66"/>
    <w:rsid w:val="00CC4246"/>
    <w:rsid w:val="00CC580B"/>
    <w:rsid w:val="00CC6C92"/>
    <w:rsid w:val="00CC6EAF"/>
    <w:rsid w:val="00CD0B85"/>
    <w:rsid w:val="00CD11B7"/>
    <w:rsid w:val="00CD1E2B"/>
    <w:rsid w:val="00CD2565"/>
    <w:rsid w:val="00CD3473"/>
    <w:rsid w:val="00CD3954"/>
    <w:rsid w:val="00CD4C66"/>
    <w:rsid w:val="00CD4DF3"/>
    <w:rsid w:val="00CD5BCF"/>
    <w:rsid w:val="00CE0ACC"/>
    <w:rsid w:val="00CE0CBC"/>
    <w:rsid w:val="00CE10FA"/>
    <w:rsid w:val="00CE15D6"/>
    <w:rsid w:val="00CE267F"/>
    <w:rsid w:val="00CE2C34"/>
    <w:rsid w:val="00CE4E2C"/>
    <w:rsid w:val="00CE4F4F"/>
    <w:rsid w:val="00CE5635"/>
    <w:rsid w:val="00CE581F"/>
    <w:rsid w:val="00CF25AD"/>
    <w:rsid w:val="00CF3A8C"/>
    <w:rsid w:val="00CF4634"/>
    <w:rsid w:val="00CF4828"/>
    <w:rsid w:val="00CF5256"/>
    <w:rsid w:val="00CF5510"/>
    <w:rsid w:val="00CF6DB1"/>
    <w:rsid w:val="00D00E6B"/>
    <w:rsid w:val="00D01920"/>
    <w:rsid w:val="00D01CB3"/>
    <w:rsid w:val="00D025A8"/>
    <w:rsid w:val="00D02C6B"/>
    <w:rsid w:val="00D0523C"/>
    <w:rsid w:val="00D0524F"/>
    <w:rsid w:val="00D052AA"/>
    <w:rsid w:val="00D057CA"/>
    <w:rsid w:val="00D06912"/>
    <w:rsid w:val="00D069CF"/>
    <w:rsid w:val="00D06F18"/>
    <w:rsid w:val="00D06FC9"/>
    <w:rsid w:val="00D077B8"/>
    <w:rsid w:val="00D101A9"/>
    <w:rsid w:val="00D1033B"/>
    <w:rsid w:val="00D103BE"/>
    <w:rsid w:val="00D1063F"/>
    <w:rsid w:val="00D1137A"/>
    <w:rsid w:val="00D11385"/>
    <w:rsid w:val="00D121AB"/>
    <w:rsid w:val="00D138A3"/>
    <w:rsid w:val="00D14C79"/>
    <w:rsid w:val="00D14D02"/>
    <w:rsid w:val="00D1527E"/>
    <w:rsid w:val="00D155A5"/>
    <w:rsid w:val="00D16022"/>
    <w:rsid w:val="00D16690"/>
    <w:rsid w:val="00D16A56"/>
    <w:rsid w:val="00D17428"/>
    <w:rsid w:val="00D179FC"/>
    <w:rsid w:val="00D20CB6"/>
    <w:rsid w:val="00D20CD5"/>
    <w:rsid w:val="00D22963"/>
    <w:rsid w:val="00D23E16"/>
    <w:rsid w:val="00D24C85"/>
    <w:rsid w:val="00D25FD2"/>
    <w:rsid w:val="00D27C0A"/>
    <w:rsid w:val="00D3282C"/>
    <w:rsid w:val="00D35937"/>
    <w:rsid w:val="00D35AFC"/>
    <w:rsid w:val="00D40E29"/>
    <w:rsid w:val="00D43DD0"/>
    <w:rsid w:val="00D45167"/>
    <w:rsid w:val="00D465D8"/>
    <w:rsid w:val="00D478D4"/>
    <w:rsid w:val="00D51A19"/>
    <w:rsid w:val="00D5234F"/>
    <w:rsid w:val="00D5479A"/>
    <w:rsid w:val="00D55317"/>
    <w:rsid w:val="00D55E00"/>
    <w:rsid w:val="00D5799A"/>
    <w:rsid w:val="00D579C7"/>
    <w:rsid w:val="00D6169A"/>
    <w:rsid w:val="00D6283A"/>
    <w:rsid w:val="00D62903"/>
    <w:rsid w:val="00D677D9"/>
    <w:rsid w:val="00D7007E"/>
    <w:rsid w:val="00D71AB2"/>
    <w:rsid w:val="00D722DC"/>
    <w:rsid w:val="00D723E5"/>
    <w:rsid w:val="00D732F2"/>
    <w:rsid w:val="00D73322"/>
    <w:rsid w:val="00D73449"/>
    <w:rsid w:val="00D73AD9"/>
    <w:rsid w:val="00D73CA5"/>
    <w:rsid w:val="00D74E27"/>
    <w:rsid w:val="00D77B90"/>
    <w:rsid w:val="00D77EBA"/>
    <w:rsid w:val="00D807AC"/>
    <w:rsid w:val="00D81309"/>
    <w:rsid w:val="00D81A77"/>
    <w:rsid w:val="00D8341D"/>
    <w:rsid w:val="00D83513"/>
    <w:rsid w:val="00D8373D"/>
    <w:rsid w:val="00D84727"/>
    <w:rsid w:val="00D852DC"/>
    <w:rsid w:val="00D86403"/>
    <w:rsid w:val="00D876E4"/>
    <w:rsid w:val="00D903E0"/>
    <w:rsid w:val="00D91F52"/>
    <w:rsid w:val="00D91FD9"/>
    <w:rsid w:val="00D9588F"/>
    <w:rsid w:val="00D9628D"/>
    <w:rsid w:val="00D97B37"/>
    <w:rsid w:val="00DA15CD"/>
    <w:rsid w:val="00DA1EBD"/>
    <w:rsid w:val="00DA28F9"/>
    <w:rsid w:val="00DA4B97"/>
    <w:rsid w:val="00DA7867"/>
    <w:rsid w:val="00DB035D"/>
    <w:rsid w:val="00DB062C"/>
    <w:rsid w:val="00DB0A9E"/>
    <w:rsid w:val="00DB0CEF"/>
    <w:rsid w:val="00DB152A"/>
    <w:rsid w:val="00DB21C3"/>
    <w:rsid w:val="00DB303A"/>
    <w:rsid w:val="00DB352E"/>
    <w:rsid w:val="00DB4117"/>
    <w:rsid w:val="00DB4DBD"/>
    <w:rsid w:val="00DB58FA"/>
    <w:rsid w:val="00DC30AD"/>
    <w:rsid w:val="00DD0D2A"/>
    <w:rsid w:val="00DD105A"/>
    <w:rsid w:val="00DD252C"/>
    <w:rsid w:val="00DD2960"/>
    <w:rsid w:val="00DD4107"/>
    <w:rsid w:val="00DD454E"/>
    <w:rsid w:val="00DD4CC3"/>
    <w:rsid w:val="00DD4E7B"/>
    <w:rsid w:val="00DD4FF3"/>
    <w:rsid w:val="00DD721F"/>
    <w:rsid w:val="00DD7223"/>
    <w:rsid w:val="00DE2145"/>
    <w:rsid w:val="00DE2A2C"/>
    <w:rsid w:val="00DE2CCD"/>
    <w:rsid w:val="00DE4502"/>
    <w:rsid w:val="00DE609B"/>
    <w:rsid w:val="00DF2199"/>
    <w:rsid w:val="00DF37B3"/>
    <w:rsid w:val="00DF3FBB"/>
    <w:rsid w:val="00DF65A1"/>
    <w:rsid w:val="00E00D88"/>
    <w:rsid w:val="00E01560"/>
    <w:rsid w:val="00E019D3"/>
    <w:rsid w:val="00E02643"/>
    <w:rsid w:val="00E03CDA"/>
    <w:rsid w:val="00E04650"/>
    <w:rsid w:val="00E04C40"/>
    <w:rsid w:val="00E0596B"/>
    <w:rsid w:val="00E060FF"/>
    <w:rsid w:val="00E10145"/>
    <w:rsid w:val="00E1354F"/>
    <w:rsid w:val="00E1500C"/>
    <w:rsid w:val="00E15E29"/>
    <w:rsid w:val="00E1642D"/>
    <w:rsid w:val="00E16647"/>
    <w:rsid w:val="00E17E4E"/>
    <w:rsid w:val="00E20E4B"/>
    <w:rsid w:val="00E21FA9"/>
    <w:rsid w:val="00E24A27"/>
    <w:rsid w:val="00E26EE8"/>
    <w:rsid w:val="00E27585"/>
    <w:rsid w:val="00E3009D"/>
    <w:rsid w:val="00E3079E"/>
    <w:rsid w:val="00E30C64"/>
    <w:rsid w:val="00E31874"/>
    <w:rsid w:val="00E33B2E"/>
    <w:rsid w:val="00E34FB5"/>
    <w:rsid w:val="00E35764"/>
    <w:rsid w:val="00E357CF"/>
    <w:rsid w:val="00E36261"/>
    <w:rsid w:val="00E36E63"/>
    <w:rsid w:val="00E3702A"/>
    <w:rsid w:val="00E3743E"/>
    <w:rsid w:val="00E4047D"/>
    <w:rsid w:val="00E42944"/>
    <w:rsid w:val="00E429E8"/>
    <w:rsid w:val="00E4324C"/>
    <w:rsid w:val="00E439BE"/>
    <w:rsid w:val="00E44B56"/>
    <w:rsid w:val="00E44CF0"/>
    <w:rsid w:val="00E45B0F"/>
    <w:rsid w:val="00E474A1"/>
    <w:rsid w:val="00E47640"/>
    <w:rsid w:val="00E518C8"/>
    <w:rsid w:val="00E52681"/>
    <w:rsid w:val="00E53AAE"/>
    <w:rsid w:val="00E53B68"/>
    <w:rsid w:val="00E53EF3"/>
    <w:rsid w:val="00E544DC"/>
    <w:rsid w:val="00E56415"/>
    <w:rsid w:val="00E56970"/>
    <w:rsid w:val="00E56AED"/>
    <w:rsid w:val="00E608E0"/>
    <w:rsid w:val="00E6209E"/>
    <w:rsid w:val="00E6308B"/>
    <w:rsid w:val="00E632C5"/>
    <w:rsid w:val="00E63546"/>
    <w:rsid w:val="00E637BB"/>
    <w:rsid w:val="00E638C1"/>
    <w:rsid w:val="00E64555"/>
    <w:rsid w:val="00E64FB2"/>
    <w:rsid w:val="00E65251"/>
    <w:rsid w:val="00E654EF"/>
    <w:rsid w:val="00E65858"/>
    <w:rsid w:val="00E662AD"/>
    <w:rsid w:val="00E67350"/>
    <w:rsid w:val="00E678EB"/>
    <w:rsid w:val="00E7102E"/>
    <w:rsid w:val="00E71041"/>
    <w:rsid w:val="00E714F5"/>
    <w:rsid w:val="00E71863"/>
    <w:rsid w:val="00E74189"/>
    <w:rsid w:val="00E75C7A"/>
    <w:rsid w:val="00E75E03"/>
    <w:rsid w:val="00E76505"/>
    <w:rsid w:val="00E76D09"/>
    <w:rsid w:val="00E776DD"/>
    <w:rsid w:val="00E8022A"/>
    <w:rsid w:val="00E812AD"/>
    <w:rsid w:val="00E81DFA"/>
    <w:rsid w:val="00E82FC7"/>
    <w:rsid w:val="00E831A7"/>
    <w:rsid w:val="00E83228"/>
    <w:rsid w:val="00E83E2E"/>
    <w:rsid w:val="00E83F20"/>
    <w:rsid w:val="00E8406A"/>
    <w:rsid w:val="00E84496"/>
    <w:rsid w:val="00E8497F"/>
    <w:rsid w:val="00E868E7"/>
    <w:rsid w:val="00E8744B"/>
    <w:rsid w:val="00E87F53"/>
    <w:rsid w:val="00E906F0"/>
    <w:rsid w:val="00E90A64"/>
    <w:rsid w:val="00E90E70"/>
    <w:rsid w:val="00E91188"/>
    <w:rsid w:val="00E92215"/>
    <w:rsid w:val="00E9348D"/>
    <w:rsid w:val="00E938B0"/>
    <w:rsid w:val="00E939EF"/>
    <w:rsid w:val="00E948A7"/>
    <w:rsid w:val="00E9539E"/>
    <w:rsid w:val="00E9571A"/>
    <w:rsid w:val="00E95C19"/>
    <w:rsid w:val="00E96129"/>
    <w:rsid w:val="00E97164"/>
    <w:rsid w:val="00E97464"/>
    <w:rsid w:val="00E97B9A"/>
    <w:rsid w:val="00EA0C98"/>
    <w:rsid w:val="00EA3783"/>
    <w:rsid w:val="00EA49BB"/>
    <w:rsid w:val="00EA4AB2"/>
    <w:rsid w:val="00EA4F82"/>
    <w:rsid w:val="00EB2B7C"/>
    <w:rsid w:val="00EB31EA"/>
    <w:rsid w:val="00EB359F"/>
    <w:rsid w:val="00EB3657"/>
    <w:rsid w:val="00EB376F"/>
    <w:rsid w:val="00EB40C7"/>
    <w:rsid w:val="00EB46C8"/>
    <w:rsid w:val="00EB4BEB"/>
    <w:rsid w:val="00EB4FF9"/>
    <w:rsid w:val="00EB4FFE"/>
    <w:rsid w:val="00EB6638"/>
    <w:rsid w:val="00EB6ECC"/>
    <w:rsid w:val="00EB7952"/>
    <w:rsid w:val="00EB7AC1"/>
    <w:rsid w:val="00EC2277"/>
    <w:rsid w:val="00EC23BC"/>
    <w:rsid w:val="00EC2692"/>
    <w:rsid w:val="00EC42EC"/>
    <w:rsid w:val="00EC547F"/>
    <w:rsid w:val="00EC611C"/>
    <w:rsid w:val="00EC75AD"/>
    <w:rsid w:val="00EC76BF"/>
    <w:rsid w:val="00ED1181"/>
    <w:rsid w:val="00ED12AF"/>
    <w:rsid w:val="00ED1A61"/>
    <w:rsid w:val="00ED2241"/>
    <w:rsid w:val="00ED2CEB"/>
    <w:rsid w:val="00ED4976"/>
    <w:rsid w:val="00ED52C7"/>
    <w:rsid w:val="00ED586A"/>
    <w:rsid w:val="00ED5B79"/>
    <w:rsid w:val="00ED6037"/>
    <w:rsid w:val="00ED6538"/>
    <w:rsid w:val="00EE14C8"/>
    <w:rsid w:val="00EE19A6"/>
    <w:rsid w:val="00EE305F"/>
    <w:rsid w:val="00EE3862"/>
    <w:rsid w:val="00EE433F"/>
    <w:rsid w:val="00EE5B3F"/>
    <w:rsid w:val="00EE68FE"/>
    <w:rsid w:val="00EE6B50"/>
    <w:rsid w:val="00EF018C"/>
    <w:rsid w:val="00EF1090"/>
    <w:rsid w:val="00EF1AC1"/>
    <w:rsid w:val="00EF46EC"/>
    <w:rsid w:val="00EF53A8"/>
    <w:rsid w:val="00EF5EEA"/>
    <w:rsid w:val="00EF70CB"/>
    <w:rsid w:val="00EF7A4D"/>
    <w:rsid w:val="00F000C4"/>
    <w:rsid w:val="00F00C88"/>
    <w:rsid w:val="00F00C9F"/>
    <w:rsid w:val="00F016A4"/>
    <w:rsid w:val="00F01929"/>
    <w:rsid w:val="00F01D09"/>
    <w:rsid w:val="00F02136"/>
    <w:rsid w:val="00F0503A"/>
    <w:rsid w:val="00F071E7"/>
    <w:rsid w:val="00F073CC"/>
    <w:rsid w:val="00F07F77"/>
    <w:rsid w:val="00F11393"/>
    <w:rsid w:val="00F11C40"/>
    <w:rsid w:val="00F12E8C"/>
    <w:rsid w:val="00F130F1"/>
    <w:rsid w:val="00F14311"/>
    <w:rsid w:val="00F16EA8"/>
    <w:rsid w:val="00F215CD"/>
    <w:rsid w:val="00F21B80"/>
    <w:rsid w:val="00F25C8A"/>
    <w:rsid w:val="00F27574"/>
    <w:rsid w:val="00F27D32"/>
    <w:rsid w:val="00F27DE7"/>
    <w:rsid w:val="00F30384"/>
    <w:rsid w:val="00F31618"/>
    <w:rsid w:val="00F325B5"/>
    <w:rsid w:val="00F3284D"/>
    <w:rsid w:val="00F329BC"/>
    <w:rsid w:val="00F32E61"/>
    <w:rsid w:val="00F33797"/>
    <w:rsid w:val="00F33DC2"/>
    <w:rsid w:val="00F36409"/>
    <w:rsid w:val="00F36CD1"/>
    <w:rsid w:val="00F375CE"/>
    <w:rsid w:val="00F415E2"/>
    <w:rsid w:val="00F43CB1"/>
    <w:rsid w:val="00F43DE3"/>
    <w:rsid w:val="00F46721"/>
    <w:rsid w:val="00F4682B"/>
    <w:rsid w:val="00F50086"/>
    <w:rsid w:val="00F5012F"/>
    <w:rsid w:val="00F50288"/>
    <w:rsid w:val="00F504CC"/>
    <w:rsid w:val="00F50621"/>
    <w:rsid w:val="00F506B5"/>
    <w:rsid w:val="00F50954"/>
    <w:rsid w:val="00F53391"/>
    <w:rsid w:val="00F540F7"/>
    <w:rsid w:val="00F544A0"/>
    <w:rsid w:val="00F5462C"/>
    <w:rsid w:val="00F54B34"/>
    <w:rsid w:val="00F54DD2"/>
    <w:rsid w:val="00F55031"/>
    <w:rsid w:val="00F5503C"/>
    <w:rsid w:val="00F55B36"/>
    <w:rsid w:val="00F55F99"/>
    <w:rsid w:val="00F5614B"/>
    <w:rsid w:val="00F579E4"/>
    <w:rsid w:val="00F60601"/>
    <w:rsid w:val="00F61956"/>
    <w:rsid w:val="00F61C52"/>
    <w:rsid w:val="00F627A8"/>
    <w:rsid w:val="00F63672"/>
    <w:rsid w:val="00F63940"/>
    <w:rsid w:val="00F63AE2"/>
    <w:rsid w:val="00F63F5C"/>
    <w:rsid w:val="00F648A1"/>
    <w:rsid w:val="00F65828"/>
    <w:rsid w:val="00F66945"/>
    <w:rsid w:val="00F677AD"/>
    <w:rsid w:val="00F67B2D"/>
    <w:rsid w:val="00F70001"/>
    <w:rsid w:val="00F717EF"/>
    <w:rsid w:val="00F71900"/>
    <w:rsid w:val="00F71D1D"/>
    <w:rsid w:val="00F72019"/>
    <w:rsid w:val="00F726EB"/>
    <w:rsid w:val="00F7302E"/>
    <w:rsid w:val="00F73215"/>
    <w:rsid w:val="00F7324F"/>
    <w:rsid w:val="00F73EB5"/>
    <w:rsid w:val="00F74B1A"/>
    <w:rsid w:val="00F7512C"/>
    <w:rsid w:val="00F7563F"/>
    <w:rsid w:val="00F759A4"/>
    <w:rsid w:val="00F759EE"/>
    <w:rsid w:val="00F75BD8"/>
    <w:rsid w:val="00F75BD9"/>
    <w:rsid w:val="00F76A24"/>
    <w:rsid w:val="00F76A60"/>
    <w:rsid w:val="00F773A0"/>
    <w:rsid w:val="00F80290"/>
    <w:rsid w:val="00F804F6"/>
    <w:rsid w:val="00F81734"/>
    <w:rsid w:val="00F83577"/>
    <w:rsid w:val="00F84270"/>
    <w:rsid w:val="00F84B3B"/>
    <w:rsid w:val="00F84BAD"/>
    <w:rsid w:val="00F84E07"/>
    <w:rsid w:val="00F854EF"/>
    <w:rsid w:val="00F8580C"/>
    <w:rsid w:val="00F876AD"/>
    <w:rsid w:val="00F90D24"/>
    <w:rsid w:val="00F939F2"/>
    <w:rsid w:val="00F949A2"/>
    <w:rsid w:val="00F960EF"/>
    <w:rsid w:val="00FA0624"/>
    <w:rsid w:val="00FA17B7"/>
    <w:rsid w:val="00FA1AD1"/>
    <w:rsid w:val="00FA3682"/>
    <w:rsid w:val="00FA46AF"/>
    <w:rsid w:val="00FA4921"/>
    <w:rsid w:val="00FA4EC4"/>
    <w:rsid w:val="00FA5B0F"/>
    <w:rsid w:val="00FA703D"/>
    <w:rsid w:val="00FA7489"/>
    <w:rsid w:val="00FA7B6A"/>
    <w:rsid w:val="00FB0737"/>
    <w:rsid w:val="00FB0F33"/>
    <w:rsid w:val="00FB3980"/>
    <w:rsid w:val="00FB48D8"/>
    <w:rsid w:val="00FB4B49"/>
    <w:rsid w:val="00FB54AB"/>
    <w:rsid w:val="00FB56F8"/>
    <w:rsid w:val="00FB58F1"/>
    <w:rsid w:val="00FB791E"/>
    <w:rsid w:val="00FB7B5D"/>
    <w:rsid w:val="00FC0385"/>
    <w:rsid w:val="00FC081E"/>
    <w:rsid w:val="00FC084A"/>
    <w:rsid w:val="00FC09BC"/>
    <w:rsid w:val="00FC1021"/>
    <w:rsid w:val="00FC110E"/>
    <w:rsid w:val="00FC31A1"/>
    <w:rsid w:val="00FC3CF9"/>
    <w:rsid w:val="00FC6153"/>
    <w:rsid w:val="00FD0D8D"/>
    <w:rsid w:val="00FD1A64"/>
    <w:rsid w:val="00FD27C0"/>
    <w:rsid w:val="00FD2C82"/>
    <w:rsid w:val="00FD2DE8"/>
    <w:rsid w:val="00FD32DF"/>
    <w:rsid w:val="00FD75E5"/>
    <w:rsid w:val="00FD7C74"/>
    <w:rsid w:val="00FE04E1"/>
    <w:rsid w:val="00FE0940"/>
    <w:rsid w:val="00FE26C2"/>
    <w:rsid w:val="00FE2E0C"/>
    <w:rsid w:val="00FE3638"/>
    <w:rsid w:val="00FE3691"/>
    <w:rsid w:val="00FE4B4C"/>
    <w:rsid w:val="00FE4D0C"/>
    <w:rsid w:val="00FF008B"/>
    <w:rsid w:val="00FF13ED"/>
    <w:rsid w:val="00FF1559"/>
    <w:rsid w:val="00FF17CE"/>
    <w:rsid w:val="00FF2643"/>
    <w:rsid w:val="00FF2645"/>
    <w:rsid w:val="00FF26F3"/>
    <w:rsid w:val="00FF2CA8"/>
    <w:rsid w:val="00FF4151"/>
    <w:rsid w:val="00FF431B"/>
    <w:rsid w:val="00FF504D"/>
    <w:rsid w:val="00FF51A0"/>
    <w:rsid w:val="00FF534E"/>
    <w:rsid w:val="00FF5E44"/>
    <w:rsid w:val="00FF6266"/>
    <w:rsid w:val="00FF6FD3"/>
    <w:rsid w:val="00FF7B35"/>
    <w:rsid w:val="00FF7DC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14FC4214"/>
  <w15:chartTrackingRefBased/>
  <w15:docId w15:val="{114CBB6A-D556-418F-BFE0-478ED2AB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uiPriority="35"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30" w:lineRule="atLeast"/>
      <w:jc w:val="both"/>
    </w:pPr>
    <w:rPr>
      <w:rFonts w:ascii="Arial" w:hAnsi="Arial"/>
      <w:lang w:val="en-GB" w:eastAsia="ja-JP"/>
    </w:rPr>
  </w:style>
  <w:style w:type="paragraph" w:styleId="Heading1">
    <w:name w:val="heading 1"/>
    <w:basedOn w:val="Normal"/>
    <w:next w:val="Normal"/>
    <w:link w:val="Heading1Char"/>
    <w:uiPriority w:val="9"/>
    <w:qFormat/>
    <w:rsid w:val="00D722DC"/>
    <w:pPr>
      <w:keepNext/>
      <w:numPr>
        <w:numId w:val="64"/>
      </w:numPr>
      <w:tabs>
        <w:tab w:val="left" w:pos="400"/>
        <w:tab w:val="left" w:pos="560"/>
      </w:tabs>
      <w:suppressAutoHyphens/>
      <w:spacing w:before="270" w:line="270" w:lineRule="exact"/>
      <w:outlineLvl w:val="0"/>
    </w:pPr>
    <w:rPr>
      <w:b/>
      <w:bCs/>
      <w:sz w:val="24"/>
      <w:lang w:val="en-AU"/>
    </w:rPr>
  </w:style>
  <w:style w:type="paragraph" w:styleId="Heading2">
    <w:name w:val="heading 2"/>
    <w:basedOn w:val="Heading1"/>
    <w:next w:val="Normal"/>
    <w:link w:val="Heading2Char"/>
    <w:uiPriority w:val="9"/>
    <w:qFormat/>
    <w:rsid w:val="00D722DC"/>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D722DC"/>
    <w:pPr>
      <w:numPr>
        <w:ilvl w:val="2"/>
      </w:numPr>
      <w:tabs>
        <w:tab w:val="clear" w:pos="400"/>
        <w:tab w:val="clear" w:pos="560"/>
        <w:tab w:val="left" w:pos="660"/>
        <w:tab w:val="left" w:pos="880"/>
      </w:tabs>
      <w:spacing w:before="60" w:line="230" w:lineRule="exact"/>
      <w:ind w:left="1418" w:hanging="1418"/>
      <w:jc w:val="left"/>
      <w:outlineLvl w:val="2"/>
    </w:pPr>
    <w:rPr>
      <w:sz w:val="20"/>
    </w:rPr>
  </w:style>
  <w:style w:type="paragraph" w:styleId="Heading4">
    <w:name w:val="heading 4"/>
    <w:basedOn w:val="Heading3"/>
    <w:next w:val="Normal"/>
    <w:link w:val="Heading4Char"/>
    <w:uiPriority w:val="9"/>
    <w:qFormat/>
    <w:rsid w:val="00D722DC"/>
    <w:pPr>
      <w:numPr>
        <w:ilvl w:val="3"/>
      </w:numPr>
      <w:tabs>
        <w:tab w:val="clear" w:pos="660"/>
        <w:tab w:val="clear" w:pos="880"/>
        <w:tab w:val="left" w:pos="940"/>
        <w:tab w:val="left" w:pos="1140"/>
        <w:tab w:val="left" w:pos="1360"/>
      </w:tabs>
      <w:ind w:left="864"/>
      <w:outlineLvl w:val="3"/>
    </w:pPr>
  </w:style>
  <w:style w:type="paragraph" w:styleId="Heading5">
    <w:name w:val="heading 5"/>
    <w:basedOn w:val="Heading4"/>
    <w:next w:val="Normal"/>
    <w:link w:val="Heading5Char"/>
    <w:uiPriority w:val="9"/>
    <w:qFormat/>
    <w:rsid w:val="00D722DC"/>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D722DC"/>
    <w:pPr>
      <w:numPr>
        <w:ilvl w:val="5"/>
      </w:numPr>
      <w:outlineLvl w:val="5"/>
    </w:pPr>
  </w:style>
  <w:style w:type="paragraph" w:styleId="Heading7">
    <w:name w:val="heading 7"/>
    <w:basedOn w:val="Heading6"/>
    <w:next w:val="Normal"/>
    <w:link w:val="Heading7Char"/>
    <w:uiPriority w:val="9"/>
    <w:qFormat/>
    <w:rsid w:val="00D722DC"/>
    <w:pPr>
      <w:numPr>
        <w:ilvl w:val="6"/>
      </w:numPr>
      <w:outlineLvl w:val="6"/>
    </w:pPr>
  </w:style>
  <w:style w:type="paragraph" w:styleId="Heading8">
    <w:name w:val="heading 8"/>
    <w:basedOn w:val="Heading6"/>
    <w:next w:val="Normal"/>
    <w:link w:val="Heading8Char"/>
    <w:uiPriority w:val="9"/>
    <w:qFormat/>
    <w:rsid w:val="00D722DC"/>
    <w:pPr>
      <w:numPr>
        <w:ilvl w:val="7"/>
      </w:numPr>
      <w:outlineLvl w:val="7"/>
    </w:pPr>
  </w:style>
  <w:style w:type="paragraph" w:styleId="Heading9">
    <w:name w:val="heading 9"/>
    <w:basedOn w:val="Heading6"/>
    <w:next w:val="Normal"/>
    <w:link w:val="Heading9Char"/>
    <w:uiPriority w:val="9"/>
    <w:qFormat/>
    <w:rsid w:val="00D722D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Heading3"/>
    <w:next w:val="Normal"/>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pPr>
      <w:numPr>
        <w:numId w:val="8"/>
      </w:numPr>
      <w:tabs>
        <w:tab w:val="num" w:pos="1080"/>
        <w:tab w:val="left" w:pos="1140"/>
        <w:tab w:val="left" w:pos="1360"/>
      </w:tabs>
    </w:pPr>
  </w:style>
  <w:style w:type="paragraph" w:customStyle="1" w:styleId="a6">
    <w:name w:val="a6"/>
    <w:basedOn w:val="Heading6"/>
    <w:next w:val="Normal"/>
    <w:pPr>
      <w:numPr>
        <w:numId w:val="8"/>
      </w:numPr>
      <w:tabs>
        <w:tab w:val="left" w:pos="1140"/>
        <w:tab w:val="left" w:pos="1360"/>
        <w:tab w:val="num" w:pos="1440"/>
      </w:tabs>
    </w:pPr>
  </w:style>
  <w:style w:type="paragraph" w:customStyle="1" w:styleId="ANNEX">
    <w:name w:val="ANNEX"/>
    <w:basedOn w:val="Normal"/>
    <w:next w:val="Normal"/>
    <w:pPr>
      <w:keepNext/>
      <w:pageBreakBefore/>
      <w:numPr>
        <w:numId w:val="8"/>
      </w:numPr>
      <w:spacing w:after="760" w:line="310" w:lineRule="exact"/>
      <w:ind w:left="0" w:firstLine="0"/>
      <w:jc w:val="center"/>
      <w:outlineLvl w:val="0"/>
    </w:pPr>
    <w:rPr>
      <w:b/>
      <w:sz w:val="28"/>
    </w:rPr>
  </w:style>
  <w:style w:type="paragraph" w:customStyle="1" w:styleId="ANNEXN">
    <w:name w:val="ANNEXN"/>
    <w:basedOn w:val="ANNEX"/>
    <w:next w:val="Normal"/>
    <w:pPr>
      <w:numPr>
        <w:numId w:val="0"/>
      </w:numPr>
    </w:pPr>
  </w:style>
  <w:style w:type="paragraph" w:customStyle="1" w:styleId="ANNEXZ">
    <w:name w:val="ANNEXZ"/>
    <w:basedOn w:val="ANNEX"/>
    <w:next w:val="Normal"/>
    <w:pPr>
      <w:numPr>
        <w:numId w:val="0"/>
      </w:numPr>
    </w:pPr>
  </w:style>
  <w:style w:type="paragraph" w:customStyle="1" w:styleId="Bibliography1">
    <w:name w:val="Bibliography1"/>
    <w:basedOn w:val="Normal"/>
    <w:pPr>
      <w:numPr>
        <w:numId w:val="1"/>
      </w:numPr>
      <w:tabs>
        <w:tab w:val="left" w:pos="660"/>
      </w:tabs>
    </w:pPr>
  </w:style>
  <w:style w:type="paragraph" w:styleId="BlockText">
    <w:name w:val="Block Text"/>
    <w:basedOn w:val="Normal"/>
    <w:pPr>
      <w:spacing w:after="120"/>
      <w:ind w:left="1440" w:right="1440"/>
    </w:pPr>
  </w:style>
  <w:style w:type="paragraph" w:styleId="BodyText">
    <w:name w:val="Body Text"/>
    <w:basedOn w:val="Normal"/>
    <w:pPr>
      <w:spacing w:before="60" w:after="60" w:line="210" w:lineRule="atLeast"/>
    </w:pPr>
    <w:rPr>
      <w:sz w:val="18"/>
    </w:rPr>
  </w:style>
  <w:style w:type="paragraph" w:styleId="BodyText2">
    <w:name w:val="Body Text 2"/>
    <w:basedOn w:val="Normal"/>
    <w:link w:val="BodyText2Char"/>
    <w:uiPriority w:val="99"/>
    <w:pPr>
      <w:spacing w:before="60" w:after="60" w:line="190" w:lineRule="atLeast"/>
    </w:pPr>
    <w:rPr>
      <w:sz w:val="16"/>
    </w:rPr>
  </w:style>
  <w:style w:type="paragraph" w:styleId="BodyText3">
    <w:name w:val="Body Text 3"/>
    <w:basedOn w:val="Normal"/>
    <w:link w:val="BodyText3Char"/>
    <w:uiPriority w:val="99"/>
    <w:pPr>
      <w:spacing w:before="60" w:after="60" w:line="170" w:lineRule="atLeast"/>
    </w:pPr>
    <w:rPr>
      <w:sz w:val="14"/>
    </w:rPr>
  </w:style>
  <w:style w:type="paragraph" w:styleId="BodyTextFirstIndent">
    <w:name w:val="Body Text First Indent"/>
    <w:basedOn w:val="BodyText"/>
    <w:pPr>
      <w:spacing w:before="0" w:after="120"/>
      <w:ind w:firstLine="210"/>
    </w:pPr>
  </w:style>
  <w:style w:type="paragraph" w:styleId="BodyTextIndent">
    <w:name w:val="Body Text Indent"/>
    <w:basedOn w:val="Normal"/>
    <w:link w:val="BodyTextIndentChar"/>
    <w:uiPriority w:val="99"/>
    <w:pPr>
      <w:spacing w:after="120"/>
      <w:ind w:left="283"/>
    </w:pPr>
  </w:style>
  <w:style w:type="paragraph" w:styleId="BodyTextFirstIndent2">
    <w:name w:val="Body Text First Indent 2"/>
    <w:basedOn w:val="Normal"/>
    <w:pPr>
      <w:ind w:firstLine="210"/>
    </w:pPr>
  </w:style>
  <w:style w:type="paragraph" w:styleId="BodyTextIndent2">
    <w:name w:val="Body Text Indent 2"/>
    <w:basedOn w:val="Normal"/>
    <w:link w:val="BodyTextIndent2Char"/>
    <w:uiPriority w:val="99"/>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uiPriority w:val="35"/>
    <w:qFormat/>
    <w:rsid w:val="00D722DC"/>
    <w:pPr>
      <w:spacing w:before="120" w:after="120"/>
      <w:jc w:val="center"/>
    </w:pPr>
    <w:rPr>
      <w:lang w:val="en-AU"/>
    </w:rPr>
  </w:style>
  <w:style w:type="paragraph" w:styleId="Closing">
    <w:name w:val="Closing"/>
    <w:basedOn w:val="Normal"/>
    <w:pPr>
      <w:ind w:left="4252"/>
    </w:pPr>
  </w:style>
  <w:style w:type="character" w:styleId="CommentReference">
    <w:name w:val="annotation reference"/>
    <w:uiPriority w:val="99"/>
    <w:rPr>
      <w:noProof w:val="0"/>
      <w:sz w:val="16"/>
      <w:lang w:val="fr-FR"/>
    </w:rPr>
  </w:style>
  <w:style w:type="paragraph" w:styleId="CommentText">
    <w:name w:val="annotation text"/>
    <w:basedOn w:val="Normal"/>
    <w:link w:val="CommentTextChar"/>
    <w:uiPriority w:val="99"/>
  </w:style>
  <w:style w:type="paragraph" w:styleId="Date">
    <w:name w:val="Date"/>
    <w:basedOn w:val="Normal"/>
    <w:next w:val="Normal"/>
  </w:style>
  <w:style w:type="paragraph" w:customStyle="1" w:styleId="Definition">
    <w:name w:val="Definition"/>
    <w:basedOn w:val="Normal"/>
    <w:next w:val="Normal"/>
  </w:style>
  <w:style w:type="character" w:customStyle="1" w:styleId="Defterms">
    <w:name w:val="Defterms"/>
    <w:rPr>
      <w:noProof w:val="0"/>
      <w:color w:val="auto"/>
      <w:lang w:val="fr-FR"/>
    </w:rPr>
  </w:style>
  <w:style w:type="paragraph" w:customStyle="1" w:styleId="dl">
    <w:name w:val="dl"/>
    <w:basedOn w:val="Normal"/>
    <w:rsid w:val="00D722DC"/>
    <w:pPr>
      <w:spacing w:before="60"/>
      <w:ind w:left="403"/>
      <w:contextualSpacing/>
    </w:pPr>
    <w:rPr>
      <w:lang w:val="en-AU"/>
    </w:rPr>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noProof w:val="0"/>
      <w:lang w:val="fr-FR"/>
    </w:rPr>
  </w:style>
  <w:style w:type="character" w:styleId="EndnoteReference">
    <w:name w:val="endnote reference"/>
    <w:semiHidden/>
    <w:rPr>
      <w:noProof w:val="0"/>
      <w:vertAlign w:val="superscript"/>
      <w:lang w:val="fr-FR"/>
    </w:rPr>
  </w:style>
  <w:style w:type="paragraph" w:styleId="EndnoteText">
    <w:name w:val="endnote text"/>
    <w:basedOn w:val="Normal"/>
    <w:semiHidden/>
  </w:style>
  <w:style w:type="paragraph" w:styleId="EnvelopeAddress">
    <w:name w:val="envelope address"/>
    <w:basedOn w:val="Normal"/>
    <w:pPr>
      <w:framePr w:w="7938" w:h="1985" w:hRule="exact" w:hSpace="141" w:wrap="auto" w:hAnchor="page" w:xAlign="center" w:yAlign="bottom"/>
      <w:ind w:left="2835"/>
    </w:pPr>
    <w:rPr>
      <w:sz w:val="24"/>
    </w:rPr>
  </w:style>
  <w:style w:type="paragraph" w:styleId="EnvelopeReturn">
    <w:name w:val="envelope return"/>
    <w:basedOn w:val="Normal"/>
  </w:style>
  <w:style w:type="paragraph" w:customStyle="1" w:styleId="Example">
    <w:name w:val="Example"/>
    <w:basedOn w:val="Normal"/>
    <w:next w:val="Normal"/>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Normal"/>
    <w:pPr>
      <w:keepNext/>
      <w:tabs>
        <w:tab w:val="left" w:pos="340"/>
      </w:tabs>
      <w:spacing w:after="60" w:line="210" w:lineRule="atLeast"/>
    </w:pPr>
    <w:rPr>
      <w:sz w:val="18"/>
    </w:rPr>
  </w:style>
  <w:style w:type="paragraph" w:customStyle="1" w:styleId="Figuretitle">
    <w:name w:val="Figure title"/>
    <w:basedOn w:val="Normal"/>
    <w:next w:val="Normal"/>
    <w:pPr>
      <w:suppressAutoHyphens/>
      <w:spacing w:before="220" w:after="220"/>
      <w:jc w:val="center"/>
    </w:pPr>
    <w:rPr>
      <w:b/>
    </w:rPr>
  </w:style>
  <w:style w:type="character" w:styleId="FollowedHyperlink">
    <w:name w:val="FollowedHyperlink"/>
    <w:rPr>
      <w:noProof w:val="0"/>
      <w:color w:val="800080"/>
      <w:u w:val="single"/>
      <w:lang w:val="fr-FR"/>
    </w:rPr>
  </w:style>
  <w:style w:type="paragraph" w:styleId="Footer">
    <w:name w:val="footer"/>
    <w:basedOn w:val="Normal"/>
    <w:link w:val="FooterChar"/>
    <w:uiPriority w:val="99"/>
    <w:pPr>
      <w:spacing w:after="0" w:line="220" w:lineRule="exact"/>
    </w:pPr>
  </w:style>
  <w:style w:type="character" w:styleId="FootnoteReference">
    <w:name w:val="footnote reference"/>
    <w:semiHidden/>
    <w:rPr>
      <w:noProof/>
      <w:position w:val="6"/>
      <w:sz w:val="16"/>
      <w:vertAlign w:val="baseline"/>
      <w:lang w:val="fr-FR"/>
    </w:rPr>
  </w:style>
  <w:style w:type="paragraph" w:styleId="FootnoteText">
    <w:name w:val="footnote text"/>
    <w:basedOn w:val="Normal"/>
    <w:link w:val="FootnoteTextChar"/>
    <w:semiHidden/>
    <w:qFormat/>
    <w:pPr>
      <w:tabs>
        <w:tab w:val="left" w:pos="340"/>
      </w:tabs>
      <w:spacing w:after="120" w:line="210" w:lineRule="atLeast"/>
    </w:pPr>
    <w:rPr>
      <w:sz w:val="18"/>
    </w:rPr>
  </w:style>
  <w:style w:type="paragraph" w:customStyle="1" w:styleId="Foreword">
    <w:name w:val="Foreword"/>
    <w:basedOn w:val="Normal"/>
    <w:next w:val="Normal"/>
    <w:rPr>
      <w:color w:val="0000FF"/>
    </w:rPr>
  </w:style>
  <w:style w:type="paragraph" w:customStyle="1" w:styleId="Formula">
    <w:name w:val="Formula"/>
    <w:basedOn w:val="Normal"/>
    <w:next w:val="Normal"/>
    <w:pPr>
      <w:tabs>
        <w:tab w:val="right" w:pos="9752"/>
      </w:tabs>
      <w:spacing w:after="220"/>
      <w:ind w:left="403"/>
      <w:jc w:val="left"/>
    </w:pPr>
  </w:style>
  <w:style w:type="paragraph" w:styleId="Header">
    <w:name w:val="header"/>
    <w:basedOn w:val="Normal"/>
    <w:link w:val="HeaderChar"/>
    <w:uiPriority w:val="99"/>
    <w:pPr>
      <w:spacing w:after="740" w:line="220" w:lineRule="exact"/>
    </w:pPr>
    <w:rPr>
      <w:b/>
      <w:sz w:val="22"/>
    </w:rPr>
  </w:style>
  <w:style w:type="character" w:styleId="Hyperlink">
    <w:name w:val="Hyperlink"/>
    <w:uiPriority w:val="99"/>
    <w:rPr>
      <w:noProof w:val="0"/>
      <w:color w:val="0000FF"/>
      <w:u w:val="single"/>
      <w:lang w:val="fr-FR"/>
    </w:rPr>
  </w:style>
  <w:style w:type="paragraph" w:styleId="Index1">
    <w:name w:val="index 1"/>
    <w:basedOn w:val="Normal"/>
    <w:semiHidden/>
    <w:pPr>
      <w:spacing w:after="0" w:line="210" w:lineRule="atLeast"/>
      <w:ind w:left="142" w:hanging="142"/>
      <w:jc w:val="left"/>
    </w:pPr>
    <w:rPr>
      <w:b/>
      <w:sz w:val="18"/>
    </w:rPr>
  </w:style>
  <w:style w:type="paragraph" w:styleId="Index2">
    <w:name w:val="index 2"/>
    <w:basedOn w:val="Normal"/>
    <w:next w:val="Normal"/>
    <w:autoRedefine/>
    <w:semiHidden/>
    <w:pPr>
      <w:spacing w:line="210" w:lineRule="atLeast"/>
      <w:ind w:left="600" w:hanging="200"/>
    </w:pPr>
    <w:rPr>
      <w:b/>
      <w:sz w:val="18"/>
    </w:rPr>
  </w:style>
  <w:style w:type="paragraph" w:styleId="Index3">
    <w:name w:val="index 3"/>
    <w:basedOn w:val="Normal"/>
    <w:next w:val="Normal"/>
    <w:autoRedefine/>
    <w:semiHidden/>
    <w:pPr>
      <w:spacing w:line="220" w:lineRule="atLeast"/>
      <w:ind w:left="600" w:hanging="200"/>
    </w:pPr>
    <w:rPr>
      <w:b/>
    </w:rPr>
  </w:style>
  <w:style w:type="paragraph" w:styleId="Index4">
    <w:name w:val="index 4"/>
    <w:basedOn w:val="Normal"/>
    <w:next w:val="Normal"/>
    <w:autoRedefine/>
    <w:semiHidden/>
    <w:pPr>
      <w:spacing w:line="220" w:lineRule="atLeast"/>
      <w:ind w:left="800" w:hanging="200"/>
    </w:pPr>
    <w:rPr>
      <w:b/>
    </w:rPr>
  </w:style>
  <w:style w:type="paragraph" w:styleId="Index5">
    <w:name w:val="index 5"/>
    <w:basedOn w:val="Normal"/>
    <w:next w:val="Normal"/>
    <w:autoRedefine/>
    <w:semiHidden/>
    <w:pPr>
      <w:spacing w:line="220" w:lineRule="atLeast"/>
      <w:ind w:left="1000" w:hanging="200"/>
    </w:pPr>
    <w:rPr>
      <w:b/>
    </w:rPr>
  </w:style>
  <w:style w:type="paragraph" w:styleId="Index6">
    <w:name w:val="index 6"/>
    <w:basedOn w:val="Normal"/>
    <w:next w:val="Normal"/>
    <w:autoRedefine/>
    <w:semiHidden/>
    <w:pPr>
      <w:spacing w:line="220" w:lineRule="atLeast"/>
      <w:ind w:left="1200" w:hanging="200"/>
    </w:pPr>
    <w:rPr>
      <w:b/>
    </w:rPr>
  </w:style>
  <w:style w:type="paragraph" w:styleId="Index7">
    <w:name w:val="index 7"/>
    <w:basedOn w:val="Normal"/>
    <w:next w:val="Normal"/>
    <w:autoRedefine/>
    <w:semiHidden/>
    <w:pPr>
      <w:spacing w:line="220" w:lineRule="atLeast"/>
      <w:ind w:left="1400" w:hanging="200"/>
    </w:pPr>
    <w:rPr>
      <w:b/>
    </w:rPr>
  </w:style>
  <w:style w:type="paragraph" w:styleId="Index8">
    <w:name w:val="index 8"/>
    <w:basedOn w:val="Normal"/>
    <w:next w:val="Normal"/>
    <w:autoRedefine/>
    <w:semiHidden/>
    <w:pPr>
      <w:spacing w:line="220" w:lineRule="atLeast"/>
      <w:ind w:left="1600" w:hanging="200"/>
    </w:pPr>
    <w:rPr>
      <w:b/>
    </w:rPr>
  </w:style>
  <w:style w:type="paragraph" w:styleId="Index9">
    <w:name w:val="index 9"/>
    <w:basedOn w:val="Normal"/>
    <w:next w:val="Normal"/>
    <w:autoRedefine/>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character" w:styleId="LineNumber">
    <w:name w:val="line number"/>
    <w:rPr>
      <w:noProof w:val="0"/>
      <w:lang w:val="fr-FR"/>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numPr>
        <w:numId w:val="2"/>
      </w:numPr>
      <w:tabs>
        <w:tab w:val="clear" w:pos="360"/>
        <w:tab w:val="num"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1"/>
      </w:numPr>
      <w:tabs>
        <w:tab w:val="clear" w:pos="400"/>
        <w:tab w:val="left" w:pos="800"/>
      </w:tabs>
    </w:pPr>
  </w:style>
  <w:style w:type="paragraph" w:styleId="ListContinue3">
    <w:name w:val="List Continue 3"/>
    <w:basedOn w:val="ListContinue"/>
    <w:pPr>
      <w:numPr>
        <w:ilvl w:val="2"/>
        <w:numId w:val="1"/>
      </w:numPr>
      <w:tabs>
        <w:tab w:val="clear" w:pos="400"/>
        <w:tab w:val="left" w:pos="1200"/>
      </w:tabs>
    </w:pPr>
  </w:style>
  <w:style w:type="paragraph" w:styleId="ListContinue4">
    <w:name w:val="List Continue 4"/>
    <w:basedOn w:val="ListContinue"/>
    <w:pPr>
      <w:numPr>
        <w:ilvl w:val="3"/>
        <w:numId w:val="3"/>
      </w:numPr>
      <w:tabs>
        <w:tab w:val="clear" w:pos="360"/>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4"/>
      </w:numPr>
      <w:tabs>
        <w:tab w:val="clear" w:pos="643"/>
        <w:tab w:val="left" w:pos="400"/>
      </w:tabs>
      <w:ind w:left="400" w:hanging="400"/>
    </w:pPr>
  </w:style>
  <w:style w:type="paragraph" w:styleId="ListNumber2">
    <w:name w:val="List Number 2"/>
    <w:basedOn w:val="Normal"/>
    <w:pPr>
      <w:numPr>
        <w:ilvl w:val="1"/>
        <w:numId w:val="5"/>
      </w:numPr>
      <w:tabs>
        <w:tab w:val="clear" w:pos="926"/>
        <w:tab w:val="left" w:pos="800"/>
      </w:tabs>
      <w:ind w:left="800" w:hanging="400"/>
    </w:pPr>
  </w:style>
  <w:style w:type="paragraph" w:styleId="ListNumber3">
    <w:name w:val="List Number 3"/>
    <w:basedOn w:val="Normal"/>
    <w:pPr>
      <w:numPr>
        <w:ilvl w:val="2"/>
        <w:numId w:val="6"/>
      </w:numPr>
      <w:tabs>
        <w:tab w:val="clear" w:pos="1209"/>
        <w:tab w:val="left" w:pos="1200"/>
      </w:tabs>
      <w:ind w:left="1200" w:hanging="400"/>
    </w:pPr>
  </w:style>
  <w:style w:type="paragraph" w:styleId="ListNumber4">
    <w:name w:val="List Number 4"/>
    <w:basedOn w:val="Normal"/>
    <w:pPr>
      <w:numPr>
        <w:ilvl w:val="3"/>
        <w:numId w:val="7"/>
      </w:numPr>
      <w:tabs>
        <w:tab w:val="clear" w:pos="1492"/>
        <w:tab w:val="left" w:pos="1600"/>
      </w:tabs>
      <w:ind w:left="1600" w:hanging="400"/>
    </w:pPr>
  </w:style>
  <w:style w:type="paragraph" w:styleId="ListNumber5">
    <w:name w:val="List Number 5"/>
    <w:basedOn w:val="Normal"/>
    <w:pPr>
      <w:tabs>
        <w:tab w:val="num"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styleId="NormalIndent">
    <w:name w:val="Normal Indent"/>
    <w:basedOn w:val="Normal"/>
    <w:pPr>
      <w:ind w:left="708"/>
    </w:pPr>
  </w:style>
  <w:style w:type="paragraph" w:customStyle="1" w:styleId="Note">
    <w:name w:val="Note"/>
    <w:basedOn w:val="Normal"/>
    <w:next w:val="Normal"/>
    <w:pPr>
      <w:tabs>
        <w:tab w:val="left" w:pos="960"/>
      </w:tabs>
      <w:spacing w:line="210" w:lineRule="atLeast"/>
    </w:pPr>
    <w:rPr>
      <w:sz w:val="18"/>
    </w:rPr>
  </w:style>
  <w:style w:type="paragraph" w:styleId="NoteHeading">
    <w:name w:val="Note Heading"/>
    <w:basedOn w:val="Normal"/>
    <w:next w:val="Normal"/>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character" w:styleId="PageNumber">
    <w:name w:val="page number"/>
    <w:rPr>
      <w:noProof w:val="0"/>
      <w:lang w:val="fr-FR"/>
    </w:rPr>
  </w:style>
  <w:style w:type="paragraph" w:styleId="PlainText">
    <w:name w:val="Plain Text"/>
    <w:basedOn w:val="Normal"/>
    <w:rPr>
      <w:rFonts w:ascii="Courier New" w:hAnsi="Courier New"/>
    </w:rPr>
  </w:style>
  <w:style w:type="paragraph" w:customStyle="1" w:styleId="RefNorm">
    <w:name w:val="RefNorm"/>
    <w:basedOn w:val="Normal"/>
    <w:next w:val="Normal"/>
  </w:style>
  <w:style w:type="paragraph" w:styleId="Salutation">
    <w:name w:val="Salutation"/>
    <w:basedOn w:val="Normal"/>
    <w:next w:val="Normal"/>
  </w:style>
  <w:style w:type="paragraph" w:styleId="Signature">
    <w:name w:val="Signature"/>
    <w:basedOn w:val="Normal"/>
    <w:pPr>
      <w:ind w:left="4252"/>
    </w:pPr>
  </w:style>
  <w:style w:type="paragraph" w:customStyle="1" w:styleId="Special">
    <w:name w:val="Special"/>
    <w:basedOn w:val="Normal"/>
    <w:next w:val="Normal"/>
  </w:style>
  <w:style w:type="character" w:styleId="Strong">
    <w:name w:val="Strong"/>
    <w:qFormat/>
    <w:rPr>
      <w:b/>
      <w:noProof w:val="0"/>
      <w:lang w:val="fr-FR"/>
    </w:rPr>
  </w:style>
  <w:style w:type="paragraph" w:styleId="Subtitle">
    <w:name w:val="Subtitle"/>
    <w:basedOn w:val="Normal"/>
    <w:qFormat/>
    <w:pPr>
      <w:spacing w:after="60"/>
      <w:jc w:val="center"/>
      <w:outlineLvl w:val="1"/>
    </w:pPr>
    <w:rPr>
      <w:sz w:val="24"/>
    </w:rPr>
  </w:style>
  <w:style w:type="paragraph" w:customStyle="1" w:styleId="Tablefootnote">
    <w:name w:val="Table footnote"/>
    <w:basedOn w:val="Normal"/>
    <w:pPr>
      <w:tabs>
        <w:tab w:val="left" w:pos="340"/>
      </w:tabs>
      <w:spacing w:before="60" w:after="60" w:line="190" w:lineRule="atLeast"/>
    </w:pPr>
    <w:rPr>
      <w:sz w:val="16"/>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styleId="Title">
    <w:name w:val="Title"/>
    <w:basedOn w:val="Normal"/>
    <w:qFormat/>
    <w:rsid w:val="003C1F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outlineLvl w:val="0"/>
    </w:pPr>
    <w:rPr>
      <w:b/>
      <w:sz w:val="28"/>
    </w:rPr>
  </w:style>
  <w:style w:type="paragraph" w:styleId="TOAHeading">
    <w:name w:val="toa heading"/>
    <w:basedOn w:val="Normal"/>
    <w:next w:val="Normal"/>
    <w:semiHidden/>
    <w:rsid w:val="00D722DC"/>
    <w:pPr>
      <w:spacing w:before="120"/>
    </w:pPr>
    <w:rPr>
      <w:b/>
      <w:sz w:val="24"/>
      <w:lang w:val="en-AU"/>
    </w:rPr>
  </w:style>
  <w:style w:type="paragraph" w:styleId="TOC1">
    <w:name w:val="toc 1"/>
    <w:basedOn w:val="Normal"/>
    <w:next w:val="Normal"/>
    <w:uiPriority w:val="39"/>
    <w:rsid w:val="00760E3E"/>
    <w:pPr>
      <w:tabs>
        <w:tab w:val="left" w:pos="504"/>
        <w:tab w:val="right" w:leader="dot" w:pos="9752"/>
      </w:tabs>
      <w:suppressAutoHyphens/>
      <w:spacing w:before="120" w:after="0"/>
      <w:ind w:left="540" w:right="504" w:hanging="540"/>
      <w:jc w:val="left"/>
    </w:pPr>
    <w:rPr>
      <w:b/>
      <w:noProof/>
    </w:rPr>
  </w:style>
  <w:style w:type="paragraph" w:styleId="TOC2">
    <w:name w:val="toc 2"/>
    <w:basedOn w:val="TOC1"/>
    <w:next w:val="Normal"/>
    <w:uiPriority w:val="39"/>
    <w:rsid w:val="00D722DC"/>
    <w:pPr>
      <w:spacing w:before="60"/>
      <w:ind w:left="810" w:hanging="522"/>
      <w:contextualSpacing/>
    </w:pPr>
    <w:rPr>
      <w:b w:val="0"/>
    </w:rPr>
  </w:style>
  <w:style w:type="paragraph" w:styleId="TOC3">
    <w:name w:val="toc 3"/>
    <w:basedOn w:val="TOC2"/>
    <w:next w:val="Normal"/>
    <w:uiPriority w:val="39"/>
    <w:rsid w:val="00D722DC"/>
    <w:pPr>
      <w:ind w:left="1350" w:hanging="774"/>
    </w:pPr>
  </w:style>
  <w:style w:type="paragraph" w:styleId="TOC4">
    <w:name w:val="toc 4"/>
    <w:basedOn w:val="TOC2"/>
    <w:next w:val="Normal"/>
    <w:uiPriority w:val="39"/>
    <w:rsid w:val="00D722DC"/>
    <w:pPr>
      <w:tabs>
        <w:tab w:val="left" w:pos="1140"/>
      </w:tabs>
      <w:ind w:left="1140" w:hanging="1140"/>
    </w:pPr>
  </w:style>
  <w:style w:type="paragraph" w:styleId="TOC5">
    <w:name w:val="toc 5"/>
    <w:basedOn w:val="TOC4"/>
    <w:next w:val="Normal"/>
    <w:uiPriority w:val="39"/>
    <w:rsid w:val="00D722DC"/>
  </w:style>
  <w:style w:type="paragraph" w:styleId="TOC6">
    <w:name w:val="toc 6"/>
    <w:basedOn w:val="TOC4"/>
    <w:next w:val="Normal"/>
    <w:uiPriority w:val="39"/>
    <w:rsid w:val="00D722DC"/>
    <w:pPr>
      <w:tabs>
        <w:tab w:val="clear" w:pos="1140"/>
        <w:tab w:val="left" w:pos="1440"/>
      </w:tabs>
      <w:ind w:left="1440" w:hanging="1440"/>
    </w:pPr>
  </w:style>
  <w:style w:type="paragraph" w:styleId="TOC7">
    <w:name w:val="toc 7"/>
    <w:basedOn w:val="TOC4"/>
    <w:next w:val="Normal"/>
    <w:uiPriority w:val="39"/>
    <w:rsid w:val="00D722DC"/>
    <w:pPr>
      <w:tabs>
        <w:tab w:val="clear" w:pos="1140"/>
        <w:tab w:val="left" w:pos="1440"/>
      </w:tabs>
      <w:ind w:left="1440" w:hanging="1440"/>
    </w:pPr>
  </w:style>
  <w:style w:type="paragraph" w:styleId="TOC8">
    <w:name w:val="toc 8"/>
    <w:basedOn w:val="TOC4"/>
    <w:next w:val="Normal"/>
    <w:uiPriority w:val="39"/>
    <w:rsid w:val="00D722DC"/>
    <w:pPr>
      <w:tabs>
        <w:tab w:val="clear" w:pos="1140"/>
        <w:tab w:val="left" w:pos="1440"/>
      </w:tabs>
      <w:ind w:left="1440" w:hanging="1440"/>
    </w:pPr>
  </w:style>
  <w:style w:type="paragraph" w:styleId="TOC9">
    <w:name w:val="toc 9"/>
    <w:basedOn w:val="TOC1"/>
    <w:next w:val="Normal"/>
    <w:uiPriority w:val="39"/>
    <w:rsid w:val="00D722DC"/>
    <w:pPr>
      <w:ind w:left="0" w:firstLine="0"/>
    </w:p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styleId="BalloonText">
    <w:name w:val="Balloon Text"/>
    <w:basedOn w:val="Normal"/>
    <w:link w:val="BalloonTextChar"/>
    <w:uiPriority w:val="99"/>
    <w:semiHidden/>
    <w:rsid w:val="00BB50A7"/>
    <w:rPr>
      <w:rFonts w:ascii="Tahoma" w:hAnsi="Tahoma"/>
      <w:sz w:val="16"/>
      <w:szCs w:val="16"/>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sid w:val="000049AF"/>
    <w:rPr>
      <w:rFonts w:ascii="Helvetica" w:eastAsia="Times New Roman" w:hAnsi="Helvetica"/>
      <w:sz w:val="16"/>
      <w:szCs w:val="16"/>
      <w:lang w:val="en-GB"/>
    </w:rPr>
  </w:style>
  <w:style w:type="paragraph" w:customStyle="1" w:styleId="Default">
    <w:name w:val="Default"/>
    <w:uiPriority w:val="99"/>
    <w:rsid w:val="00014234"/>
    <w:pPr>
      <w:autoSpaceDE w:val="0"/>
      <w:autoSpaceDN w:val="0"/>
      <w:adjustRightInd w:val="0"/>
    </w:pPr>
    <w:rPr>
      <w:rFonts w:ascii="Arial" w:eastAsia="Times New Roman" w:hAnsi="Arial" w:cs="Arial"/>
      <w:color w:val="000000"/>
      <w:sz w:val="24"/>
      <w:szCs w:val="24"/>
    </w:rPr>
  </w:style>
  <w:style w:type="paragraph" w:styleId="CommentSubject">
    <w:name w:val="annotation subject"/>
    <w:basedOn w:val="CommentText"/>
    <w:next w:val="CommentText"/>
    <w:link w:val="CommentSubjectChar"/>
    <w:uiPriority w:val="99"/>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Normal"/>
    <w:rsid w:val="00CE2C34"/>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02643"/>
    <w:pPr>
      <w:widowControl w:val="0"/>
      <w:spacing w:before="20" w:after="0" w:line="240" w:lineRule="auto"/>
      <w:jc w:val="left"/>
    </w:pPr>
    <w:rPr>
      <w:rFonts w:eastAsia="Times New Roman"/>
      <w:snapToGrid w:val="0"/>
      <w:sz w:val="16"/>
      <w:szCs w:val="16"/>
      <w:lang w:eastAsia="en-US"/>
    </w:rPr>
  </w:style>
  <w:style w:type="paragraph" w:styleId="Revision">
    <w:name w:val="Revision"/>
    <w:hidden/>
    <w:uiPriority w:val="99"/>
    <w:semiHidden/>
    <w:rsid w:val="00460870"/>
    <w:rPr>
      <w:rFonts w:ascii="Arial" w:hAnsi="Arial"/>
      <w:lang w:val="en-GB" w:eastAsia="ja-JP"/>
    </w:rPr>
  </w:style>
  <w:style w:type="paragraph" w:styleId="ListParagraph">
    <w:name w:val="List Paragraph"/>
    <w:basedOn w:val="Normal"/>
    <w:uiPriority w:val="34"/>
    <w:qFormat/>
    <w:rsid w:val="007C13EE"/>
    <w:pPr>
      <w:ind w:left="720"/>
    </w:pPr>
  </w:style>
  <w:style w:type="paragraph" w:customStyle="1" w:styleId="Figuretitle2">
    <w:name w:val="Figure title2"/>
    <w:basedOn w:val="Normal"/>
    <w:next w:val="Normal"/>
    <w:rsid w:val="009D6080"/>
    <w:pPr>
      <w:suppressAutoHyphens/>
      <w:spacing w:before="220" w:after="220"/>
      <w:jc w:val="center"/>
    </w:pPr>
    <w:rPr>
      <w:b/>
      <w:lang w:val="de-DE" w:eastAsia="ar-SA"/>
    </w:rPr>
  </w:style>
  <w:style w:type="paragraph" w:customStyle="1" w:styleId="ISOComments">
    <w:name w:val="ISO_Comments"/>
    <w:basedOn w:val="Normal"/>
    <w:rsid w:val="0056560E"/>
    <w:pPr>
      <w:spacing w:before="210" w:after="0" w:line="210" w:lineRule="exact"/>
      <w:jc w:val="left"/>
    </w:pPr>
    <w:rPr>
      <w:rFonts w:eastAsia="Times New Roman"/>
      <w:sz w:val="18"/>
      <w:lang w:eastAsia="en-US"/>
    </w:rPr>
  </w:style>
  <w:style w:type="paragraph" w:customStyle="1" w:styleId="ISOChange">
    <w:name w:val="ISO_Change"/>
    <w:basedOn w:val="Normal"/>
    <w:rsid w:val="0056560E"/>
    <w:pPr>
      <w:spacing w:before="210" w:after="0" w:line="210" w:lineRule="exact"/>
      <w:jc w:val="left"/>
    </w:pPr>
    <w:rPr>
      <w:rFonts w:eastAsia="Times New Roman"/>
      <w:sz w:val="18"/>
      <w:lang w:eastAsia="en-US"/>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uiPriority w:val="99"/>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6E77C5"/>
    <w:pPr>
      <w:spacing w:before="210" w:after="0" w:line="210" w:lineRule="exact"/>
      <w:jc w:val="left"/>
    </w:pPr>
    <w:rPr>
      <w:rFonts w:eastAsia="Times New Roman"/>
      <w:sz w:val="18"/>
      <w:lang w:eastAsia="en-US"/>
    </w:rPr>
  </w:style>
  <w:style w:type="paragraph" w:customStyle="1" w:styleId="subpara">
    <w:name w:val="sub para"/>
    <w:basedOn w:val="Normal"/>
    <w:rsid w:val="00A65BFF"/>
    <w:pPr>
      <w:spacing w:before="60" w:after="60" w:line="240" w:lineRule="auto"/>
      <w:ind w:left="1134" w:right="794" w:hanging="567"/>
    </w:pPr>
    <w:rPr>
      <w:rFonts w:ascii="Arial Narrow" w:eastAsia="Times New Roman" w:hAnsi="Arial Narrow"/>
      <w:sz w:val="22"/>
      <w:lang w:val="en-AU" w:eastAsia="en-US"/>
    </w:rPr>
  </w:style>
  <w:style w:type="character" w:customStyle="1" w:styleId="Heading3Char">
    <w:name w:val="Heading 3 Char"/>
    <w:link w:val="Heading3"/>
    <w:uiPriority w:val="9"/>
    <w:rsid w:val="00D722DC"/>
    <w:rPr>
      <w:rFonts w:ascii="Arial" w:hAnsi="Arial"/>
      <w:b/>
      <w:bCs/>
      <w:lang w:val="en-AU" w:eastAsia="ja-JP"/>
    </w:rPr>
  </w:style>
  <w:style w:type="character" w:customStyle="1" w:styleId="Heading4Char">
    <w:name w:val="Heading 4 Char"/>
    <w:link w:val="Heading4"/>
    <w:uiPriority w:val="9"/>
    <w:rsid w:val="00D722DC"/>
    <w:rPr>
      <w:rFonts w:ascii="Arial" w:hAnsi="Arial"/>
      <w:b/>
      <w:bCs/>
      <w:lang w:val="en-AU"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qFormat/>
    <w:rsid w:val="00D722DC"/>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D722DC"/>
    <w:pPr>
      <w:widowControl w:val="0"/>
      <w:suppressLineNumbers/>
      <w:suppressAutoHyphens/>
      <w:spacing w:before="120" w:after="120" w:line="240" w:lineRule="auto"/>
      <w:jc w:val="left"/>
    </w:pPr>
    <w:rPr>
      <w:rFonts w:eastAsia="Arial" w:cs="Tahoma"/>
      <w:i/>
      <w:iCs/>
      <w:lang w:val="en-AU"/>
    </w:rPr>
  </w:style>
  <w:style w:type="paragraph" w:customStyle="1" w:styleId="Index">
    <w:name w:val="Index"/>
    <w:basedOn w:val="Normal"/>
    <w:rsid w:val="00E56415"/>
    <w:pPr>
      <w:widowControl w:val="0"/>
      <w:suppressLineNumbers/>
      <w:suppressAutoHyphens/>
      <w:spacing w:after="0" w:line="240" w:lineRule="auto"/>
      <w:jc w:val="left"/>
    </w:pPr>
    <w:rPr>
      <w:rFonts w:eastAsia="Arial" w:cs="Tahoma"/>
    </w:rPr>
  </w:style>
  <w:style w:type="character" w:customStyle="1" w:styleId="Heading2Char">
    <w:name w:val="Heading 2 Char"/>
    <w:link w:val="Heading2"/>
    <w:uiPriority w:val="9"/>
    <w:rsid w:val="00D722DC"/>
    <w:rPr>
      <w:rFonts w:ascii="Arial" w:hAnsi="Arial"/>
      <w:b/>
      <w:bCs/>
      <w:sz w:val="22"/>
      <w:lang w:val="en-AU" w:eastAsia="ja-JP"/>
    </w:rPr>
  </w:style>
  <w:style w:type="character" w:customStyle="1" w:styleId="Heading1Char">
    <w:name w:val="Heading 1 Char"/>
    <w:link w:val="Heading1"/>
    <w:uiPriority w:val="9"/>
    <w:rsid w:val="00D722DC"/>
    <w:rPr>
      <w:rFonts w:ascii="Arial" w:hAnsi="Arial"/>
      <w:b/>
      <w:bCs/>
      <w:sz w:val="24"/>
      <w:lang w:val="en-AU" w:eastAsia="ja-JP"/>
    </w:rPr>
  </w:style>
  <w:style w:type="character" w:customStyle="1" w:styleId="BalloonTextChar">
    <w:name w:val="Balloon Text Char"/>
    <w:link w:val="BalloonText"/>
    <w:uiPriority w:val="99"/>
    <w:semiHidden/>
    <w:rsid w:val="00E56415"/>
    <w:rPr>
      <w:rFonts w:ascii="Tahoma" w:hAnsi="Tahoma" w:cs="Tahoma"/>
      <w:sz w:val="16"/>
      <w:szCs w:val="16"/>
      <w:lang w:val="en-GB" w:eastAsia="ja-JP"/>
    </w:rPr>
  </w:style>
  <w:style w:type="character" w:customStyle="1" w:styleId="BodyTextIndentChar">
    <w:name w:val="Body Text Indent Char"/>
    <w:link w:val="BodyTextIndent"/>
    <w:uiPriority w:val="99"/>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uiPriority w:val="99"/>
    <w:semiHidden/>
    <w:rsid w:val="00E56415"/>
    <w:rPr>
      <w:rFonts w:ascii="Arial" w:hAnsi="Arial"/>
      <w:b/>
      <w:bCs/>
      <w:lang w:val="en-GB" w:eastAsia="ja-JP"/>
    </w:rPr>
  </w:style>
  <w:style w:type="character" w:customStyle="1" w:styleId="BodyText2Char">
    <w:name w:val="Body Text 2 Char"/>
    <w:link w:val="BodyText2"/>
    <w:uiPriority w:val="99"/>
    <w:rsid w:val="00E56415"/>
    <w:rPr>
      <w:rFonts w:ascii="Arial" w:hAnsi="Arial"/>
      <w:sz w:val="16"/>
      <w:lang w:val="en-GB" w:eastAsia="ja-JP"/>
    </w:rPr>
  </w:style>
  <w:style w:type="character" w:customStyle="1" w:styleId="Heading5Char">
    <w:name w:val="Heading 5 Char"/>
    <w:link w:val="Heading5"/>
    <w:uiPriority w:val="9"/>
    <w:rsid w:val="00D722DC"/>
    <w:rPr>
      <w:rFonts w:ascii="Arial" w:hAnsi="Arial"/>
      <w:b/>
      <w:bCs/>
      <w:lang w:val="en-AU" w:eastAsia="ja-JP"/>
    </w:rPr>
  </w:style>
  <w:style w:type="character" w:customStyle="1" w:styleId="Heading6Char">
    <w:name w:val="Heading 6 Char"/>
    <w:link w:val="Heading6"/>
    <w:uiPriority w:val="9"/>
    <w:rsid w:val="00D722DC"/>
    <w:rPr>
      <w:rFonts w:ascii="Arial" w:hAnsi="Arial"/>
      <w:b/>
      <w:bCs/>
      <w:lang w:val="en-AU" w:eastAsia="ja-JP"/>
    </w:rPr>
  </w:style>
  <w:style w:type="character" w:customStyle="1" w:styleId="Heading7Char">
    <w:name w:val="Heading 7 Char"/>
    <w:link w:val="Heading7"/>
    <w:uiPriority w:val="9"/>
    <w:rsid w:val="00D722DC"/>
    <w:rPr>
      <w:rFonts w:ascii="Arial" w:hAnsi="Arial"/>
      <w:b/>
      <w:bCs/>
      <w:lang w:val="en-AU" w:eastAsia="ja-JP"/>
    </w:rPr>
  </w:style>
  <w:style w:type="character" w:customStyle="1" w:styleId="Heading8Char">
    <w:name w:val="Heading 8 Char"/>
    <w:link w:val="Heading8"/>
    <w:uiPriority w:val="9"/>
    <w:rsid w:val="00D722DC"/>
    <w:rPr>
      <w:rFonts w:ascii="Arial" w:hAnsi="Arial"/>
      <w:b/>
      <w:bCs/>
      <w:lang w:val="en-AU" w:eastAsia="ja-JP"/>
    </w:rPr>
  </w:style>
  <w:style w:type="character" w:customStyle="1" w:styleId="Heading9Char">
    <w:name w:val="Heading 9 Char"/>
    <w:link w:val="Heading9"/>
    <w:uiPriority w:val="9"/>
    <w:rsid w:val="00D722DC"/>
    <w:rPr>
      <w:rFonts w:ascii="Arial" w:hAnsi="Arial"/>
      <w:b/>
      <w:bCs/>
      <w:lang w:val="en-AU" w:eastAsia="ja-JP"/>
    </w:rPr>
  </w:style>
  <w:style w:type="character" w:customStyle="1" w:styleId="BodyTextIndent2Char">
    <w:name w:val="Body Text Indent 2 Char"/>
    <w:link w:val="BodyTextIndent2"/>
    <w:uiPriority w:val="99"/>
    <w:rsid w:val="00E56415"/>
    <w:rPr>
      <w:rFonts w:ascii="Arial" w:hAnsi="Arial"/>
      <w:lang w:val="en-GB" w:eastAsia="ja-JP"/>
    </w:rPr>
  </w:style>
  <w:style w:type="character" w:customStyle="1" w:styleId="BodyText3Char">
    <w:name w:val="Body Text 3 Char"/>
    <w:link w:val="BodyText3"/>
    <w:uiPriority w:val="99"/>
    <w:rsid w:val="00E56415"/>
    <w:rPr>
      <w:rFonts w:ascii="Arial" w:hAnsi="Arial"/>
      <w:sz w:val="14"/>
      <w:lang w:val="en-GB" w:eastAsia="ja-JP"/>
    </w:rPr>
  </w:style>
  <w:style w:type="paragraph" w:customStyle="1" w:styleId="quotedtext">
    <w:name w:val="quoted text"/>
    <w:basedOn w:val="Normal"/>
    <w:rsid w:val="00E56415"/>
    <w:pPr>
      <w:spacing w:before="60" w:after="60" w:line="240" w:lineRule="auto"/>
      <w:ind w:left="1134" w:right="1134" w:hanging="567"/>
    </w:pPr>
    <w:rPr>
      <w:rFonts w:ascii="Times New Roman" w:eastAsia="Times New Roman" w:hAnsi="Times New Roman"/>
      <w:i/>
      <w:lang w:val="en-AU"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paragraph" w:styleId="Bibliography">
    <w:name w:val="Bibliography"/>
    <w:basedOn w:val="Normal"/>
    <w:next w:val="Normal"/>
    <w:uiPriority w:val="37"/>
    <w:semiHidden/>
    <w:unhideWhenUsed/>
    <w:rsid w:val="00241642"/>
  </w:style>
  <w:style w:type="paragraph" w:styleId="E-mailSignature">
    <w:name w:val="E-mail Signature"/>
    <w:basedOn w:val="Normal"/>
    <w:link w:val="E-mailSignatureChar"/>
    <w:uiPriority w:val="99"/>
    <w:semiHidden/>
    <w:unhideWhenUsed/>
    <w:rsid w:val="00241642"/>
  </w:style>
  <w:style w:type="character" w:customStyle="1" w:styleId="E-mailSignatureChar">
    <w:name w:val="E-mail Signature Char"/>
    <w:link w:val="E-mailSignature"/>
    <w:uiPriority w:val="99"/>
    <w:semiHidden/>
    <w:rsid w:val="00241642"/>
    <w:rPr>
      <w:rFonts w:ascii="Arial" w:hAnsi="Arial"/>
      <w:lang w:val="en-GB" w:eastAsia="ja-JP"/>
    </w:rPr>
  </w:style>
  <w:style w:type="paragraph" w:styleId="HTMLAddress">
    <w:name w:val="HTML Address"/>
    <w:basedOn w:val="Normal"/>
    <w:link w:val="HTMLAddressChar"/>
    <w:uiPriority w:val="99"/>
    <w:semiHidden/>
    <w:unhideWhenUsed/>
    <w:rsid w:val="00241642"/>
    <w:rPr>
      <w:i/>
      <w:iCs/>
    </w:rPr>
  </w:style>
  <w:style w:type="character" w:customStyle="1" w:styleId="HTMLAddressChar">
    <w:name w:val="HTML Address Char"/>
    <w:link w:val="HTMLAddress"/>
    <w:uiPriority w:val="99"/>
    <w:semiHidden/>
    <w:rsid w:val="00241642"/>
    <w:rPr>
      <w:rFonts w:ascii="Arial" w:hAnsi="Arial"/>
      <w:i/>
      <w:iCs/>
      <w:lang w:val="en-GB" w:eastAsia="ja-JP"/>
    </w:rPr>
  </w:style>
  <w:style w:type="paragraph" w:styleId="HTMLPreformatted">
    <w:name w:val="HTML Preformatted"/>
    <w:basedOn w:val="Normal"/>
    <w:link w:val="HTMLPreformattedChar"/>
    <w:uiPriority w:val="99"/>
    <w:semiHidden/>
    <w:unhideWhenUsed/>
    <w:rsid w:val="00241642"/>
    <w:rPr>
      <w:rFonts w:ascii="Courier New" w:hAnsi="Courier New"/>
    </w:rPr>
  </w:style>
  <w:style w:type="character" w:customStyle="1" w:styleId="HTMLPreformattedChar">
    <w:name w:val="HTML Preformatted Char"/>
    <w:link w:val="HTMLPreformatted"/>
    <w:uiPriority w:val="99"/>
    <w:semiHidden/>
    <w:rsid w:val="00241642"/>
    <w:rPr>
      <w:rFonts w:ascii="Courier New" w:hAnsi="Courier New" w:cs="Courier New"/>
      <w:lang w:val="en-GB" w:eastAsia="ja-JP"/>
    </w:rPr>
  </w:style>
  <w:style w:type="paragraph" w:styleId="IntenseQuote">
    <w:name w:val="Intense Quote"/>
    <w:basedOn w:val="Normal"/>
    <w:next w:val="Normal"/>
    <w:link w:val="IntenseQuoteChar"/>
    <w:uiPriority w:val="30"/>
    <w:qFormat/>
    <w:rsid w:val="00241642"/>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241642"/>
    <w:rPr>
      <w:rFonts w:ascii="Arial" w:hAnsi="Arial"/>
      <w:b/>
      <w:bCs/>
      <w:i/>
      <w:iCs/>
      <w:color w:val="4F81BD"/>
      <w:lang w:val="en-GB" w:eastAsia="ja-JP"/>
    </w:rPr>
  </w:style>
  <w:style w:type="paragraph" w:styleId="Quote">
    <w:name w:val="Quote"/>
    <w:basedOn w:val="Normal"/>
    <w:next w:val="Normal"/>
    <w:link w:val="QuoteChar"/>
    <w:uiPriority w:val="29"/>
    <w:qFormat/>
    <w:rsid w:val="00241642"/>
    <w:rPr>
      <w:i/>
      <w:iCs/>
      <w:color w:val="000000"/>
    </w:rPr>
  </w:style>
  <w:style w:type="character" w:customStyle="1" w:styleId="QuoteChar">
    <w:name w:val="Quote Char"/>
    <w:link w:val="Quote"/>
    <w:uiPriority w:val="29"/>
    <w:rsid w:val="00241642"/>
    <w:rPr>
      <w:rFonts w:ascii="Arial" w:hAnsi="Arial"/>
      <w:i/>
      <w:iCs/>
      <w:color w:val="000000"/>
      <w:lang w:val="en-GB" w:eastAsia="ja-JP"/>
    </w:rPr>
  </w:style>
  <w:style w:type="paragraph" w:customStyle="1" w:styleId="publishedby">
    <w:name w:val="published by"/>
    <w:basedOn w:val="Normal"/>
    <w:link w:val="publishedbyChar"/>
    <w:qFormat/>
    <w:rsid w:val="003C1FC0"/>
    <w:pPr>
      <w:tabs>
        <w:tab w:val="center" w:pos="4514"/>
        <w:tab w:val="left" w:pos="5040"/>
        <w:tab w:val="left" w:pos="5760"/>
        <w:tab w:val="left" w:pos="6480"/>
        <w:tab w:val="left" w:pos="7200"/>
        <w:tab w:val="left" w:pos="7920"/>
        <w:tab w:val="left" w:pos="8640"/>
      </w:tabs>
      <w:spacing w:after="0" w:line="240" w:lineRule="auto"/>
      <w:outlineLvl w:val="0"/>
    </w:pPr>
    <w:rPr>
      <w:b/>
    </w:rPr>
  </w:style>
  <w:style w:type="paragraph" w:customStyle="1" w:styleId="note0">
    <w:name w:val="note"/>
    <w:basedOn w:val="Normal"/>
    <w:link w:val="noteChar"/>
    <w:qFormat/>
    <w:rsid w:val="003C1FC0"/>
    <w:rPr>
      <w:i/>
      <w:color w:val="FF0000"/>
    </w:rPr>
  </w:style>
  <w:style w:type="character" w:customStyle="1" w:styleId="publishedbyChar">
    <w:name w:val="published by Char"/>
    <w:link w:val="publishedby"/>
    <w:rsid w:val="003C1FC0"/>
    <w:rPr>
      <w:rFonts w:ascii="Arial" w:hAnsi="Arial"/>
      <w:b/>
      <w:lang w:val="en-GB" w:eastAsia="ja-JP"/>
    </w:rPr>
  </w:style>
  <w:style w:type="paragraph" w:customStyle="1" w:styleId="Label1">
    <w:name w:val="Label1"/>
    <w:basedOn w:val="Normal"/>
    <w:link w:val="Label1Char"/>
    <w:qFormat/>
    <w:rsid w:val="003C1FC0"/>
    <w:pPr>
      <w:autoSpaceDE w:val="0"/>
      <w:autoSpaceDN w:val="0"/>
      <w:adjustRightInd w:val="0"/>
      <w:spacing w:after="0" w:line="480" w:lineRule="auto"/>
      <w:ind w:left="1695" w:hanging="1695"/>
    </w:pPr>
    <w:rPr>
      <w:b/>
      <w:sz w:val="22"/>
      <w:szCs w:val="22"/>
    </w:rPr>
  </w:style>
  <w:style w:type="character" w:customStyle="1" w:styleId="noteChar">
    <w:name w:val="note Char"/>
    <w:link w:val="note0"/>
    <w:rsid w:val="003C1FC0"/>
    <w:rPr>
      <w:rFonts w:ascii="Arial" w:hAnsi="Arial"/>
      <w:i/>
      <w:color w:val="FF0000"/>
      <w:lang w:val="en-GB" w:eastAsia="ja-JP"/>
    </w:rPr>
  </w:style>
  <w:style w:type="paragraph" w:customStyle="1" w:styleId="Label2">
    <w:name w:val="Label2"/>
    <w:basedOn w:val="Normal"/>
    <w:link w:val="Label2Char"/>
    <w:qFormat/>
    <w:rsid w:val="003C1FC0"/>
    <w:pPr>
      <w:ind w:left="1360" w:firstLine="340"/>
    </w:pPr>
    <w:rPr>
      <w:b/>
    </w:rPr>
  </w:style>
  <w:style w:type="character" w:customStyle="1" w:styleId="Label1Char">
    <w:name w:val="Label1 Char"/>
    <w:link w:val="Label1"/>
    <w:rsid w:val="003C1FC0"/>
    <w:rPr>
      <w:rFonts w:ascii="Arial" w:hAnsi="Arial"/>
      <w:b/>
      <w:sz w:val="22"/>
      <w:szCs w:val="22"/>
      <w:lang w:val="en-GB" w:eastAsia="ja-JP"/>
    </w:rPr>
  </w:style>
  <w:style w:type="paragraph" w:customStyle="1" w:styleId="Labeldata">
    <w:name w:val="Label data"/>
    <w:basedOn w:val="Normal"/>
    <w:link w:val="LabeldataChar"/>
    <w:qFormat/>
    <w:rsid w:val="003C1FC0"/>
    <w:pPr>
      <w:autoSpaceDE w:val="0"/>
      <w:autoSpaceDN w:val="0"/>
      <w:adjustRightInd w:val="0"/>
      <w:spacing w:after="0" w:line="240" w:lineRule="auto"/>
    </w:pPr>
  </w:style>
  <w:style w:type="character" w:customStyle="1" w:styleId="Label2Char">
    <w:name w:val="Label2 Char"/>
    <w:link w:val="Label2"/>
    <w:rsid w:val="003C1FC0"/>
    <w:rPr>
      <w:rFonts w:ascii="Arial" w:hAnsi="Arial"/>
      <w:b/>
      <w:lang w:val="en-GB" w:eastAsia="ja-JP"/>
    </w:rPr>
  </w:style>
  <w:style w:type="paragraph" w:customStyle="1" w:styleId="Annex0">
    <w:name w:val="Annex"/>
    <w:basedOn w:val="Heading1"/>
    <w:next w:val="Normal"/>
    <w:link w:val="AnnexChar"/>
    <w:qFormat/>
    <w:rsid w:val="00DD4107"/>
    <w:pPr>
      <w:numPr>
        <w:numId w:val="55"/>
      </w:numPr>
      <w:ind w:left="360"/>
    </w:pPr>
    <w:rPr>
      <w:lang w:val="fr-MC" w:eastAsia="en-US"/>
    </w:rPr>
  </w:style>
  <w:style w:type="character" w:customStyle="1" w:styleId="LabeldataChar">
    <w:name w:val="Label data Char"/>
    <w:link w:val="Labeldata"/>
    <w:rsid w:val="003C1FC0"/>
    <w:rPr>
      <w:rFonts w:ascii="Arial" w:hAnsi="Arial"/>
      <w:lang w:val="en-GB" w:eastAsia="ja-JP"/>
    </w:rPr>
  </w:style>
  <w:style w:type="paragraph" w:customStyle="1" w:styleId="Annexsection">
    <w:name w:val="Annex section"/>
    <w:basedOn w:val="Heading2"/>
    <w:link w:val="AnnexsectionChar"/>
    <w:qFormat/>
    <w:rsid w:val="003C1FC0"/>
    <w:pPr>
      <w:numPr>
        <w:ilvl w:val="0"/>
        <w:numId w:val="0"/>
      </w:numPr>
      <w:jc w:val="left"/>
    </w:pPr>
    <w:rPr>
      <w:rFonts w:ascii="Arial Narrow" w:hAnsi="Arial Narrow"/>
      <w:sz w:val="20"/>
      <w:szCs w:val="22"/>
    </w:rPr>
  </w:style>
  <w:style w:type="character" w:customStyle="1" w:styleId="AnnexChar">
    <w:name w:val="Annex Char"/>
    <w:link w:val="Annex0"/>
    <w:rsid w:val="00DD4107"/>
    <w:rPr>
      <w:rFonts w:ascii="Arial" w:hAnsi="Arial"/>
      <w:b/>
      <w:bCs/>
      <w:sz w:val="24"/>
      <w:lang w:val="fr-MC"/>
    </w:rPr>
  </w:style>
  <w:style w:type="paragraph" w:customStyle="1" w:styleId="AppendixD2">
    <w:name w:val="Appendix D2"/>
    <w:autoRedefine/>
    <w:rsid w:val="00A63413"/>
    <w:pPr>
      <w:spacing w:before="40" w:after="40"/>
    </w:pPr>
    <w:rPr>
      <w:rFonts w:ascii="Arial" w:hAnsi="Arial"/>
      <w:b/>
      <w:lang w:val="en-GB" w:eastAsia="ar-SA"/>
    </w:rPr>
  </w:style>
  <w:style w:type="character" w:customStyle="1" w:styleId="AnnexsectionChar">
    <w:name w:val="Annex section Char"/>
    <w:link w:val="Annexsection"/>
    <w:rsid w:val="003C1FC0"/>
    <w:rPr>
      <w:rFonts w:ascii="Arial Narrow" w:hAnsi="Arial Narrow"/>
      <w:b/>
      <w:bCs/>
      <w:szCs w:val="22"/>
      <w:lang w:val="en-GB" w:eastAsia="ja-JP"/>
    </w:rPr>
  </w:style>
  <w:style w:type="paragraph" w:customStyle="1" w:styleId="Basisalinea">
    <w:name w:val="[Basisalinea]"/>
    <w:basedOn w:val="Normal"/>
    <w:uiPriority w:val="99"/>
    <w:rsid w:val="00DF37B3"/>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dlPara">
    <w:name w:val="dlPara"/>
    <w:basedOn w:val="dl"/>
    <w:rsid w:val="00D722DC"/>
    <w:rPr>
      <w:rFonts w:cs="Arial"/>
      <w:b/>
    </w:rPr>
  </w:style>
  <w:style w:type="paragraph" w:customStyle="1" w:styleId="dt">
    <w:name w:val="dt"/>
    <w:basedOn w:val="Normal"/>
    <w:next w:val="Normal"/>
    <w:qFormat/>
    <w:rsid w:val="00D722DC"/>
    <w:pPr>
      <w:keepNext/>
      <w:spacing w:after="0"/>
    </w:pPr>
    <w:rPr>
      <w:b/>
      <w:bCs/>
      <w:lang w:val="en-AU"/>
    </w:rPr>
  </w:style>
  <w:style w:type="paragraph" w:customStyle="1" w:styleId="TOCTitle">
    <w:name w:val="TOC Title"/>
    <w:basedOn w:val="Normal"/>
    <w:qFormat/>
    <w:rsid w:val="00D722DC"/>
    <w:pPr>
      <w:spacing w:before="360" w:after="120" w:line="240" w:lineRule="auto"/>
      <w:jc w:val="center"/>
    </w:pPr>
    <w:rPr>
      <w:rFonts w:eastAsia="Times New Roman"/>
      <w:b/>
      <w:sz w:val="24"/>
      <w:szCs w:val="24"/>
      <w:lang w:val="en-US" w:eastAsia="en-US"/>
    </w:rPr>
  </w:style>
  <w:style w:type="character" w:customStyle="1" w:styleId="FootnoteTextChar">
    <w:name w:val="Footnote Text Char"/>
    <w:link w:val="FootnoteText"/>
    <w:semiHidden/>
    <w:rsid w:val="00B254C8"/>
    <w:rPr>
      <w:rFonts w:ascii="Arial" w:hAnsi="Arial"/>
      <w:sz w:val="1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405105717">
      <w:bodyDiv w:val="1"/>
      <w:marLeft w:val="0"/>
      <w:marRight w:val="0"/>
      <w:marTop w:val="0"/>
      <w:marBottom w:val="0"/>
      <w:divBdr>
        <w:top w:val="none" w:sz="0" w:space="0" w:color="auto"/>
        <w:left w:val="none" w:sz="0" w:space="0" w:color="auto"/>
        <w:bottom w:val="none" w:sz="0" w:space="0" w:color="auto"/>
        <w:right w:val="none" w:sz="0" w:space="0" w:color="auto"/>
      </w:divBdr>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338775450">
      <w:bodyDiv w:val="1"/>
      <w:marLeft w:val="0"/>
      <w:marRight w:val="0"/>
      <w:marTop w:val="0"/>
      <w:marBottom w:val="0"/>
      <w:divBdr>
        <w:top w:val="none" w:sz="0" w:space="0" w:color="auto"/>
        <w:left w:val="none" w:sz="0" w:space="0" w:color="auto"/>
        <w:bottom w:val="none" w:sz="0" w:space="0" w:color="auto"/>
        <w:right w:val="none" w:sz="0" w:space="0" w:color="auto"/>
      </w:divBdr>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6.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5.xml"/><Relationship Id="rId28" Type="http://schemas.openxmlformats.org/officeDocument/2006/relationships/header" Target="header7.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eader" Target="header4.xml"/><Relationship Id="rId27" Type="http://schemas.openxmlformats.org/officeDocument/2006/relationships/footer" Target="footer7.xml"/><Relationship Id="rId30" Type="http://schemas.openxmlformats.org/officeDocument/2006/relationships/footer" Target="footer8.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97\wip\S-1xx-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F3AFB-2466-4C8A-8A2E-A5C9E1FDB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S-1xx-Template.dotx</Template>
  <TotalTime>1082</TotalTime>
  <Pages>45</Pages>
  <Words>11256</Words>
  <Characters>64164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IHO S-1xx Template</vt:lpstr>
    </vt:vector>
  </TitlesOfParts>
  <Company>afnor</Company>
  <LinksUpToDate>false</LinksUpToDate>
  <CharactersWithSpaces>75270</CharactersWithSpaces>
  <SharedDoc>false</SharedDoc>
  <HLinks>
    <vt:vector size="12" baseType="variant">
      <vt:variant>
        <vt:i4>6684718</vt:i4>
      </vt:variant>
      <vt:variant>
        <vt:i4>365</vt:i4>
      </vt:variant>
      <vt:variant>
        <vt:i4>0</vt:i4>
      </vt:variant>
      <vt:variant>
        <vt:i4>5</vt:i4>
      </vt:variant>
      <vt:variant>
        <vt:lpwstr>http://www.ogp.org.uk/</vt:lpwstr>
      </vt:variant>
      <vt:variant>
        <vt:lpwstr/>
      </vt:variant>
      <vt:variant>
        <vt:i4>1638415</vt:i4>
      </vt:variant>
      <vt:variant>
        <vt:i4>362</vt:i4>
      </vt:variant>
      <vt:variant>
        <vt:i4>0</vt:i4>
      </vt:variant>
      <vt:variant>
        <vt:i4>5</vt:i4>
      </vt:variant>
      <vt:variant>
        <vt:lpwstr>http://www.epsg-registry.org/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S-1xx Template</dc:title>
  <dc:subject/>
  <dc:creator>Raphael Malyankar</dc:creator>
  <cp:keywords/>
  <dc:description/>
  <cp:lastModifiedBy>Raphael Malyankar</cp:lastModifiedBy>
  <cp:revision>95</cp:revision>
  <cp:lastPrinted>2016-12-15T12:47:00Z</cp:lastPrinted>
  <dcterms:created xsi:type="dcterms:W3CDTF">2025-07-29T00:51:00Z</dcterms:created>
  <dcterms:modified xsi:type="dcterms:W3CDTF">2026-02-02T21:39:00Z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ies>
</file>