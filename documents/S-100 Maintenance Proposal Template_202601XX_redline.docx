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C121B" w14:textId="608EB261" w:rsidR="005B4EE7" w:rsidRPr="00026931" w:rsidRDefault="00026931" w:rsidP="00026931">
      <w:pPr>
        <w:ind w:left="180"/>
        <w:jc w:val="right"/>
        <w:rPr>
          <w:bCs/>
          <w:sz w:val="24"/>
        </w:rPr>
      </w:pPr>
      <w:r>
        <w:rPr>
          <w:bCs/>
          <w:sz w:val="24"/>
        </w:rPr>
        <w:t xml:space="preserve">Paper </w:t>
      </w:r>
      <w:r w:rsidR="005B4EE7" w:rsidRPr="00026931">
        <w:rPr>
          <w:bCs/>
          <w:sz w:val="24"/>
        </w:rPr>
        <w:t>#</w:t>
      </w:r>
      <w:r w:rsidRPr="00026931">
        <w:rPr>
          <w:bCs/>
          <w:sz w:val="24"/>
        </w:rPr>
        <w:t xml:space="preserve"> (assigned by WG Sec.)</w:t>
      </w:r>
    </w:p>
    <w:p w14:paraId="5EF84B5D" w14:textId="3AE7224F" w:rsidR="006E2E70" w:rsidRDefault="009867AD" w:rsidP="005B4EE7">
      <w:pPr>
        <w:ind w:left="180"/>
        <w:rPr>
          <w:b/>
          <w:sz w:val="24"/>
        </w:rPr>
      </w:pPr>
      <w:r>
        <w:rPr>
          <w:b/>
          <w:sz w:val="24"/>
        </w:rPr>
        <w:t xml:space="preserve">Title: </w:t>
      </w:r>
      <w:r w:rsidR="00FC7E68" w:rsidRPr="002779E1">
        <w:rPr>
          <w:bCs/>
          <w:color w:val="EE0000"/>
          <w:sz w:val="24"/>
        </w:rPr>
        <w:t>(</w:t>
      </w:r>
      <w:r w:rsidR="002779E1" w:rsidRPr="002779E1">
        <w:rPr>
          <w:bCs/>
          <w:color w:val="EE0000"/>
          <w:sz w:val="24"/>
        </w:rPr>
        <w:t xml:space="preserve">Proposal </w:t>
      </w:r>
      <w:r w:rsidR="00FC7E68" w:rsidRPr="002779E1">
        <w:rPr>
          <w:bCs/>
          <w:color w:val="EE0000"/>
          <w:sz w:val="24"/>
        </w:rPr>
        <w:t>title)</w:t>
      </w:r>
    </w:p>
    <w:p w14:paraId="7670180E" w14:textId="77777777" w:rsidR="006E2E70" w:rsidRDefault="006E2E70">
      <w:pPr>
        <w:pStyle w:val="BodyText"/>
        <w:spacing w:before="6"/>
        <w:rPr>
          <w:b/>
          <w:sz w:val="21"/>
        </w:rPr>
      </w:pPr>
    </w:p>
    <w:p w14:paraId="4557D928" w14:textId="566EA9CC" w:rsidR="006E2E70" w:rsidRDefault="009867AD">
      <w:pPr>
        <w:spacing w:before="1" w:after="22"/>
        <w:ind w:left="1137" w:right="1270"/>
        <w:jc w:val="center"/>
        <w:rPr>
          <w:sz w:val="28"/>
        </w:rPr>
      </w:pPr>
      <w:r>
        <w:rPr>
          <w:sz w:val="28"/>
        </w:rPr>
        <w:t>S-100 Maintenance - Change Proposal Form</w:t>
      </w:r>
    </w:p>
    <w:p w14:paraId="5632A7F9" w14:textId="77777777" w:rsidR="006E2E70" w:rsidRDefault="001D39B8">
      <w:pPr>
        <w:pStyle w:val="BodyText"/>
        <w:spacing w:line="20" w:lineRule="exact"/>
        <w:ind w:left="184"/>
        <w:rPr>
          <w:sz w:val="2"/>
        </w:rPr>
      </w:pPr>
      <w:r>
        <w:rPr>
          <w:noProof/>
          <w:sz w:val="2"/>
          <w:lang w:val="en-US" w:eastAsia="en-US" w:bidi="ar-SA"/>
        </w:rPr>
        <mc:AlternateContent>
          <mc:Choice Requires="wpg">
            <w:drawing>
              <wp:inline distT="0" distB="0" distL="0" distR="0" wp14:anchorId="6104ADF6" wp14:editId="0B9293E2">
                <wp:extent cx="5316855" cy="6350"/>
                <wp:effectExtent l="5715" t="7620" r="11430" b="5080"/>
                <wp:docPr id="6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16855" cy="6350"/>
                          <a:chOff x="0" y="0"/>
                          <a:chExt cx="8373" cy="10"/>
                        </a:xfrm>
                      </wpg:grpSpPr>
                      <wps:wsp>
                        <wps:cNvPr id="7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837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07C51B" id="Group 5" o:spid="_x0000_s1026" style="width:418.65pt;height:.5pt;mso-position-horizontal-relative:char;mso-position-vertical-relative:line" coordsize="8373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">
                <v:line id="Line 6" o:spid="_x0000_s1027" style="position:absolute;visibility:visible;mso-wrap-style:square" from="0,5" to="8373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" strokeweight=".48pt"/>
                <w10:anchorlock/>
              </v:group>
            </w:pict>
          </mc:Fallback>
        </mc:AlternateContent>
      </w:r>
    </w:p>
    <w:p w14:paraId="7062F07E" w14:textId="77777777" w:rsidR="006E2E70" w:rsidRDefault="006E2E70">
      <w:pPr>
        <w:pStyle w:val="BodyText"/>
        <w:spacing w:after="1"/>
        <w:rPr>
          <w:sz w:val="27"/>
        </w:rPr>
      </w:pPr>
    </w:p>
    <w:tbl>
      <w:tblPr>
        <w:tblW w:w="0" w:type="auto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6"/>
        <w:gridCol w:w="2581"/>
        <w:gridCol w:w="910"/>
        <w:gridCol w:w="2340"/>
      </w:tblGrid>
      <w:tr w:rsidR="006E2E70" w14:paraId="6F746B9A" w14:textId="77777777" w:rsidTr="00C069DC">
        <w:trPr>
          <w:trHeight w:val="350"/>
        </w:trPr>
        <w:tc>
          <w:tcPr>
            <w:tcW w:w="2576" w:type="dxa"/>
          </w:tcPr>
          <w:p w14:paraId="1EB10757" w14:textId="77777777" w:rsidR="006E2E70" w:rsidRDefault="009867AD">
            <w:pPr>
              <w:pStyle w:val="TableParagraph"/>
              <w:spacing w:before="54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Organisation</w:t>
            </w:r>
          </w:p>
        </w:tc>
        <w:tc>
          <w:tcPr>
            <w:tcW w:w="2581" w:type="dxa"/>
          </w:tcPr>
          <w:p w14:paraId="087347EF" w14:textId="63888E21" w:rsidR="006E2E70" w:rsidRDefault="006E2E70">
            <w:pPr>
              <w:pStyle w:val="TableParagraph"/>
              <w:spacing w:before="57"/>
              <w:rPr>
                <w:sz w:val="20"/>
              </w:rPr>
            </w:pPr>
          </w:p>
        </w:tc>
        <w:tc>
          <w:tcPr>
            <w:tcW w:w="910" w:type="dxa"/>
          </w:tcPr>
          <w:p w14:paraId="499B5F8F" w14:textId="77777777" w:rsidR="006E2E70" w:rsidRDefault="009867AD">
            <w:pPr>
              <w:pStyle w:val="TableParagraph"/>
              <w:spacing w:before="54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2340" w:type="dxa"/>
          </w:tcPr>
          <w:p w14:paraId="68ADD294" w14:textId="3F830C8C" w:rsidR="001B6760" w:rsidRDefault="001B6760">
            <w:pPr>
              <w:pStyle w:val="TableParagraph"/>
              <w:spacing w:before="57"/>
              <w:ind w:left="106"/>
              <w:rPr>
                <w:sz w:val="20"/>
              </w:rPr>
            </w:pPr>
          </w:p>
        </w:tc>
      </w:tr>
      <w:tr w:rsidR="006E2E70" w14:paraId="703C563C" w14:textId="77777777" w:rsidTr="00C069DC">
        <w:trPr>
          <w:trHeight w:val="580"/>
        </w:trPr>
        <w:tc>
          <w:tcPr>
            <w:tcW w:w="2576" w:type="dxa"/>
          </w:tcPr>
          <w:p w14:paraId="6050EC1A" w14:textId="77777777" w:rsidR="006E2E70" w:rsidRDefault="009867AD">
            <w:pPr>
              <w:pStyle w:val="TableParagraph"/>
              <w:spacing w:before="54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Contact</w:t>
            </w:r>
          </w:p>
        </w:tc>
        <w:tc>
          <w:tcPr>
            <w:tcW w:w="2581" w:type="dxa"/>
          </w:tcPr>
          <w:p w14:paraId="1B7E96B6" w14:textId="08C161AE" w:rsidR="006E2E70" w:rsidRDefault="006E2E70">
            <w:pPr>
              <w:pStyle w:val="TableParagraph"/>
              <w:spacing w:before="57"/>
              <w:rPr>
                <w:sz w:val="20"/>
              </w:rPr>
            </w:pPr>
          </w:p>
        </w:tc>
        <w:tc>
          <w:tcPr>
            <w:tcW w:w="910" w:type="dxa"/>
          </w:tcPr>
          <w:p w14:paraId="626881DB" w14:textId="77777777" w:rsidR="006E2E70" w:rsidRDefault="009867AD">
            <w:pPr>
              <w:pStyle w:val="TableParagraph"/>
              <w:spacing w:before="54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Email</w:t>
            </w:r>
          </w:p>
        </w:tc>
        <w:tc>
          <w:tcPr>
            <w:tcW w:w="2340" w:type="dxa"/>
          </w:tcPr>
          <w:p w14:paraId="5E4AA22C" w14:textId="7DCD13F1" w:rsidR="006E2E70" w:rsidRDefault="006E2E70">
            <w:pPr>
              <w:pStyle w:val="TableParagraph"/>
              <w:spacing w:before="57"/>
              <w:ind w:left="106"/>
              <w:rPr>
                <w:sz w:val="20"/>
              </w:rPr>
            </w:pPr>
          </w:p>
        </w:tc>
      </w:tr>
    </w:tbl>
    <w:p w14:paraId="55C53D59" w14:textId="77777777" w:rsidR="006E2E70" w:rsidRDefault="006E2E70">
      <w:pPr>
        <w:pStyle w:val="BodyText"/>
        <w:spacing w:before="8"/>
        <w:rPr>
          <w:sz w:val="27"/>
        </w:rPr>
      </w:pPr>
    </w:p>
    <w:p w14:paraId="0ACF5B6C" w14:textId="77777777" w:rsidR="006E2E70" w:rsidRDefault="009867AD">
      <w:pPr>
        <w:ind w:left="218"/>
        <w:rPr>
          <w:i/>
          <w:sz w:val="20"/>
        </w:rPr>
      </w:pPr>
      <w:r>
        <w:rPr>
          <w:sz w:val="28"/>
        </w:rPr>
        <w:t xml:space="preserve">Change Proposal Type </w:t>
      </w:r>
      <w:r>
        <w:rPr>
          <w:i/>
          <w:sz w:val="20"/>
        </w:rPr>
        <w:t>(Select only one option)</w:t>
      </w:r>
    </w:p>
    <w:p w14:paraId="02BEA290" w14:textId="52EF1981" w:rsidR="00FF05D7" w:rsidRDefault="00A371CB" w:rsidP="0005112D">
      <w:pPr>
        <w:ind w:left="218"/>
        <w:rPr>
          <w:i/>
          <w:sz w:val="20"/>
        </w:rPr>
      </w:pPr>
      <w:r w:rsidRPr="00A371CB">
        <w:rPr>
          <w:i/>
          <w:sz w:val="20"/>
        </w:rPr>
        <w:t>Clarifications are non-substantive changes to S-100.</w:t>
      </w:r>
      <w:r w:rsidR="00FF05D7">
        <w:rPr>
          <w:i/>
          <w:sz w:val="20"/>
        </w:rPr>
        <w:t xml:space="preserve"> </w:t>
      </w:r>
      <w:r w:rsidR="00FF05D7" w:rsidRPr="00FF05D7">
        <w:rPr>
          <w:i/>
          <w:sz w:val="20"/>
        </w:rPr>
        <w:t>A clarification must not cause any substantive semantic change to S-100.</w:t>
      </w:r>
    </w:p>
    <w:p w14:paraId="581B464C" w14:textId="508E8A9D" w:rsidR="00FF05D7" w:rsidRDefault="00FF05D7" w:rsidP="00FF05D7">
      <w:pPr>
        <w:ind w:left="218"/>
        <w:rPr>
          <w:i/>
          <w:sz w:val="20"/>
        </w:rPr>
      </w:pPr>
      <w:r>
        <w:rPr>
          <w:i/>
          <w:sz w:val="20"/>
        </w:rPr>
        <w:t>Discrepancy corrections resolve discrepancies between different locations in the text, between text and artifact</w:t>
      </w:r>
      <w:r w:rsidR="0005112D">
        <w:rPr>
          <w:i/>
          <w:sz w:val="20"/>
        </w:rPr>
        <w:t xml:space="preserve"> (e.g., schema)</w:t>
      </w:r>
      <w:r>
        <w:rPr>
          <w:i/>
          <w:sz w:val="20"/>
        </w:rPr>
        <w:t xml:space="preserve">, or </w:t>
      </w:r>
      <w:r w:rsidR="0005112D">
        <w:rPr>
          <w:i/>
          <w:sz w:val="20"/>
        </w:rPr>
        <w:t xml:space="preserve">between </w:t>
      </w:r>
      <w:r>
        <w:rPr>
          <w:i/>
          <w:sz w:val="20"/>
        </w:rPr>
        <w:t xml:space="preserve">different artifacts, for </w:t>
      </w:r>
      <w:r w:rsidR="0005112D">
        <w:rPr>
          <w:i/>
          <w:sz w:val="20"/>
        </w:rPr>
        <w:t xml:space="preserve">a single </w:t>
      </w:r>
      <w:r>
        <w:rPr>
          <w:i/>
          <w:sz w:val="20"/>
        </w:rPr>
        <w:t xml:space="preserve">version of the standard. </w:t>
      </w:r>
      <w:r w:rsidRPr="00FF05D7">
        <w:rPr>
          <w:i/>
          <w:sz w:val="20"/>
        </w:rPr>
        <w:t xml:space="preserve">A </w:t>
      </w:r>
      <w:r>
        <w:rPr>
          <w:i/>
          <w:sz w:val="20"/>
        </w:rPr>
        <w:t>discrepancy correction</w:t>
      </w:r>
      <w:r w:rsidRPr="00FF05D7">
        <w:rPr>
          <w:i/>
          <w:sz w:val="20"/>
        </w:rPr>
        <w:t xml:space="preserve"> must not </w:t>
      </w:r>
      <w:r w:rsidR="0005112D">
        <w:rPr>
          <w:i/>
          <w:sz w:val="20"/>
        </w:rPr>
        <w:t>cause</w:t>
      </w:r>
      <w:r w:rsidRPr="00FF05D7">
        <w:rPr>
          <w:i/>
          <w:sz w:val="20"/>
        </w:rPr>
        <w:t xml:space="preserve"> any substantive semantic change to S-100.</w:t>
      </w:r>
    </w:p>
    <w:p w14:paraId="0E374CCD" w14:textId="0FE2179B" w:rsidR="00FF05D7" w:rsidRDefault="00FF05D7" w:rsidP="0005112D">
      <w:pPr>
        <w:ind w:left="218"/>
        <w:rPr>
          <w:i/>
          <w:sz w:val="20"/>
        </w:rPr>
      </w:pPr>
      <w:r>
        <w:rPr>
          <w:i/>
          <w:sz w:val="20"/>
        </w:rPr>
        <w:t xml:space="preserve">Revisions </w:t>
      </w:r>
      <w:r w:rsidRPr="00FF05D7">
        <w:rPr>
          <w:i/>
          <w:sz w:val="20"/>
        </w:rPr>
        <w:t>are substantive semantic changes to S-100</w:t>
      </w:r>
      <w:r w:rsidR="00B96E9E">
        <w:rPr>
          <w:i/>
          <w:sz w:val="20"/>
        </w:rPr>
        <w:t xml:space="preserve">. E.g., </w:t>
      </w:r>
      <w:r w:rsidR="0005112D" w:rsidRPr="0005112D">
        <w:rPr>
          <w:i/>
          <w:sz w:val="20"/>
        </w:rPr>
        <w:t>correct factual errors</w:t>
      </w:r>
      <w:r w:rsidR="00B96E9E">
        <w:rPr>
          <w:i/>
          <w:sz w:val="20"/>
        </w:rPr>
        <w:t>,</w:t>
      </w:r>
      <w:r w:rsidR="0005112D" w:rsidRPr="0005112D">
        <w:rPr>
          <w:i/>
          <w:sz w:val="20"/>
        </w:rPr>
        <w:t xml:space="preserve"> introduce necessary changes </w:t>
      </w:r>
      <w:r w:rsidR="00B96E9E">
        <w:rPr>
          <w:i/>
          <w:sz w:val="20"/>
        </w:rPr>
        <w:t>resulting from</w:t>
      </w:r>
      <w:r w:rsidR="0005112D" w:rsidRPr="0005112D">
        <w:rPr>
          <w:i/>
          <w:sz w:val="20"/>
        </w:rPr>
        <w:t xml:space="preserve"> experience or </w:t>
      </w:r>
      <w:r w:rsidR="00B96E9E">
        <w:rPr>
          <w:i/>
          <w:sz w:val="20"/>
        </w:rPr>
        <w:t>changed</w:t>
      </w:r>
      <w:r w:rsidR="0005112D" w:rsidRPr="0005112D">
        <w:rPr>
          <w:i/>
          <w:sz w:val="20"/>
        </w:rPr>
        <w:t xml:space="preserve"> circumstances</w:t>
      </w:r>
      <w:r w:rsidR="00B96E9E">
        <w:rPr>
          <w:i/>
          <w:sz w:val="20"/>
        </w:rPr>
        <w:t>, add new specifications within an existing section</w:t>
      </w:r>
      <w:r w:rsidR="0005112D">
        <w:rPr>
          <w:i/>
          <w:sz w:val="20"/>
        </w:rPr>
        <w:t xml:space="preserve">. </w:t>
      </w:r>
      <w:r w:rsidRPr="00FF05D7">
        <w:rPr>
          <w:i/>
          <w:sz w:val="20"/>
        </w:rPr>
        <w:t>Revisions could have an impact on either existing users or future users of a revised standard</w:t>
      </w:r>
      <w:r>
        <w:rPr>
          <w:i/>
          <w:sz w:val="20"/>
        </w:rPr>
        <w:t>.</w:t>
      </w:r>
    </w:p>
    <w:p w14:paraId="67B74199" w14:textId="0B39EA4E" w:rsidR="00A371CB" w:rsidRDefault="00FF05D7" w:rsidP="00A11CF7">
      <w:pPr>
        <w:ind w:left="218"/>
        <w:rPr>
          <w:i/>
          <w:sz w:val="20"/>
        </w:rPr>
      </w:pPr>
      <w:r>
        <w:rPr>
          <w:i/>
          <w:sz w:val="20"/>
        </w:rPr>
        <w:t xml:space="preserve">Extensions </w:t>
      </w:r>
      <w:r w:rsidRPr="00FF05D7">
        <w:rPr>
          <w:i/>
          <w:sz w:val="20"/>
        </w:rPr>
        <w:t>introduce significant changes</w:t>
      </w:r>
      <w:r>
        <w:rPr>
          <w:i/>
          <w:sz w:val="20"/>
        </w:rPr>
        <w:t xml:space="preserve"> such as new concepts, </w:t>
      </w:r>
      <w:r w:rsidR="00A11CF7">
        <w:rPr>
          <w:i/>
          <w:sz w:val="20"/>
        </w:rPr>
        <w:t xml:space="preserve">constructs or data types and are likely to have </w:t>
      </w:r>
      <w:r w:rsidR="00A11CF7" w:rsidRPr="00A11CF7">
        <w:rPr>
          <w:i/>
          <w:sz w:val="20"/>
        </w:rPr>
        <w:t>a significant impact on either existing users or future</w:t>
      </w:r>
      <w:r w:rsidR="00A11CF7">
        <w:rPr>
          <w:i/>
          <w:sz w:val="20"/>
        </w:rPr>
        <w:t xml:space="preserve"> users.</w:t>
      </w:r>
    </w:p>
    <w:p w14:paraId="489372D3" w14:textId="3CB603CC" w:rsidR="000C2355" w:rsidRPr="00E65188" w:rsidRDefault="000C2355" w:rsidP="00A11CF7">
      <w:pPr>
        <w:ind w:left="218"/>
        <w:rPr>
          <w:b/>
          <w:bCs/>
          <w:i/>
          <w:sz w:val="20"/>
        </w:rPr>
      </w:pPr>
      <w:r w:rsidRPr="00E65188">
        <w:rPr>
          <w:b/>
          <w:bCs/>
          <w:i/>
          <w:sz w:val="20"/>
        </w:rPr>
        <w:t>The final decision on classification of the change proposal will be made when the proposal is discussed by the working group.</w:t>
      </w:r>
    </w:p>
    <w:p w14:paraId="4FF2FAC7" w14:textId="77777777" w:rsidR="006E2E70" w:rsidRDefault="006E2E70">
      <w:pPr>
        <w:pStyle w:val="BodyText"/>
        <w:spacing w:before="3"/>
        <w:rPr>
          <w:i/>
        </w:rPr>
      </w:pPr>
    </w:p>
    <w:tbl>
      <w:tblPr>
        <w:tblW w:w="4764" w:type="pc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9"/>
        <w:gridCol w:w="2505"/>
        <w:gridCol w:w="2066"/>
        <w:gridCol w:w="1821"/>
      </w:tblGrid>
      <w:tr w:rsidR="00A00C74" w14:paraId="68B1AA01" w14:textId="15CEDF54" w:rsidTr="00A00C74">
        <w:trPr>
          <w:trHeight w:val="417"/>
        </w:trPr>
        <w:tc>
          <w:tcPr>
            <w:tcW w:w="1222" w:type="pct"/>
          </w:tcPr>
          <w:p w14:paraId="378B7524" w14:textId="0A060BD9" w:rsidR="00A371CB" w:rsidRPr="005B4EE7" w:rsidRDefault="00A00C74" w:rsidP="00FF05D7">
            <w:pPr>
              <w:pStyle w:val="TableParagraph"/>
              <w:spacing w:before="113"/>
              <w:ind w:left="107"/>
              <w:rPr>
                <w:b/>
                <w:bCs/>
                <w:sz w:val="18"/>
                <w:szCs w:val="24"/>
              </w:rPr>
            </w:pPr>
            <w:r w:rsidRPr="005B4EE7">
              <w:rPr>
                <w:b/>
                <w:bCs/>
                <w:sz w:val="18"/>
                <w:szCs w:val="24"/>
              </w:rPr>
              <w:t>1.</w:t>
            </w:r>
            <w:r w:rsidR="00A371CB" w:rsidRPr="005B4EE7">
              <w:rPr>
                <w:b/>
                <w:bCs/>
                <w:sz w:val="18"/>
                <w:szCs w:val="24"/>
              </w:rPr>
              <w:t xml:space="preserve"> </w:t>
            </w:r>
            <w:r w:rsidRPr="005B4EE7">
              <w:rPr>
                <w:b/>
                <w:bCs/>
                <w:sz w:val="18"/>
                <w:szCs w:val="24"/>
              </w:rPr>
              <w:t>Clarification</w:t>
            </w:r>
          </w:p>
        </w:tc>
        <w:tc>
          <w:tcPr>
            <w:tcW w:w="1480" w:type="pct"/>
          </w:tcPr>
          <w:p w14:paraId="7C19BF8A" w14:textId="2DF75A01" w:rsidR="00A371CB" w:rsidRPr="005B4EE7" w:rsidRDefault="00A00C74" w:rsidP="00FF05D7">
            <w:pPr>
              <w:pStyle w:val="TableParagraph"/>
              <w:spacing w:before="113"/>
              <w:ind w:left="108"/>
              <w:rPr>
                <w:b/>
                <w:bCs/>
                <w:sz w:val="18"/>
                <w:szCs w:val="24"/>
              </w:rPr>
            </w:pPr>
            <w:r w:rsidRPr="005B4EE7">
              <w:rPr>
                <w:b/>
                <w:bCs/>
                <w:sz w:val="18"/>
                <w:szCs w:val="24"/>
              </w:rPr>
              <w:t>2.</w:t>
            </w:r>
            <w:r w:rsidR="00A371CB" w:rsidRPr="005B4EE7">
              <w:rPr>
                <w:b/>
                <w:bCs/>
                <w:sz w:val="18"/>
                <w:szCs w:val="24"/>
              </w:rPr>
              <w:t xml:space="preserve"> </w:t>
            </w:r>
            <w:r w:rsidR="00A11CF7" w:rsidRPr="005B4EE7">
              <w:rPr>
                <w:b/>
                <w:bCs/>
                <w:sz w:val="18"/>
                <w:szCs w:val="24"/>
              </w:rPr>
              <w:t xml:space="preserve">Discrepancy </w:t>
            </w:r>
            <w:r w:rsidRPr="005B4EE7">
              <w:rPr>
                <w:b/>
                <w:bCs/>
                <w:sz w:val="18"/>
                <w:szCs w:val="24"/>
              </w:rPr>
              <w:t>Correction</w:t>
            </w:r>
          </w:p>
        </w:tc>
        <w:tc>
          <w:tcPr>
            <w:tcW w:w="1221" w:type="pct"/>
          </w:tcPr>
          <w:p w14:paraId="02D60CB2" w14:textId="3DA449EB" w:rsidR="00A00C74" w:rsidRPr="005B4EE7" w:rsidRDefault="00A00C74">
            <w:pPr>
              <w:pStyle w:val="TableParagraph"/>
              <w:spacing w:before="113"/>
              <w:ind w:left="108"/>
              <w:rPr>
                <w:b/>
                <w:bCs/>
                <w:sz w:val="18"/>
                <w:szCs w:val="24"/>
              </w:rPr>
            </w:pPr>
            <w:r w:rsidRPr="005B4EE7">
              <w:rPr>
                <w:b/>
                <w:bCs/>
                <w:sz w:val="18"/>
                <w:szCs w:val="24"/>
              </w:rPr>
              <w:t>3.</w:t>
            </w:r>
            <w:r w:rsidR="00A371CB" w:rsidRPr="005B4EE7">
              <w:rPr>
                <w:b/>
                <w:bCs/>
                <w:sz w:val="18"/>
                <w:szCs w:val="24"/>
              </w:rPr>
              <w:t xml:space="preserve"> Revision</w:t>
            </w:r>
          </w:p>
        </w:tc>
        <w:tc>
          <w:tcPr>
            <w:tcW w:w="1076" w:type="pct"/>
          </w:tcPr>
          <w:p w14:paraId="3C5A51F0" w14:textId="371CBDF3" w:rsidR="00A00C74" w:rsidRPr="005B4EE7" w:rsidRDefault="000C2355">
            <w:pPr>
              <w:pStyle w:val="TableParagraph"/>
              <w:spacing w:before="113"/>
              <w:ind w:left="108"/>
              <w:rPr>
                <w:b/>
                <w:bCs/>
                <w:sz w:val="18"/>
                <w:szCs w:val="24"/>
              </w:rPr>
            </w:pPr>
            <w:r w:rsidRPr="005B4EE7">
              <w:rPr>
                <w:b/>
                <w:bCs/>
                <w:sz w:val="18"/>
                <w:szCs w:val="24"/>
              </w:rPr>
              <w:t xml:space="preserve">4. </w:t>
            </w:r>
            <w:r w:rsidR="00A371CB" w:rsidRPr="005B4EE7">
              <w:rPr>
                <w:b/>
                <w:bCs/>
                <w:sz w:val="18"/>
                <w:szCs w:val="24"/>
              </w:rPr>
              <w:t>Extension</w:t>
            </w:r>
          </w:p>
        </w:tc>
      </w:tr>
      <w:tr w:rsidR="00A00C74" w14:paraId="0D06E03B" w14:textId="471DDA05" w:rsidTr="00A00C74">
        <w:trPr>
          <w:trHeight w:val="414"/>
        </w:trPr>
        <w:tc>
          <w:tcPr>
            <w:tcW w:w="1222" w:type="pct"/>
          </w:tcPr>
          <w:p w14:paraId="02D3E20E" w14:textId="2911C201" w:rsidR="00A00C74" w:rsidRDefault="00A00C7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80" w:type="pct"/>
          </w:tcPr>
          <w:p w14:paraId="1593D69B" w14:textId="2185246A" w:rsidR="00A00C74" w:rsidRDefault="00A00C7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1" w:type="pct"/>
          </w:tcPr>
          <w:p w14:paraId="639CAF88" w14:textId="717AE2B8" w:rsidR="00A00C74" w:rsidRDefault="00A00C74">
            <w:pPr>
              <w:pStyle w:val="TableParagraph"/>
              <w:spacing w:before="111"/>
              <w:ind w:left="108"/>
              <w:rPr>
                <w:sz w:val="16"/>
              </w:rPr>
            </w:pPr>
          </w:p>
        </w:tc>
        <w:tc>
          <w:tcPr>
            <w:tcW w:w="1076" w:type="pct"/>
          </w:tcPr>
          <w:p w14:paraId="5F41C24A" w14:textId="77777777" w:rsidR="00A00C74" w:rsidRDefault="00A00C74">
            <w:pPr>
              <w:pStyle w:val="TableParagraph"/>
              <w:spacing w:before="111"/>
              <w:ind w:left="108"/>
              <w:rPr>
                <w:sz w:val="16"/>
              </w:rPr>
            </w:pPr>
          </w:p>
        </w:tc>
      </w:tr>
    </w:tbl>
    <w:p w14:paraId="5BD4F985" w14:textId="77777777" w:rsidR="006E2E70" w:rsidRDefault="006E2E70">
      <w:pPr>
        <w:pStyle w:val="BodyText"/>
        <w:spacing w:before="7"/>
        <w:rPr>
          <w:i/>
          <w:sz w:val="27"/>
        </w:rPr>
      </w:pPr>
    </w:p>
    <w:p w14:paraId="1475451A" w14:textId="77777777" w:rsidR="006E2E70" w:rsidRDefault="009867AD">
      <w:pPr>
        <w:spacing w:after="4"/>
        <w:ind w:left="218"/>
        <w:rPr>
          <w:i/>
          <w:sz w:val="20"/>
        </w:rPr>
      </w:pPr>
      <w:r>
        <w:rPr>
          <w:sz w:val="28"/>
        </w:rPr>
        <w:t>Location (</w:t>
      </w:r>
      <w:r>
        <w:rPr>
          <w:i/>
          <w:sz w:val="20"/>
        </w:rPr>
        <w:t>Identify all change proposal locations)</w:t>
      </w: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9" w:type="dxa"/>
          <w:left w:w="58" w:type="dxa"/>
          <w:bottom w:w="29" w:type="dxa"/>
          <w:right w:w="58" w:type="dxa"/>
        </w:tblCellMar>
        <w:tblLook w:val="01E0" w:firstRow="1" w:lastRow="1" w:firstColumn="1" w:lastColumn="1" w:noHBand="0" w:noVBand="0"/>
      </w:tblPr>
      <w:tblGrid>
        <w:gridCol w:w="559"/>
        <w:gridCol w:w="1151"/>
        <w:gridCol w:w="810"/>
        <w:gridCol w:w="810"/>
        <w:gridCol w:w="5130"/>
      </w:tblGrid>
      <w:tr w:rsidR="00CA0198" w:rsidRPr="007860EE" w14:paraId="0CA82179" w14:textId="77777777" w:rsidTr="00B33293">
        <w:trPr>
          <w:cantSplit/>
        </w:trPr>
        <w:tc>
          <w:tcPr>
            <w:tcW w:w="559" w:type="dxa"/>
          </w:tcPr>
          <w:p w14:paraId="155239B7" w14:textId="6842281C" w:rsidR="00CA0198" w:rsidRPr="00FC7E68" w:rsidRDefault="00CA0198" w:rsidP="00B33293">
            <w:pPr>
              <w:pStyle w:val="TableParagraph"/>
              <w:spacing w:before="60"/>
              <w:ind w:left="0"/>
              <w:rPr>
                <w:b/>
                <w:bCs/>
                <w:sz w:val="18"/>
                <w:szCs w:val="18"/>
              </w:rPr>
            </w:pPr>
            <w:r w:rsidRPr="00FC7E68"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151" w:type="dxa"/>
          </w:tcPr>
          <w:p w14:paraId="0607F1B2" w14:textId="08E2ED86" w:rsidR="00CA0198" w:rsidRPr="00FC7E68" w:rsidRDefault="00CA0198" w:rsidP="00B33293">
            <w:pPr>
              <w:pStyle w:val="TableParagraph"/>
              <w:spacing w:before="60"/>
              <w:ind w:left="0"/>
              <w:rPr>
                <w:b/>
                <w:bCs/>
                <w:sz w:val="18"/>
                <w:szCs w:val="18"/>
              </w:rPr>
            </w:pPr>
            <w:r w:rsidRPr="00FC7E68">
              <w:rPr>
                <w:b/>
                <w:bCs/>
                <w:sz w:val="18"/>
                <w:szCs w:val="18"/>
              </w:rPr>
              <w:t>S-100 Version</w:t>
            </w:r>
          </w:p>
        </w:tc>
        <w:tc>
          <w:tcPr>
            <w:tcW w:w="810" w:type="dxa"/>
          </w:tcPr>
          <w:p w14:paraId="79CFE2F2" w14:textId="2F2852EE" w:rsidR="00CA0198" w:rsidRPr="00FC7E68" w:rsidRDefault="00CA0198" w:rsidP="00B33293">
            <w:pPr>
              <w:pStyle w:val="TableParagraph"/>
              <w:spacing w:before="60"/>
              <w:ind w:left="0"/>
              <w:rPr>
                <w:b/>
                <w:bCs/>
                <w:sz w:val="18"/>
                <w:szCs w:val="18"/>
              </w:rPr>
            </w:pPr>
            <w:r w:rsidRPr="00FC7E68">
              <w:rPr>
                <w:b/>
                <w:bCs/>
                <w:sz w:val="18"/>
                <w:szCs w:val="18"/>
              </w:rPr>
              <w:t>Part</w:t>
            </w:r>
          </w:p>
        </w:tc>
        <w:tc>
          <w:tcPr>
            <w:tcW w:w="810" w:type="dxa"/>
          </w:tcPr>
          <w:p w14:paraId="37426157" w14:textId="70845C22" w:rsidR="00CA0198" w:rsidRPr="00FC7E68" w:rsidRDefault="00B33293" w:rsidP="00B33293">
            <w:pPr>
              <w:pStyle w:val="TableParagraph"/>
              <w:spacing w:before="60"/>
              <w:ind w:left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Clause</w:t>
            </w:r>
          </w:p>
        </w:tc>
        <w:tc>
          <w:tcPr>
            <w:tcW w:w="5130" w:type="dxa"/>
          </w:tcPr>
          <w:p w14:paraId="089D112A" w14:textId="77777777" w:rsidR="00CA0198" w:rsidRPr="00FC7E68" w:rsidRDefault="00CA0198" w:rsidP="00B33293">
            <w:pPr>
              <w:pStyle w:val="TableParagraph"/>
              <w:spacing w:before="60"/>
              <w:ind w:left="0"/>
              <w:rPr>
                <w:b/>
                <w:bCs/>
                <w:sz w:val="18"/>
                <w:szCs w:val="18"/>
              </w:rPr>
            </w:pPr>
            <w:r w:rsidRPr="00FC7E68">
              <w:rPr>
                <w:b/>
                <w:bCs/>
                <w:sz w:val="18"/>
                <w:szCs w:val="18"/>
              </w:rPr>
              <w:t>Proposal Summary</w:t>
            </w:r>
          </w:p>
        </w:tc>
      </w:tr>
      <w:tr w:rsidR="00AF70E7" w:rsidRPr="007860EE" w14:paraId="47D720E3" w14:textId="77777777" w:rsidTr="00B33293">
        <w:trPr>
          <w:cantSplit/>
        </w:trPr>
        <w:tc>
          <w:tcPr>
            <w:tcW w:w="559" w:type="dxa"/>
          </w:tcPr>
          <w:p w14:paraId="55DFFCEF" w14:textId="040F94A4" w:rsidR="00AF70E7" w:rsidRPr="00482D9C" w:rsidRDefault="00AF70E7" w:rsidP="00B33293">
            <w:pPr>
              <w:pStyle w:val="TableParagraph"/>
              <w:spacing w:before="60"/>
              <w:ind w:left="0"/>
              <w:rPr>
                <w:sz w:val="20"/>
                <w:szCs w:val="20"/>
              </w:rPr>
            </w:pPr>
          </w:p>
        </w:tc>
        <w:tc>
          <w:tcPr>
            <w:tcW w:w="1151" w:type="dxa"/>
          </w:tcPr>
          <w:p w14:paraId="0CF73B03" w14:textId="08BADF27" w:rsidR="00AF70E7" w:rsidRPr="00482D9C" w:rsidRDefault="00AF70E7" w:rsidP="00B33293">
            <w:pPr>
              <w:pStyle w:val="TableParagraph"/>
              <w:spacing w:before="60"/>
              <w:ind w:left="0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039FA1EF" w14:textId="6F862809" w:rsidR="00AF70E7" w:rsidRPr="00482D9C" w:rsidRDefault="00AF70E7" w:rsidP="00B33293">
            <w:pPr>
              <w:pStyle w:val="TableParagraph"/>
              <w:spacing w:before="60"/>
              <w:ind w:left="0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1E13F803" w14:textId="0B3446A0" w:rsidR="00AF70E7" w:rsidRPr="00482D9C" w:rsidRDefault="00AF70E7" w:rsidP="00B33293">
            <w:pPr>
              <w:pStyle w:val="TableParagraph"/>
              <w:spacing w:before="60"/>
              <w:ind w:left="0"/>
              <w:rPr>
                <w:sz w:val="20"/>
                <w:szCs w:val="20"/>
              </w:rPr>
            </w:pPr>
          </w:p>
        </w:tc>
        <w:tc>
          <w:tcPr>
            <w:tcW w:w="5130" w:type="dxa"/>
          </w:tcPr>
          <w:p w14:paraId="7F1E48AD" w14:textId="18799420" w:rsidR="00AF70E7" w:rsidRPr="00482D9C" w:rsidRDefault="00AF70E7" w:rsidP="00B33293">
            <w:pPr>
              <w:pStyle w:val="TableParagraph"/>
              <w:spacing w:before="60"/>
              <w:ind w:left="0"/>
              <w:rPr>
                <w:sz w:val="20"/>
                <w:szCs w:val="20"/>
              </w:rPr>
            </w:pPr>
          </w:p>
        </w:tc>
      </w:tr>
      <w:tr w:rsidR="00D65513" w:rsidRPr="007860EE" w14:paraId="4F1D281B" w14:textId="77777777" w:rsidTr="00B33293">
        <w:trPr>
          <w:cantSplit/>
        </w:trPr>
        <w:tc>
          <w:tcPr>
            <w:tcW w:w="559" w:type="dxa"/>
          </w:tcPr>
          <w:p w14:paraId="68B2A07C" w14:textId="64CF73EC" w:rsidR="00D65513" w:rsidRPr="00482D9C" w:rsidRDefault="00D65513" w:rsidP="00B33293">
            <w:pPr>
              <w:pStyle w:val="TableParagraph"/>
              <w:spacing w:before="60"/>
              <w:ind w:left="0"/>
              <w:rPr>
                <w:sz w:val="20"/>
                <w:szCs w:val="20"/>
              </w:rPr>
            </w:pPr>
          </w:p>
        </w:tc>
        <w:tc>
          <w:tcPr>
            <w:tcW w:w="1151" w:type="dxa"/>
          </w:tcPr>
          <w:p w14:paraId="27C3AE95" w14:textId="77777777" w:rsidR="00D65513" w:rsidRPr="00482D9C" w:rsidRDefault="00D65513" w:rsidP="00B33293">
            <w:pPr>
              <w:pStyle w:val="TableParagraph"/>
              <w:spacing w:before="60"/>
              <w:ind w:left="0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190D556F" w14:textId="67C3FD0B" w:rsidR="00D65513" w:rsidRPr="00482D9C" w:rsidRDefault="00D65513" w:rsidP="00B33293">
            <w:pPr>
              <w:pStyle w:val="TableParagraph"/>
              <w:spacing w:before="60"/>
              <w:ind w:left="0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2F934BDB" w14:textId="1E7774AE" w:rsidR="00D65513" w:rsidRPr="00482D9C" w:rsidRDefault="00D65513" w:rsidP="00B33293">
            <w:pPr>
              <w:pStyle w:val="TableParagraph"/>
              <w:spacing w:before="60"/>
              <w:ind w:left="0"/>
              <w:rPr>
                <w:sz w:val="20"/>
                <w:szCs w:val="20"/>
              </w:rPr>
            </w:pPr>
          </w:p>
        </w:tc>
        <w:tc>
          <w:tcPr>
            <w:tcW w:w="5130" w:type="dxa"/>
          </w:tcPr>
          <w:p w14:paraId="40D1E3CE" w14:textId="64C61744" w:rsidR="00D65513" w:rsidRPr="00482D9C" w:rsidRDefault="00D65513" w:rsidP="00B33293">
            <w:pPr>
              <w:pStyle w:val="TableParagraph"/>
              <w:spacing w:before="60"/>
              <w:ind w:left="0"/>
              <w:rPr>
                <w:sz w:val="20"/>
                <w:szCs w:val="20"/>
              </w:rPr>
            </w:pPr>
          </w:p>
        </w:tc>
      </w:tr>
      <w:tr w:rsidR="004F5188" w:rsidRPr="007860EE" w14:paraId="4C38B3DE" w14:textId="77777777" w:rsidTr="00B33293">
        <w:trPr>
          <w:cantSplit/>
        </w:trPr>
        <w:tc>
          <w:tcPr>
            <w:tcW w:w="559" w:type="dxa"/>
          </w:tcPr>
          <w:p w14:paraId="65B2104B" w14:textId="4B938205" w:rsidR="004F5188" w:rsidRPr="00482D9C" w:rsidRDefault="004F5188" w:rsidP="00B33293">
            <w:pPr>
              <w:pStyle w:val="TableParagraph"/>
              <w:spacing w:before="60"/>
              <w:ind w:left="0"/>
              <w:rPr>
                <w:sz w:val="20"/>
                <w:szCs w:val="20"/>
              </w:rPr>
            </w:pPr>
          </w:p>
        </w:tc>
        <w:tc>
          <w:tcPr>
            <w:tcW w:w="1151" w:type="dxa"/>
          </w:tcPr>
          <w:p w14:paraId="2918CEB0" w14:textId="590F8756" w:rsidR="004F5188" w:rsidRPr="00482D9C" w:rsidRDefault="004F5188" w:rsidP="00B33293">
            <w:pPr>
              <w:pStyle w:val="TableParagraph"/>
              <w:spacing w:before="60"/>
              <w:ind w:left="0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37BE0477" w14:textId="30A1D5CA" w:rsidR="004F5188" w:rsidRPr="00482D9C" w:rsidRDefault="004F5188" w:rsidP="00B33293">
            <w:pPr>
              <w:pStyle w:val="TableParagraph"/>
              <w:spacing w:before="60"/>
              <w:ind w:left="0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0FBE0A7F" w14:textId="437312B7" w:rsidR="00BD3DB5" w:rsidRPr="00482D9C" w:rsidRDefault="00BD3DB5" w:rsidP="00B33293">
            <w:pPr>
              <w:pStyle w:val="TableParagraph"/>
              <w:spacing w:before="60"/>
              <w:ind w:left="0"/>
              <w:rPr>
                <w:sz w:val="20"/>
                <w:szCs w:val="20"/>
              </w:rPr>
            </w:pPr>
          </w:p>
        </w:tc>
        <w:tc>
          <w:tcPr>
            <w:tcW w:w="5130" w:type="dxa"/>
          </w:tcPr>
          <w:p w14:paraId="08A565A2" w14:textId="059F1847" w:rsidR="00A4475E" w:rsidRPr="00482D9C" w:rsidRDefault="00A4475E" w:rsidP="00B33293">
            <w:pPr>
              <w:pStyle w:val="TableParagraph"/>
              <w:spacing w:before="60"/>
              <w:ind w:left="0"/>
              <w:rPr>
                <w:sz w:val="20"/>
                <w:szCs w:val="20"/>
              </w:rPr>
            </w:pPr>
          </w:p>
        </w:tc>
      </w:tr>
    </w:tbl>
    <w:p w14:paraId="2137D4F9" w14:textId="77777777" w:rsidR="006E2E70" w:rsidRDefault="006E2E70">
      <w:pPr>
        <w:pStyle w:val="BodyText"/>
        <w:spacing w:before="9"/>
        <w:rPr>
          <w:i/>
          <w:sz w:val="19"/>
        </w:rPr>
      </w:pPr>
    </w:p>
    <w:p w14:paraId="07E2E584" w14:textId="35C63FDA" w:rsidR="004B08A9" w:rsidRDefault="009867AD" w:rsidP="00242907">
      <w:pPr>
        <w:pStyle w:val="Heading1"/>
        <w:spacing w:before="120" w:after="120"/>
        <w:ind w:left="216"/>
      </w:pPr>
      <w:r>
        <w:t>Change Proposal</w:t>
      </w:r>
    </w:p>
    <w:p w14:paraId="4E7AE13D" w14:textId="3E1FC627" w:rsidR="00FC7E68" w:rsidRPr="00A00C74" w:rsidRDefault="00FC7E68" w:rsidP="00242907">
      <w:pPr>
        <w:pStyle w:val="Heading1"/>
        <w:spacing w:before="120" w:after="120"/>
        <w:ind w:left="216"/>
        <w:rPr>
          <w:i/>
          <w:iCs/>
          <w:sz w:val="20"/>
          <w:szCs w:val="20"/>
        </w:rPr>
      </w:pPr>
      <w:r w:rsidRPr="00A00C74">
        <w:rPr>
          <w:i/>
          <w:iCs/>
          <w:sz w:val="20"/>
          <w:szCs w:val="20"/>
        </w:rPr>
        <w:t>(</w:t>
      </w:r>
      <w:r w:rsidR="00B54DD9" w:rsidRPr="00A00C74">
        <w:rPr>
          <w:i/>
          <w:iCs/>
          <w:sz w:val="20"/>
          <w:szCs w:val="20"/>
        </w:rPr>
        <w:t>Provide details about</w:t>
      </w:r>
      <w:r w:rsidRPr="00A00C74">
        <w:rPr>
          <w:i/>
          <w:iCs/>
          <w:sz w:val="20"/>
          <w:szCs w:val="20"/>
        </w:rPr>
        <w:t xml:space="preserve"> </w:t>
      </w:r>
      <w:r w:rsidR="00B54DD9" w:rsidRPr="00A00C74">
        <w:rPr>
          <w:i/>
          <w:iCs/>
          <w:sz w:val="20"/>
          <w:szCs w:val="20"/>
        </w:rPr>
        <w:t>changes at each location in the Locations table. If the summary constitutes the entire change proposal, additional details need not be provided here.</w:t>
      </w:r>
      <w:r w:rsidR="002779E1" w:rsidRPr="00A00C74">
        <w:rPr>
          <w:i/>
          <w:iCs/>
          <w:sz w:val="20"/>
          <w:szCs w:val="20"/>
        </w:rPr>
        <w:t xml:space="preserve"> Large-scale changes may be attached as a separate </w:t>
      </w:r>
      <w:r w:rsidR="0029537A" w:rsidRPr="00A00C74">
        <w:rPr>
          <w:i/>
          <w:iCs/>
          <w:sz w:val="20"/>
          <w:szCs w:val="20"/>
        </w:rPr>
        <w:t xml:space="preserve">redline </w:t>
      </w:r>
      <w:r w:rsidR="002779E1" w:rsidRPr="00A00C74">
        <w:rPr>
          <w:i/>
          <w:iCs/>
          <w:sz w:val="20"/>
          <w:szCs w:val="20"/>
        </w:rPr>
        <w:t>document.</w:t>
      </w:r>
      <w:r w:rsidR="00B54DD9" w:rsidRPr="00A00C74">
        <w:rPr>
          <w:i/>
          <w:iCs/>
          <w:sz w:val="20"/>
          <w:szCs w:val="20"/>
        </w:rPr>
        <w:t>)</w:t>
      </w:r>
    </w:p>
    <w:p w14:paraId="1DD04455" w14:textId="22DD3C3C" w:rsidR="00317BA4" w:rsidRPr="00B54DD9" w:rsidRDefault="00FC7E68" w:rsidP="00317BA4">
      <w:pPr>
        <w:pStyle w:val="BodyText"/>
        <w:rPr>
          <w:color w:val="EE0000"/>
        </w:rPr>
      </w:pPr>
      <w:r w:rsidRPr="00B54DD9">
        <w:rPr>
          <w:color w:val="EE0000"/>
        </w:rPr>
        <w:t xml:space="preserve">Item 1: Provide details about item </w:t>
      </w:r>
      <w:r w:rsidR="0029537A">
        <w:rPr>
          <w:color w:val="EE0000"/>
        </w:rPr>
        <w:t>1</w:t>
      </w:r>
      <w:r w:rsidR="002779E1">
        <w:rPr>
          <w:color w:val="EE0000"/>
        </w:rPr>
        <w:t>.</w:t>
      </w:r>
    </w:p>
    <w:p w14:paraId="789AF3AF" w14:textId="37825E0F" w:rsidR="00FC7E68" w:rsidRPr="00B54DD9" w:rsidRDefault="00FC7E68" w:rsidP="00317BA4">
      <w:pPr>
        <w:pStyle w:val="BodyText"/>
        <w:rPr>
          <w:color w:val="EE0000"/>
        </w:rPr>
      </w:pPr>
      <w:r w:rsidRPr="00B54DD9">
        <w:rPr>
          <w:color w:val="EE0000"/>
        </w:rPr>
        <w:t>Item 2: Provide details about item 2.</w:t>
      </w:r>
    </w:p>
    <w:p w14:paraId="21096E37" w14:textId="1B1B2DCC" w:rsidR="00FC7E68" w:rsidRPr="00B54DD9" w:rsidRDefault="00B54DD9" w:rsidP="00317BA4">
      <w:pPr>
        <w:pStyle w:val="BodyText"/>
        <w:rPr>
          <w:color w:val="EE0000"/>
        </w:rPr>
      </w:pPr>
      <w:r>
        <w:rPr>
          <w:color w:val="EE0000"/>
        </w:rPr>
        <w:t>Etc., etc.</w:t>
      </w:r>
    </w:p>
    <w:p w14:paraId="0450BA8E" w14:textId="77777777" w:rsidR="00E7164C" w:rsidRPr="00FC7E68" w:rsidRDefault="00E7164C">
      <w:pPr>
        <w:pStyle w:val="BodyText"/>
        <w:rPr>
          <w:sz w:val="24"/>
          <w:lang w:val="en-US"/>
        </w:rPr>
      </w:pPr>
    </w:p>
    <w:p w14:paraId="71951CB6" w14:textId="77777777" w:rsidR="006E2E70" w:rsidRDefault="009867AD">
      <w:pPr>
        <w:pStyle w:val="Heading1"/>
        <w:spacing w:before="0" w:after="3"/>
        <w:jc w:val="both"/>
      </w:pPr>
      <w:r>
        <w:t>Change Proposal Justification</w:t>
      </w:r>
    </w:p>
    <w:p w14:paraId="538E87CF" w14:textId="607CA540" w:rsidR="00B54DD9" w:rsidRPr="00A00C74" w:rsidRDefault="00B54DD9">
      <w:pPr>
        <w:pStyle w:val="Heading1"/>
        <w:spacing w:before="0" w:after="3"/>
        <w:jc w:val="both"/>
        <w:rPr>
          <w:i/>
          <w:iCs/>
          <w:sz w:val="20"/>
          <w:szCs w:val="20"/>
        </w:rPr>
      </w:pPr>
      <w:r w:rsidRPr="00A00C74">
        <w:rPr>
          <w:i/>
          <w:iCs/>
          <w:sz w:val="20"/>
          <w:szCs w:val="20"/>
        </w:rPr>
        <w:t xml:space="preserve">(Provide a justification for the change proposal as a unified whole. Separate justifications for each item in the Locations table are not necessary but may be provided </w:t>
      </w:r>
      <w:r w:rsidR="002779E1" w:rsidRPr="00A00C74">
        <w:rPr>
          <w:i/>
          <w:iCs/>
          <w:sz w:val="20"/>
          <w:szCs w:val="20"/>
        </w:rPr>
        <w:t>at the discretion of the author(s)</w:t>
      </w:r>
      <w:r w:rsidRPr="00A00C74">
        <w:rPr>
          <w:i/>
          <w:iCs/>
          <w:sz w:val="20"/>
          <w:szCs w:val="20"/>
        </w:rPr>
        <w:t>.)</w:t>
      </w:r>
    </w:p>
    <w:p w14:paraId="11877D8F" w14:textId="77777777" w:rsidR="000B1BC7" w:rsidRDefault="000B1BC7" w:rsidP="00CB207B">
      <w:pPr>
        <w:pStyle w:val="BodyText"/>
        <w:spacing w:line="229" w:lineRule="exact"/>
        <w:rPr>
          <w:sz w:val="22"/>
          <w:szCs w:val="22"/>
        </w:rPr>
      </w:pPr>
    </w:p>
    <w:p w14:paraId="626374B4" w14:textId="77777777" w:rsidR="003F3A3A" w:rsidRPr="00A00C74" w:rsidRDefault="003F3A3A" w:rsidP="00E35AD8">
      <w:pPr>
        <w:pStyle w:val="BodyText"/>
      </w:pPr>
    </w:p>
    <w:p w14:paraId="650215AC" w14:textId="1A0DAB58" w:rsidR="0075341B" w:rsidRPr="0044708D" w:rsidRDefault="0075341B" w:rsidP="00F6517C">
      <w:pPr>
        <w:pStyle w:val="BodyText"/>
        <w:spacing w:line="229" w:lineRule="exact"/>
        <w:rPr>
          <w:noProof/>
          <w:sz w:val="22"/>
          <w:szCs w:val="22"/>
        </w:rPr>
      </w:pPr>
    </w:p>
    <w:p w14:paraId="41619A2C" w14:textId="77777777" w:rsidR="006E2E70" w:rsidRDefault="009867AD">
      <w:pPr>
        <w:spacing w:before="92"/>
        <w:ind w:left="218"/>
        <w:rPr>
          <w:sz w:val="28"/>
        </w:rPr>
      </w:pPr>
      <w:r>
        <w:rPr>
          <w:sz w:val="28"/>
        </w:rPr>
        <w:t>What parts of the S-100 Infrastructure will this proposal affect?</w:t>
      </w:r>
    </w:p>
    <w:p w14:paraId="7274C2C9" w14:textId="77777777" w:rsidR="00375FF2" w:rsidRDefault="00375FF2" w:rsidP="00375FF2">
      <w:pPr>
        <w:rPr>
          <w:sz w:val="28"/>
          <w:szCs w:val="28"/>
          <w:lang w:val="en-US"/>
        </w:rPr>
      </w:pPr>
    </w:p>
    <w:p w14:paraId="04619960" w14:textId="77777777" w:rsidR="00375FF2" w:rsidRDefault="00000000" w:rsidP="00375FF2">
      <w:pPr>
        <w:rPr>
          <w:szCs w:val="28"/>
          <w:lang w:val="en-US"/>
        </w:rPr>
      </w:pPr>
      <w:sdt>
        <w:sdtPr>
          <w:rPr>
            <w:szCs w:val="28"/>
            <w:lang w:val="en-US"/>
          </w:rPr>
          <w:id w:val="-4036777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75FF2">
            <w:rPr>
              <w:rFonts w:ascii="MS Gothic" w:eastAsia="MS Gothic" w:hAnsi="MS Gothic" w:hint="eastAsia"/>
              <w:szCs w:val="28"/>
              <w:lang w:val="en-US"/>
            </w:rPr>
            <w:t>☐</w:t>
          </w:r>
        </w:sdtContent>
      </w:sdt>
      <w:r w:rsidR="00375FF2">
        <w:rPr>
          <w:szCs w:val="28"/>
          <w:lang w:val="en-US"/>
        </w:rPr>
        <w:tab/>
        <w:t>S-100 Feature Concept Dictionary Interface or Database</w:t>
      </w:r>
    </w:p>
    <w:p w14:paraId="2F45B132" w14:textId="166A2692" w:rsidR="00375FF2" w:rsidRDefault="00000000" w:rsidP="00375FF2">
      <w:pPr>
        <w:rPr>
          <w:szCs w:val="28"/>
          <w:lang w:val="en-US"/>
        </w:rPr>
      </w:pPr>
      <w:sdt>
        <w:sdtPr>
          <w:rPr>
            <w:szCs w:val="28"/>
            <w:lang w:val="en-US"/>
          </w:rPr>
          <w:id w:val="6720803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A40F4">
            <w:rPr>
              <w:rFonts w:ascii="MS Gothic" w:eastAsia="MS Gothic" w:hAnsi="MS Gothic" w:hint="eastAsia"/>
              <w:szCs w:val="28"/>
              <w:lang w:val="en-US"/>
            </w:rPr>
            <w:t>☐</w:t>
          </w:r>
        </w:sdtContent>
      </w:sdt>
      <w:r w:rsidR="00375FF2">
        <w:rPr>
          <w:szCs w:val="28"/>
          <w:lang w:val="en-US"/>
        </w:rPr>
        <w:tab/>
        <w:t>S-100 Portrayal Register</w:t>
      </w:r>
    </w:p>
    <w:p w14:paraId="1FABA348" w14:textId="77777777" w:rsidR="00375FF2" w:rsidRDefault="00000000" w:rsidP="00375FF2">
      <w:pPr>
        <w:rPr>
          <w:szCs w:val="28"/>
          <w:lang w:val="en-US"/>
        </w:rPr>
      </w:pPr>
      <w:sdt>
        <w:sdtPr>
          <w:rPr>
            <w:szCs w:val="28"/>
            <w:lang w:val="en-US"/>
          </w:rPr>
          <w:id w:val="-886972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75FF2">
            <w:rPr>
              <w:rFonts w:ascii="MS Gothic" w:eastAsia="MS Gothic" w:hAnsi="MS Gothic" w:hint="eastAsia"/>
              <w:szCs w:val="28"/>
              <w:lang w:val="en-US"/>
            </w:rPr>
            <w:t>☐</w:t>
          </w:r>
        </w:sdtContent>
      </w:sdt>
      <w:r w:rsidR="00375FF2">
        <w:rPr>
          <w:szCs w:val="28"/>
          <w:lang w:val="en-US"/>
        </w:rPr>
        <w:tab/>
        <w:t>S-100 Feature Catalogue Builder</w:t>
      </w:r>
    </w:p>
    <w:p w14:paraId="16A3CC03" w14:textId="6685F368" w:rsidR="00375FF2" w:rsidRDefault="00000000" w:rsidP="00375FF2">
      <w:pPr>
        <w:rPr>
          <w:szCs w:val="28"/>
          <w:lang w:val="en-US"/>
        </w:rPr>
      </w:pPr>
      <w:sdt>
        <w:sdtPr>
          <w:rPr>
            <w:szCs w:val="28"/>
            <w:lang w:val="en-US"/>
          </w:rPr>
          <w:id w:val="-3977509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26370">
            <w:rPr>
              <w:rFonts w:ascii="MS Gothic" w:eastAsia="MS Gothic" w:hAnsi="MS Gothic" w:hint="eastAsia"/>
              <w:szCs w:val="28"/>
              <w:lang w:val="en-US"/>
            </w:rPr>
            <w:t>☐</w:t>
          </w:r>
        </w:sdtContent>
      </w:sdt>
      <w:r w:rsidR="00375FF2">
        <w:rPr>
          <w:szCs w:val="28"/>
          <w:lang w:val="en-US"/>
        </w:rPr>
        <w:tab/>
        <w:t>S-100 Portrayal Catalogue Builder</w:t>
      </w:r>
      <w:r w:rsidR="000C2355">
        <w:rPr>
          <w:szCs w:val="28"/>
          <w:lang w:val="en-US"/>
        </w:rPr>
        <w:t xml:space="preserve"> (including symbol and line pattern editors)</w:t>
      </w:r>
    </w:p>
    <w:p w14:paraId="24D6542D" w14:textId="25694C81" w:rsidR="00375FF2" w:rsidRPr="009C3C5E" w:rsidRDefault="00000000" w:rsidP="00375FF2">
      <w:pPr>
        <w:rPr>
          <w:szCs w:val="28"/>
          <w:lang w:val="en-US"/>
        </w:rPr>
      </w:pPr>
      <w:sdt>
        <w:sdtPr>
          <w:rPr>
            <w:szCs w:val="28"/>
            <w:lang w:val="en-US"/>
          </w:rPr>
          <w:id w:val="13328771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40796">
            <w:rPr>
              <w:rFonts w:ascii="MS Gothic" w:eastAsia="MS Gothic" w:hAnsi="MS Gothic" w:hint="eastAsia"/>
              <w:szCs w:val="28"/>
              <w:lang w:val="en-US"/>
            </w:rPr>
            <w:t>☐</w:t>
          </w:r>
        </w:sdtContent>
      </w:sdt>
      <w:r w:rsidR="00375FF2">
        <w:rPr>
          <w:szCs w:val="28"/>
          <w:lang w:val="en-US"/>
        </w:rPr>
        <w:tab/>
        <w:t>S-100 UML Models</w:t>
      </w:r>
    </w:p>
    <w:p w14:paraId="4D6807F5" w14:textId="63931837" w:rsidR="00375FF2" w:rsidRDefault="00000000" w:rsidP="00375FF2">
      <w:pPr>
        <w:rPr>
          <w:szCs w:val="28"/>
          <w:lang w:val="en-US"/>
        </w:rPr>
      </w:pPr>
      <w:sdt>
        <w:sdtPr>
          <w:rPr>
            <w:szCs w:val="28"/>
            <w:lang w:val="en-US"/>
          </w:rPr>
          <w:id w:val="15656798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779E1">
            <w:rPr>
              <w:rFonts w:ascii="MS Gothic" w:eastAsia="MS Gothic" w:hAnsi="MS Gothic" w:hint="eastAsia"/>
              <w:szCs w:val="28"/>
              <w:lang w:val="en-US"/>
            </w:rPr>
            <w:t>☐</w:t>
          </w:r>
        </w:sdtContent>
      </w:sdt>
      <w:r w:rsidR="00375FF2">
        <w:rPr>
          <w:szCs w:val="28"/>
          <w:lang w:val="en-US"/>
        </w:rPr>
        <w:tab/>
        <w:t xml:space="preserve">S-100 </w:t>
      </w:r>
      <w:r w:rsidR="002779E1">
        <w:rPr>
          <w:szCs w:val="28"/>
          <w:lang w:val="en-US"/>
        </w:rPr>
        <w:t xml:space="preserve">XML </w:t>
      </w:r>
      <w:r w:rsidR="00375FF2">
        <w:rPr>
          <w:szCs w:val="28"/>
          <w:lang w:val="en-US"/>
        </w:rPr>
        <w:t>Schemas</w:t>
      </w:r>
    </w:p>
    <w:p w14:paraId="6E99A215" w14:textId="1D205010" w:rsidR="002779E1" w:rsidRPr="009C3C5E" w:rsidRDefault="00000000" w:rsidP="00375FF2">
      <w:pPr>
        <w:rPr>
          <w:szCs w:val="28"/>
          <w:lang w:val="en-US"/>
        </w:rPr>
      </w:pPr>
      <w:sdt>
        <w:sdtPr>
          <w:rPr>
            <w:szCs w:val="28"/>
            <w:lang w:val="en-US"/>
          </w:rPr>
          <w:id w:val="-7199718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779E1">
            <w:rPr>
              <w:rFonts w:ascii="MS Gothic" w:eastAsia="MS Gothic" w:hAnsi="MS Gothic" w:hint="eastAsia"/>
              <w:szCs w:val="28"/>
              <w:lang w:val="en-US"/>
            </w:rPr>
            <w:t>☐</w:t>
          </w:r>
        </w:sdtContent>
      </w:sdt>
      <w:r w:rsidR="002779E1">
        <w:rPr>
          <w:szCs w:val="28"/>
          <w:lang w:val="en-US"/>
        </w:rPr>
        <w:tab/>
        <w:t>Other (explain in “Change Proposal” section)</w:t>
      </w:r>
    </w:p>
    <w:p w14:paraId="0DD0A59F" w14:textId="77777777" w:rsidR="006E2E70" w:rsidRDefault="006E2E70">
      <w:pPr>
        <w:pStyle w:val="BodyText"/>
        <w:spacing w:before="11"/>
        <w:rPr>
          <w:sz w:val="27"/>
        </w:rPr>
      </w:pPr>
    </w:p>
    <w:p w14:paraId="186E782A" w14:textId="77777777" w:rsidR="006E2E70" w:rsidRDefault="009867AD">
      <w:pPr>
        <w:pStyle w:val="Heading3"/>
      </w:pPr>
      <w:r>
        <w:t>Please send completed forms and supporting documentation to the secretary S-100WG.</w:t>
      </w:r>
    </w:p>
    <w:sectPr w:rsidR="006E2E70" w:rsidSect="00F6118C">
      <w:footerReference w:type="default" r:id="rId8"/>
      <w:pgSz w:w="11910" w:h="16850"/>
      <w:pgMar w:top="1380" w:right="1440" w:bottom="1240" w:left="1580" w:header="0" w:footer="1008" w:gutter="0"/>
      <w:cols w:space="720"/>
      <w:docGrid w:linePitch="299"/>
      <w:sectPrChange w:id="7" w:author="Raphael Malyankar" w:date="2026-01-21T21:53:00Z" w16du:dateUtc="2026-01-22T04:53:00Z">
        <w:sectPr w:rsidR="006E2E70" w:rsidSect="00F6118C">
          <w:pgMar w:top="1380" w:right="1440" w:bottom="1240" w:left="1580" w:header="0" w:footer="1059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1DECC" w14:textId="77777777" w:rsidR="00460FF8" w:rsidRDefault="00460FF8">
      <w:r>
        <w:separator/>
      </w:r>
    </w:p>
  </w:endnote>
  <w:endnote w:type="continuationSeparator" w:id="0">
    <w:p w14:paraId="04B167CF" w14:textId="77777777" w:rsidR="00460FF8" w:rsidRDefault="00460F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0DE0F" w14:textId="194C3BD5" w:rsidR="00C33BAB" w:rsidRDefault="009A3834" w:rsidP="0062020B">
    <w:pPr>
      <w:pStyle w:val="BodyText"/>
      <w:spacing w:line="259" w:lineRule="auto"/>
      <w:rPr>
        <w:ins w:id="0" w:author="Raphael Malyankar" w:date="2026-01-21T21:48:00Z" w16du:dateUtc="2026-01-22T04:48:00Z"/>
        <w:sz w:val="16"/>
        <w:szCs w:val="16"/>
      </w:rPr>
      <w:pPrChange w:id="1" w:author="Raphael Malyankar" w:date="2026-01-21T21:56:00Z" w16du:dateUtc="2026-01-22T04:56:00Z">
        <w:pPr>
          <w:pStyle w:val="BodyText"/>
        </w:pPr>
      </w:pPrChange>
    </w:pPr>
    <w:r>
      <w:rPr>
        <w:sz w:val="16"/>
        <w:szCs w:val="16"/>
      </w:rPr>
      <w:ptab w:relativeTo="margin" w:alignment="center" w:leader="none"/>
    </w:r>
    <w:ins w:id="2" w:author="Raphael Malyankar" w:date="2026-01-21T21:48:00Z" w16du:dateUtc="2026-01-22T04:48:00Z">
      <w:r w:rsidRPr="009A3834">
        <w:rPr>
          <w:sz w:val="16"/>
          <w:szCs w:val="16"/>
          <w:rPrChange w:id="3" w:author="Raphael Malyankar" w:date="2026-01-21T21:48:00Z" w16du:dateUtc="2026-01-22T04:48:00Z">
            <w:rPr>
              <w:sz w:val="18"/>
              <w:szCs w:val="18"/>
            </w:rPr>
          </w:rPrChange>
        </w:rPr>
        <w:t>Last updated</w:t>
      </w:r>
      <w:r>
        <w:rPr>
          <w:sz w:val="16"/>
          <w:szCs w:val="16"/>
        </w:rPr>
        <w:t xml:space="preserve"> January 2026</w:t>
      </w:r>
    </w:ins>
  </w:p>
  <w:p w14:paraId="7AF80BF9" w14:textId="665E6C81" w:rsidR="009A3834" w:rsidRPr="009A3834" w:rsidRDefault="009A3834" w:rsidP="0062020B">
    <w:pPr>
      <w:pStyle w:val="BodyText"/>
      <w:spacing w:line="259" w:lineRule="auto"/>
      <w:rPr>
        <w:sz w:val="16"/>
        <w:szCs w:val="16"/>
        <w:rPrChange w:id="4" w:author="Raphael Malyankar" w:date="2026-01-21T21:48:00Z" w16du:dateUtc="2026-01-22T04:48:00Z">
          <w:rPr/>
        </w:rPrChange>
      </w:rPr>
      <w:pPrChange w:id="5" w:author="Raphael Malyankar" w:date="2026-01-21T21:56:00Z" w16du:dateUtc="2026-01-22T04:56:00Z">
        <w:pPr>
          <w:pStyle w:val="BodyText"/>
          <w:spacing w:line="14" w:lineRule="auto"/>
        </w:pPr>
      </w:pPrChange>
    </w:pPr>
    <w:r>
      <w:rPr>
        <w:sz w:val="16"/>
        <w:szCs w:val="16"/>
      </w:rPr>
      <w:ptab w:relativeTo="margin" w:alignment="center" w:leader="none"/>
    </w:r>
    <w:ins w:id="6" w:author="Raphael Malyankar" w:date="2026-01-21T21:50:00Z" w16du:dateUtc="2026-01-22T04:50:00Z">
      <w:r w:rsidRPr="009A3834">
        <w:rPr>
          <w:sz w:val="16"/>
          <w:szCs w:val="16"/>
        </w:rPr>
        <w:t xml:space="preserve">Page </w:t>
      </w:r>
      <w:r w:rsidRPr="009A3834">
        <w:rPr>
          <w:b/>
          <w:bCs/>
          <w:sz w:val="16"/>
          <w:szCs w:val="16"/>
        </w:rPr>
        <w:fldChar w:fldCharType="begin"/>
      </w:r>
      <w:r w:rsidRPr="009A3834">
        <w:rPr>
          <w:b/>
          <w:bCs/>
          <w:sz w:val="16"/>
          <w:szCs w:val="16"/>
        </w:rPr>
        <w:instrText xml:space="preserve"> PAGE  \* Arabic  \* MERGEFORMAT </w:instrText>
      </w:r>
      <w:r w:rsidRPr="009A3834">
        <w:rPr>
          <w:b/>
          <w:bCs/>
          <w:sz w:val="16"/>
          <w:szCs w:val="16"/>
        </w:rPr>
        <w:fldChar w:fldCharType="separate"/>
      </w:r>
      <w:r w:rsidRPr="009A3834">
        <w:rPr>
          <w:b/>
          <w:bCs/>
          <w:noProof/>
          <w:sz w:val="16"/>
          <w:szCs w:val="16"/>
        </w:rPr>
        <w:t>1</w:t>
      </w:r>
      <w:r w:rsidRPr="009A3834">
        <w:rPr>
          <w:b/>
          <w:bCs/>
          <w:sz w:val="16"/>
          <w:szCs w:val="16"/>
        </w:rPr>
        <w:fldChar w:fldCharType="end"/>
      </w:r>
      <w:r w:rsidRPr="009A3834">
        <w:rPr>
          <w:sz w:val="16"/>
          <w:szCs w:val="16"/>
        </w:rPr>
        <w:t xml:space="preserve"> of </w:t>
      </w:r>
      <w:r w:rsidRPr="009A3834">
        <w:rPr>
          <w:b/>
          <w:bCs/>
          <w:sz w:val="16"/>
          <w:szCs w:val="16"/>
        </w:rPr>
        <w:fldChar w:fldCharType="begin"/>
      </w:r>
      <w:r w:rsidRPr="009A3834">
        <w:rPr>
          <w:b/>
          <w:bCs/>
          <w:sz w:val="16"/>
          <w:szCs w:val="16"/>
        </w:rPr>
        <w:instrText xml:space="preserve"> NUMPAGES  \* Arabic  \* MERGEFORMAT </w:instrText>
      </w:r>
      <w:r w:rsidRPr="009A3834">
        <w:rPr>
          <w:b/>
          <w:bCs/>
          <w:sz w:val="16"/>
          <w:szCs w:val="16"/>
        </w:rPr>
        <w:fldChar w:fldCharType="separate"/>
      </w:r>
      <w:r w:rsidRPr="009A3834">
        <w:rPr>
          <w:b/>
          <w:bCs/>
          <w:noProof/>
          <w:sz w:val="16"/>
          <w:szCs w:val="16"/>
        </w:rPr>
        <w:t>2</w:t>
      </w:r>
      <w:r w:rsidRPr="009A3834">
        <w:rPr>
          <w:b/>
          <w:bCs/>
          <w:sz w:val="16"/>
          <w:szCs w:val="16"/>
        </w:rPr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30A8D" w14:textId="77777777" w:rsidR="00460FF8" w:rsidRDefault="00460FF8">
      <w:r>
        <w:separator/>
      </w:r>
    </w:p>
  </w:footnote>
  <w:footnote w:type="continuationSeparator" w:id="0">
    <w:p w14:paraId="5B2160AB" w14:textId="77777777" w:rsidR="00460FF8" w:rsidRDefault="00460F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9F2"/>
    <w:multiLevelType w:val="hybridMultilevel"/>
    <w:tmpl w:val="0B1216F6"/>
    <w:lvl w:ilvl="0" w:tplc="0409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" w15:restartNumberingAfterBreak="0">
    <w:nsid w:val="058F6062"/>
    <w:multiLevelType w:val="hybridMultilevel"/>
    <w:tmpl w:val="E9AC1372"/>
    <w:lvl w:ilvl="0" w:tplc="548016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94064"/>
    <w:multiLevelType w:val="hybridMultilevel"/>
    <w:tmpl w:val="8CB2226A"/>
    <w:lvl w:ilvl="0" w:tplc="7EE8EA78">
      <w:start w:val="1"/>
      <w:numFmt w:val="lowerLetter"/>
      <w:lvlText w:val="%1)"/>
      <w:lvlJc w:val="left"/>
      <w:pPr>
        <w:ind w:left="8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7" w:hanging="360"/>
      </w:pPr>
    </w:lvl>
    <w:lvl w:ilvl="2" w:tplc="0409001B" w:tentative="1">
      <w:start w:val="1"/>
      <w:numFmt w:val="lowerRoman"/>
      <w:lvlText w:val="%3."/>
      <w:lvlJc w:val="right"/>
      <w:pPr>
        <w:ind w:left="2267" w:hanging="180"/>
      </w:pPr>
    </w:lvl>
    <w:lvl w:ilvl="3" w:tplc="0409000F" w:tentative="1">
      <w:start w:val="1"/>
      <w:numFmt w:val="decimal"/>
      <w:lvlText w:val="%4."/>
      <w:lvlJc w:val="left"/>
      <w:pPr>
        <w:ind w:left="2987" w:hanging="360"/>
      </w:pPr>
    </w:lvl>
    <w:lvl w:ilvl="4" w:tplc="04090019" w:tentative="1">
      <w:start w:val="1"/>
      <w:numFmt w:val="lowerLetter"/>
      <w:lvlText w:val="%5."/>
      <w:lvlJc w:val="left"/>
      <w:pPr>
        <w:ind w:left="3707" w:hanging="360"/>
      </w:pPr>
    </w:lvl>
    <w:lvl w:ilvl="5" w:tplc="0409001B" w:tentative="1">
      <w:start w:val="1"/>
      <w:numFmt w:val="lowerRoman"/>
      <w:lvlText w:val="%6."/>
      <w:lvlJc w:val="right"/>
      <w:pPr>
        <w:ind w:left="4427" w:hanging="180"/>
      </w:pPr>
    </w:lvl>
    <w:lvl w:ilvl="6" w:tplc="0409000F" w:tentative="1">
      <w:start w:val="1"/>
      <w:numFmt w:val="decimal"/>
      <w:lvlText w:val="%7."/>
      <w:lvlJc w:val="left"/>
      <w:pPr>
        <w:ind w:left="5147" w:hanging="360"/>
      </w:pPr>
    </w:lvl>
    <w:lvl w:ilvl="7" w:tplc="04090019" w:tentative="1">
      <w:start w:val="1"/>
      <w:numFmt w:val="lowerLetter"/>
      <w:lvlText w:val="%8."/>
      <w:lvlJc w:val="left"/>
      <w:pPr>
        <w:ind w:left="5867" w:hanging="360"/>
      </w:pPr>
    </w:lvl>
    <w:lvl w:ilvl="8" w:tplc="04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3" w15:restartNumberingAfterBreak="0">
    <w:nsid w:val="162C530D"/>
    <w:multiLevelType w:val="hybridMultilevel"/>
    <w:tmpl w:val="AD88E2E8"/>
    <w:lvl w:ilvl="0" w:tplc="5B96DD40">
      <w:start w:val="1"/>
      <w:numFmt w:val="decimal"/>
      <w:lvlText w:val="%1)"/>
      <w:lvlJc w:val="left"/>
      <w:pPr>
        <w:ind w:left="108" w:hanging="267"/>
      </w:pPr>
      <w:rPr>
        <w:rFonts w:ascii="Arial" w:eastAsia="Arial" w:hAnsi="Arial" w:cs="Arial" w:hint="default"/>
        <w:w w:val="99"/>
        <w:sz w:val="20"/>
        <w:szCs w:val="20"/>
        <w:lang w:val="en-GB" w:eastAsia="en-GB" w:bidi="en-GB"/>
      </w:rPr>
    </w:lvl>
    <w:lvl w:ilvl="1" w:tplc="877AD184">
      <w:numFmt w:val="bullet"/>
      <w:lvlText w:val="•"/>
      <w:lvlJc w:val="left"/>
      <w:pPr>
        <w:ind w:left="943" w:hanging="267"/>
      </w:pPr>
      <w:rPr>
        <w:rFonts w:hint="default"/>
        <w:lang w:val="en-GB" w:eastAsia="en-GB" w:bidi="en-GB"/>
      </w:rPr>
    </w:lvl>
    <w:lvl w:ilvl="2" w:tplc="343A1682">
      <w:numFmt w:val="bullet"/>
      <w:lvlText w:val="•"/>
      <w:lvlJc w:val="left"/>
      <w:pPr>
        <w:ind w:left="1786" w:hanging="267"/>
      </w:pPr>
      <w:rPr>
        <w:rFonts w:hint="default"/>
        <w:lang w:val="en-GB" w:eastAsia="en-GB" w:bidi="en-GB"/>
      </w:rPr>
    </w:lvl>
    <w:lvl w:ilvl="3" w:tplc="CBC85CFC">
      <w:numFmt w:val="bullet"/>
      <w:lvlText w:val="•"/>
      <w:lvlJc w:val="left"/>
      <w:pPr>
        <w:ind w:left="2629" w:hanging="267"/>
      </w:pPr>
      <w:rPr>
        <w:rFonts w:hint="default"/>
        <w:lang w:val="en-GB" w:eastAsia="en-GB" w:bidi="en-GB"/>
      </w:rPr>
    </w:lvl>
    <w:lvl w:ilvl="4" w:tplc="AB846D48">
      <w:numFmt w:val="bullet"/>
      <w:lvlText w:val="•"/>
      <w:lvlJc w:val="left"/>
      <w:pPr>
        <w:ind w:left="3472" w:hanging="267"/>
      </w:pPr>
      <w:rPr>
        <w:rFonts w:hint="default"/>
        <w:lang w:val="en-GB" w:eastAsia="en-GB" w:bidi="en-GB"/>
      </w:rPr>
    </w:lvl>
    <w:lvl w:ilvl="5" w:tplc="DAFEF60A">
      <w:numFmt w:val="bullet"/>
      <w:lvlText w:val="•"/>
      <w:lvlJc w:val="left"/>
      <w:pPr>
        <w:ind w:left="4315" w:hanging="267"/>
      </w:pPr>
      <w:rPr>
        <w:rFonts w:hint="default"/>
        <w:lang w:val="en-GB" w:eastAsia="en-GB" w:bidi="en-GB"/>
      </w:rPr>
    </w:lvl>
    <w:lvl w:ilvl="6" w:tplc="91444604">
      <w:numFmt w:val="bullet"/>
      <w:lvlText w:val="•"/>
      <w:lvlJc w:val="left"/>
      <w:pPr>
        <w:ind w:left="5158" w:hanging="267"/>
      </w:pPr>
      <w:rPr>
        <w:rFonts w:hint="default"/>
        <w:lang w:val="en-GB" w:eastAsia="en-GB" w:bidi="en-GB"/>
      </w:rPr>
    </w:lvl>
    <w:lvl w:ilvl="7" w:tplc="98E885B0">
      <w:numFmt w:val="bullet"/>
      <w:lvlText w:val="•"/>
      <w:lvlJc w:val="left"/>
      <w:pPr>
        <w:ind w:left="6001" w:hanging="267"/>
      </w:pPr>
      <w:rPr>
        <w:rFonts w:hint="default"/>
        <w:lang w:val="en-GB" w:eastAsia="en-GB" w:bidi="en-GB"/>
      </w:rPr>
    </w:lvl>
    <w:lvl w:ilvl="8" w:tplc="247607C8">
      <w:numFmt w:val="bullet"/>
      <w:lvlText w:val="•"/>
      <w:lvlJc w:val="left"/>
      <w:pPr>
        <w:ind w:left="6844" w:hanging="267"/>
      </w:pPr>
      <w:rPr>
        <w:rFonts w:hint="default"/>
        <w:lang w:val="en-GB" w:eastAsia="en-GB" w:bidi="en-GB"/>
      </w:rPr>
    </w:lvl>
  </w:abstractNum>
  <w:abstractNum w:abstractNumId="4" w15:restartNumberingAfterBreak="0">
    <w:nsid w:val="1AE459E5"/>
    <w:multiLevelType w:val="hybridMultilevel"/>
    <w:tmpl w:val="E0BE8DB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9C41B6"/>
    <w:multiLevelType w:val="hybridMultilevel"/>
    <w:tmpl w:val="4E36DD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4E16EB"/>
    <w:multiLevelType w:val="hybridMultilevel"/>
    <w:tmpl w:val="F0ACA91C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7" w15:restartNumberingAfterBreak="0">
    <w:nsid w:val="353452C3"/>
    <w:multiLevelType w:val="hybridMultilevel"/>
    <w:tmpl w:val="C11ABB56"/>
    <w:lvl w:ilvl="0" w:tplc="9D74D43C">
      <w:start w:val="12"/>
      <w:numFmt w:val="bullet"/>
      <w:lvlText w:val=""/>
      <w:lvlJc w:val="left"/>
      <w:pPr>
        <w:ind w:left="720" w:hanging="360"/>
      </w:pPr>
      <w:rPr>
        <w:rFonts w:ascii="Wingdings" w:eastAsia="Arial" w:hAnsi="Wingdings" w:cs="Aria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67072D"/>
    <w:multiLevelType w:val="hybridMultilevel"/>
    <w:tmpl w:val="F6ACB3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9984253"/>
    <w:multiLevelType w:val="hybridMultilevel"/>
    <w:tmpl w:val="D81E9812"/>
    <w:lvl w:ilvl="0" w:tplc="F184DF36">
      <w:start w:val="1"/>
      <w:numFmt w:val="decimal"/>
      <w:lvlText w:val="%1)"/>
      <w:lvlJc w:val="left"/>
      <w:pPr>
        <w:ind w:left="4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0" w15:restartNumberingAfterBreak="0">
    <w:nsid w:val="3AF175D3"/>
    <w:multiLevelType w:val="hybridMultilevel"/>
    <w:tmpl w:val="6A385FAC"/>
    <w:lvl w:ilvl="0" w:tplc="2C40DFCE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1" w15:restartNumberingAfterBreak="0">
    <w:nsid w:val="46AB6159"/>
    <w:multiLevelType w:val="hybridMultilevel"/>
    <w:tmpl w:val="9C4A5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5703CA"/>
    <w:multiLevelType w:val="hybridMultilevel"/>
    <w:tmpl w:val="139A675C"/>
    <w:lvl w:ilvl="0" w:tplc="56BE51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F35605"/>
    <w:multiLevelType w:val="hybridMultilevel"/>
    <w:tmpl w:val="7DCC8678"/>
    <w:lvl w:ilvl="0" w:tplc="08527452">
      <w:numFmt w:val="bullet"/>
      <w:lvlText w:val="☐"/>
      <w:lvlJc w:val="left"/>
      <w:pPr>
        <w:ind w:left="938" w:hanging="720"/>
      </w:pPr>
      <w:rPr>
        <w:rFonts w:ascii="MS Gothic" w:eastAsia="MS Gothic" w:hAnsi="MS Gothic" w:cs="MS Gothic" w:hint="default"/>
        <w:w w:val="100"/>
        <w:sz w:val="22"/>
        <w:szCs w:val="22"/>
        <w:lang w:val="en-GB" w:eastAsia="en-GB" w:bidi="en-GB"/>
      </w:rPr>
    </w:lvl>
    <w:lvl w:ilvl="1" w:tplc="F3189DCC">
      <w:numFmt w:val="bullet"/>
      <w:lvlText w:val="•"/>
      <w:lvlJc w:val="left"/>
      <w:pPr>
        <w:ind w:left="1734" w:hanging="720"/>
      </w:pPr>
      <w:rPr>
        <w:rFonts w:hint="default"/>
        <w:lang w:val="en-GB" w:eastAsia="en-GB" w:bidi="en-GB"/>
      </w:rPr>
    </w:lvl>
    <w:lvl w:ilvl="2" w:tplc="20E0973C">
      <w:numFmt w:val="bullet"/>
      <w:lvlText w:val="•"/>
      <w:lvlJc w:val="left"/>
      <w:pPr>
        <w:ind w:left="2529" w:hanging="720"/>
      </w:pPr>
      <w:rPr>
        <w:rFonts w:hint="default"/>
        <w:lang w:val="en-GB" w:eastAsia="en-GB" w:bidi="en-GB"/>
      </w:rPr>
    </w:lvl>
    <w:lvl w:ilvl="3" w:tplc="4D5C4ADE">
      <w:numFmt w:val="bullet"/>
      <w:lvlText w:val="•"/>
      <w:lvlJc w:val="left"/>
      <w:pPr>
        <w:ind w:left="3323" w:hanging="720"/>
      </w:pPr>
      <w:rPr>
        <w:rFonts w:hint="default"/>
        <w:lang w:val="en-GB" w:eastAsia="en-GB" w:bidi="en-GB"/>
      </w:rPr>
    </w:lvl>
    <w:lvl w:ilvl="4" w:tplc="7D94F3E2">
      <w:numFmt w:val="bullet"/>
      <w:lvlText w:val="•"/>
      <w:lvlJc w:val="left"/>
      <w:pPr>
        <w:ind w:left="4118" w:hanging="720"/>
      </w:pPr>
      <w:rPr>
        <w:rFonts w:hint="default"/>
        <w:lang w:val="en-GB" w:eastAsia="en-GB" w:bidi="en-GB"/>
      </w:rPr>
    </w:lvl>
    <w:lvl w:ilvl="5" w:tplc="E9561816">
      <w:numFmt w:val="bullet"/>
      <w:lvlText w:val="•"/>
      <w:lvlJc w:val="left"/>
      <w:pPr>
        <w:ind w:left="4913" w:hanging="720"/>
      </w:pPr>
      <w:rPr>
        <w:rFonts w:hint="default"/>
        <w:lang w:val="en-GB" w:eastAsia="en-GB" w:bidi="en-GB"/>
      </w:rPr>
    </w:lvl>
    <w:lvl w:ilvl="6" w:tplc="8B862B72">
      <w:numFmt w:val="bullet"/>
      <w:lvlText w:val="•"/>
      <w:lvlJc w:val="left"/>
      <w:pPr>
        <w:ind w:left="5707" w:hanging="720"/>
      </w:pPr>
      <w:rPr>
        <w:rFonts w:hint="default"/>
        <w:lang w:val="en-GB" w:eastAsia="en-GB" w:bidi="en-GB"/>
      </w:rPr>
    </w:lvl>
    <w:lvl w:ilvl="7" w:tplc="2D00BB30">
      <w:numFmt w:val="bullet"/>
      <w:lvlText w:val="•"/>
      <w:lvlJc w:val="left"/>
      <w:pPr>
        <w:ind w:left="6502" w:hanging="720"/>
      </w:pPr>
      <w:rPr>
        <w:rFonts w:hint="default"/>
        <w:lang w:val="en-GB" w:eastAsia="en-GB" w:bidi="en-GB"/>
      </w:rPr>
    </w:lvl>
    <w:lvl w:ilvl="8" w:tplc="D530098A">
      <w:numFmt w:val="bullet"/>
      <w:lvlText w:val="•"/>
      <w:lvlJc w:val="left"/>
      <w:pPr>
        <w:ind w:left="7297" w:hanging="720"/>
      </w:pPr>
      <w:rPr>
        <w:rFonts w:hint="default"/>
        <w:lang w:val="en-GB" w:eastAsia="en-GB" w:bidi="en-GB"/>
      </w:rPr>
    </w:lvl>
  </w:abstractNum>
  <w:abstractNum w:abstractNumId="14" w15:restartNumberingAfterBreak="0">
    <w:nsid w:val="519C0F80"/>
    <w:multiLevelType w:val="hybridMultilevel"/>
    <w:tmpl w:val="8982D9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23294A"/>
    <w:multiLevelType w:val="hybridMultilevel"/>
    <w:tmpl w:val="89A87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0A3F68"/>
    <w:multiLevelType w:val="hybridMultilevel"/>
    <w:tmpl w:val="727A54C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7" w15:restartNumberingAfterBreak="0">
    <w:nsid w:val="62994DCB"/>
    <w:multiLevelType w:val="hybridMultilevel"/>
    <w:tmpl w:val="A6EC2938"/>
    <w:lvl w:ilvl="0" w:tplc="7AD00094">
      <w:start w:val="2"/>
      <w:numFmt w:val="upperLetter"/>
      <w:lvlText w:val="%1)"/>
      <w:lvlJc w:val="left"/>
      <w:pPr>
        <w:ind w:left="8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7" w:hanging="360"/>
      </w:pPr>
    </w:lvl>
    <w:lvl w:ilvl="2" w:tplc="0409001B" w:tentative="1">
      <w:start w:val="1"/>
      <w:numFmt w:val="lowerRoman"/>
      <w:lvlText w:val="%3."/>
      <w:lvlJc w:val="right"/>
      <w:pPr>
        <w:ind w:left="2267" w:hanging="180"/>
      </w:pPr>
    </w:lvl>
    <w:lvl w:ilvl="3" w:tplc="0409000F" w:tentative="1">
      <w:start w:val="1"/>
      <w:numFmt w:val="decimal"/>
      <w:lvlText w:val="%4."/>
      <w:lvlJc w:val="left"/>
      <w:pPr>
        <w:ind w:left="2987" w:hanging="360"/>
      </w:pPr>
    </w:lvl>
    <w:lvl w:ilvl="4" w:tplc="04090019" w:tentative="1">
      <w:start w:val="1"/>
      <w:numFmt w:val="lowerLetter"/>
      <w:lvlText w:val="%5."/>
      <w:lvlJc w:val="left"/>
      <w:pPr>
        <w:ind w:left="3707" w:hanging="360"/>
      </w:pPr>
    </w:lvl>
    <w:lvl w:ilvl="5" w:tplc="0409001B" w:tentative="1">
      <w:start w:val="1"/>
      <w:numFmt w:val="lowerRoman"/>
      <w:lvlText w:val="%6."/>
      <w:lvlJc w:val="right"/>
      <w:pPr>
        <w:ind w:left="4427" w:hanging="180"/>
      </w:pPr>
    </w:lvl>
    <w:lvl w:ilvl="6" w:tplc="0409000F" w:tentative="1">
      <w:start w:val="1"/>
      <w:numFmt w:val="decimal"/>
      <w:lvlText w:val="%7."/>
      <w:lvlJc w:val="left"/>
      <w:pPr>
        <w:ind w:left="5147" w:hanging="360"/>
      </w:pPr>
    </w:lvl>
    <w:lvl w:ilvl="7" w:tplc="04090019" w:tentative="1">
      <w:start w:val="1"/>
      <w:numFmt w:val="lowerLetter"/>
      <w:lvlText w:val="%8."/>
      <w:lvlJc w:val="left"/>
      <w:pPr>
        <w:ind w:left="5867" w:hanging="360"/>
      </w:pPr>
    </w:lvl>
    <w:lvl w:ilvl="8" w:tplc="0409001B" w:tentative="1">
      <w:start w:val="1"/>
      <w:numFmt w:val="lowerRoman"/>
      <w:lvlText w:val="%9."/>
      <w:lvlJc w:val="right"/>
      <w:pPr>
        <w:ind w:left="6587" w:hanging="180"/>
      </w:pPr>
    </w:lvl>
  </w:abstractNum>
  <w:num w:numId="1" w16cid:durableId="1182664145">
    <w:abstractNumId w:val="13"/>
  </w:num>
  <w:num w:numId="2" w16cid:durableId="1778793807">
    <w:abstractNumId w:val="3"/>
  </w:num>
  <w:num w:numId="3" w16cid:durableId="5905391">
    <w:abstractNumId w:val="0"/>
  </w:num>
  <w:num w:numId="4" w16cid:durableId="967518081">
    <w:abstractNumId w:val="6"/>
  </w:num>
  <w:num w:numId="5" w16cid:durableId="1343819343">
    <w:abstractNumId w:val="8"/>
  </w:num>
  <w:num w:numId="6" w16cid:durableId="2105878425">
    <w:abstractNumId w:val="15"/>
  </w:num>
  <w:num w:numId="7" w16cid:durableId="781724962">
    <w:abstractNumId w:val="5"/>
  </w:num>
  <w:num w:numId="8" w16cid:durableId="1677228255">
    <w:abstractNumId w:val="11"/>
  </w:num>
  <w:num w:numId="9" w16cid:durableId="2071230136">
    <w:abstractNumId w:val="14"/>
  </w:num>
  <w:num w:numId="10" w16cid:durableId="406919225">
    <w:abstractNumId w:val="9"/>
  </w:num>
  <w:num w:numId="11" w16cid:durableId="1105341631">
    <w:abstractNumId w:val="16"/>
  </w:num>
  <w:num w:numId="12" w16cid:durableId="1372612215">
    <w:abstractNumId w:val="2"/>
  </w:num>
  <w:num w:numId="13" w16cid:durableId="327095738">
    <w:abstractNumId w:val="17"/>
  </w:num>
  <w:num w:numId="14" w16cid:durableId="817573620">
    <w:abstractNumId w:val="10"/>
  </w:num>
  <w:num w:numId="15" w16cid:durableId="1414275776">
    <w:abstractNumId w:val="7"/>
  </w:num>
  <w:num w:numId="16" w16cid:durableId="436561090">
    <w:abstractNumId w:val="1"/>
  </w:num>
  <w:num w:numId="17" w16cid:durableId="1015813772">
    <w:abstractNumId w:val="4"/>
  </w:num>
  <w:num w:numId="18" w16cid:durableId="403458163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phael Malyankar">
    <w15:presenceInfo w15:providerId="None" w15:userId="Raphael Malyanka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E70"/>
    <w:rsid w:val="00006FB2"/>
    <w:rsid w:val="00011C5E"/>
    <w:rsid w:val="00011C96"/>
    <w:rsid w:val="00013631"/>
    <w:rsid w:val="00013869"/>
    <w:rsid w:val="00023DA8"/>
    <w:rsid w:val="00026931"/>
    <w:rsid w:val="000322DC"/>
    <w:rsid w:val="0003580D"/>
    <w:rsid w:val="000361BE"/>
    <w:rsid w:val="00043D1D"/>
    <w:rsid w:val="00045453"/>
    <w:rsid w:val="0005112D"/>
    <w:rsid w:val="00052282"/>
    <w:rsid w:val="0005285F"/>
    <w:rsid w:val="00053ED3"/>
    <w:rsid w:val="000556B3"/>
    <w:rsid w:val="00055C20"/>
    <w:rsid w:val="00060617"/>
    <w:rsid w:val="0006312C"/>
    <w:rsid w:val="00066F2A"/>
    <w:rsid w:val="000670B8"/>
    <w:rsid w:val="00067CF5"/>
    <w:rsid w:val="00073C68"/>
    <w:rsid w:val="00076FEC"/>
    <w:rsid w:val="000779E2"/>
    <w:rsid w:val="0008165B"/>
    <w:rsid w:val="00081A75"/>
    <w:rsid w:val="00085A93"/>
    <w:rsid w:val="0008643B"/>
    <w:rsid w:val="00092766"/>
    <w:rsid w:val="000928A2"/>
    <w:rsid w:val="000928A7"/>
    <w:rsid w:val="000A54EA"/>
    <w:rsid w:val="000A69E9"/>
    <w:rsid w:val="000A6A76"/>
    <w:rsid w:val="000B1BC7"/>
    <w:rsid w:val="000B378A"/>
    <w:rsid w:val="000B617D"/>
    <w:rsid w:val="000C0F25"/>
    <w:rsid w:val="000C2355"/>
    <w:rsid w:val="000C5AAC"/>
    <w:rsid w:val="000C7334"/>
    <w:rsid w:val="000D0760"/>
    <w:rsid w:val="000D0A52"/>
    <w:rsid w:val="000D52A1"/>
    <w:rsid w:val="000D7A10"/>
    <w:rsid w:val="000E1512"/>
    <w:rsid w:val="000E6174"/>
    <w:rsid w:val="000F22AF"/>
    <w:rsid w:val="000F28D4"/>
    <w:rsid w:val="000F6C36"/>
    <w:rsid w:val="001006EB"/>
    <w:rsid w:val="00103184"/>
    <w:rsid w:val="00106ABB"/>
    <w:rsid w:val="00110163"/>
    <w:rsid w:val="001139C6"/>
    <w:rsid w:val="001145D5"/>
    <w:rsid w:val="00114A2C"/>
    <w:rsid w:val="00115EC9"/>
    <w:rsid w:val="001176B8"/>
    <w:rsid w:val="0012031F"/>
    <w:rsid w:val="00122BD4"/>
    <w:rsid w:val="00124965"/>
    <w:rsid w:val="0013306C"/>
    <w:rsid w:val="00134338"/>
    <w:rsid w:val="00134449"/>
    <w:rsid w:val="00136042"/>
    <w:rsid w:val="001373E0"/>
    <w:rsid w:val="0014525D"/>
    <w:rsid w:val="00146ECE"/>
    <w:rsid w:val="0015024C"/>
    <w:rsid w:val="001510F8"/>
    <w:rsid w:val="001527EB"/>
    <w:rsid w:val="00157915"/>
    <w:rsid w:val="00157C9B"/>
    <w:rsid w:val="00160105"/>
    <w:rsid w:val="0016681A"/>
    <w:rsid w:val="001706F2"/>
    <w:rsid w:val="00171372"/>
    <w:rsid w:val="001724E1"/>
    <w:rsid w:val="001728BF"/>
    <w:rsid w:val="00173434"/>
    <w:rsid w:val="0018056A"/>
    <w:rsid w:val="00184AA4"/>
    <w:rsid w:val="00186ECA"/>
    <w:rsid w:val="001904DF"/>
    <w:rsid w:val="001918FB"/>
    <w:rsid w:val="00195656"/>
    <w:rsid w:val="00197B13"/>
    <w:rsid w:val="001A11F8"/>
    <w:rsid w:val="001B2B58"/>
    <w:rsid w:val="001B3D3B"/>
    <w:rsid w:val="001B6760"/>
    <w:rsid w:val="001C18AD"/>
    <w:rsid w:val="001C2A00"/>
    <w:rsid w:val="001C3B43"/>
    <w:rsid w:val="001C6B57"/>
    <w:rsid w:val="001C6D19"/>
    <w:rsid w:val="001C6FB5"/>
    <w:rsid w:val="001C76D9"/>
    <w:rsid w:val="001D0E52"/>
    <w:rsid w:val="001D39B8"/>
    <w:rsid w:val="001D418A"/>
    <w:rsid w:val="001D5D75"/>
    <w:rsid w:val="001D6AB3"/>
    <w:rsid w:val="001D7AA6"/>
    <w:rsid w:val="001E5BB9"/>
    <w:rsid w:val="001F5F74"/>
    <w:rsid w:val="001F7290"/>
    <w:rsid w:val="002022C7"/>
    <w:rsid w:val="0020369F"/>
    <w:rsid w:val="00204ED6"/>
    <w:rsid w:val="0020754C"/>
    <w:rsid w:val="00211886"/>
    <w:rsid w:val="00214B5B"/>
    <w:rsid w:val="00215942"/>
    <w:rsid w:val="002201A1"/>
    <w:rsid w:val="0022606D"/>
    <w:rsid w:val="00226370"/>
    <w:rsid w:val="00226F39"/>
    <w:rsid w:val="00227CDA"/>
    <w:rsid w:val="00232A77"/>
    <w:rsid w:val="002338DD"/>
    <w:rsid w:val="00241066"/>
    <w:rsid w:val="00242907"/>
    <w:rsid w:val="00242EBD"/>
    <w:rsid w:val="002430A6"/>
    <w:rsid w:val="00243647"/>
    <w:rsid w:val="00244D3D"/>
    <w:rsid w:val="002471E2"/>
    <w:rsid w:val="0025137E"/>
    <w:rsid w:val="002521CB"/>
    <w:rsid w:val="0025365D"/>
    <w:rsid w:val="0025402A"/>
    <w:rsid w:val="002576CA"/>
    <w:rsid w:val="002718D4"/>
    <w:rsid w:val="00274326"/>
    <w:rsid w:val="00274962"/>
    <w:rsid w:val="002779E1"/>
    <w:rsid w:val="0028064A"/>
    <w:rsid w:val="002819C6"/>
    <w:rsid w:val="00282914"/>
    <w:rsid w:val="002852A4"/>
    <w:rsid w:val="002864D6"/>
    <w:rsid w:val="002904EA"/>
    <w:rsid w:val="002905E4"/>
    <w:rsid w:val="00292563"/>
    <w:rsid w:val="0029519B"/>
    <w:rsid w:val="0029537A"/>
    <w:rsid w:val="002B3285"/>
    <w:rsid w:val="002B3B87"/>
    <w:rsid w:val="002B610A"/>
    <w:rsid w:val="002C385F"/>
    <w:rsid w:val="002C4BA6"/>
    <w:rsid w:val="002C77EA"/>
    <w:rsid w:val="002D411A"/>
    <w:rsid w:val="002D590E"/>
    <w:rsid w:val="002D5D90"/>
    <w:rsid w:val="002E0BAA"/>
    <w:rsid w:val="002E31B6"/>
    <w:rsid w:val="002E3E72"/>
    <w:rsid w:val="002F1B07"/>
    <w:rsid w:val="002F1DED"/>
    <w:rsid w:val="002F6F3B"/>
    <w:rsid w:val="002F773F"/>
    <w:rsid w:val="003122C4"/>
    <w:rsid w:val="0031337D"/>
    <w:rsid w:val="003141F2"/>
    <w:rsid w:val="00314CF5"/>
    <w:rsid w:val="00316B9D"/>
    <w:rsid w:val="00317BA4"/>
    <w:rsid w:val="00317C9E"/>
    <w:rsid w:val="0032245F"/>
    <w:rsid w:val="00322EF9"/>
    <w:rsid w:val="003247CB"/>
    <w:rsid w:val="003272DA"/>
    <w:rsid w:val="003310AC"/>
    <w:rsid w:val="00334744"/>
    <w:rsid w:val="00334BEB"/>
    <w:rsid w:val="0033688A"/>
    <w:rsid w:val="00337500"/>
    <w:rsid w:val="003556F0"/>
    <w:rsid w:val="00355F3C"/>
    <w:rsid w:val="003730B5"/>
    <w:rsid w:val="00375FF2"/>
    <w:rsid w:val="0037623C"/>
    <w:rsid w:val="003769A2"/>
    <w:rsid w:val="00381046"/>
    <w:rsid w:val="003854E4"/>
    <w:rsid w:val="00385573"/>
    <w:rsid w:val="0039043B"/>
    <w:rsid w:val="00390F19"/>
    <w:rsid w:val="00395EF4"/>
    <w:rsid w:val="00397856"/>
    <w:rsid w:val="003A117D"/>
    <w:rsid w:val="003A4E98"/>
    <w:rsid w:val="003A6030"/>
    <w:rsid w:val="003A6B73"/>
    <w:rsid w:val="003B004A"/>
    <w:rsid w:val="003B0187"/>
    <w:rsid w:val="003B23B6"/>
    <w:rsid w:val="003C01E5"/>
    <w:rsid w:val="003C2318"/>
    <w:rsid w:val="003C5DBA"/>
    <w:rsid w:val="003D64C9"/>
    <w:rsid w:val="003D7F8B"/>
    <w:rsid w:val="003E2593"/>
    <w:rsid w:val="003E5714"/>
    <w:rsid w:val="003E79F3"/>
    <w:rsid w:val="003F3A3A"/>
    <w:rsid w:val="004004BD"/>
    <w:rsid w:val="00400ACE"/>
    <w:rsid w:val="00405774"/>
    <w:rsid w:val="004068A4"/>
    <w:rsid w:val="004165ED"/>
    <w:rsid w:val="004171EB"/>
    <w:rsid w:val="00417805"/>
    <w:rsid w:val="00420AAF"/>
    <w:rsid w:val="00424011"/>
    <w:rsid w:val="00425A63"/>
    <w:rsid w:val="004369AB"/>
    <w:rsid w:val="004427C7"/>
    <w:rsid w:val="004454A3"/>
    <w:rsid w:val="0044558A"/>
    <w:rsid w:val="0044708D"/>
    <w:rsid w:val="00447FF8"/>
    <w:rsid w:val="0045162E"/>
    <w:rsid w:val="00453C65"/>
    <w:rsid w:val="00460341"/>
    <w:rsid w:val="00460FF8"/>
    <w:rsid w:val="00465385"/>
    <w:rsid w:val="00471D1C"/>
    <w:rsid w:val="0047241B"/>
    <w:rsid w:val="00472F22"/>
    <w:rsid w:val="004813AE"/>
    <w:rsid w:val="00481715"/>
    <w:rsid w:val="00481BE1"/>
    <w:rsid w:val="00482602"/>
    <w:rsid w:val="00482AF9"/>
    <w:rsid w:val="00482D9C"/>
    <w:rsid w:val="0049512C"/>
    <w:rsid w:val="004968AC"/>
    <w:rsid w:val="004A5DA0"/>
    <w:rsid w:val="004B08A9"/>
    <w:rsid w:val="004B14A2"/>
    <w:rsid w:val="004B6820"/>
    <w:rsid w:val="004B744B"/>
    <w:rsid w:val="004C02D0"/>
    <w:rsid w:val="004C55CC"/>
    <w:rsid w:val="004C6A00"/>
    <w:rsid w:val="004C6D1E"/>
    <w:rsid w:val="004C7797"/>
    <w:rsid w:val="004D161C"/>
    <w:rsid w:val="004D1CF5"/>
    <w:rsid w:val="004D412D"/>
    <w:rsid w:val="004D4515"/>
    <w:rsid w:val="004D78BF"/>
    <w:rsid w:val="004E38D2"/>
    <w:rsid w:val="004F0A50"/>
    <w:rsid w:val="004F5188"/>
    <w:rsid w:val="005002E9"/>
    <w:rsid w:val="00506D22"/>
    <w:rsid w:val="005134BC"/>
    <w:rsid w:val="00513A91"/>
    <w:rsid w:val="005202B5"/>
    <w:rsid w:val="00535471"/>
    <w:rsid w:val="00536515"/>
    <w:rsid w:val="00540172"/>
    <w:rsid w:val="0054518A"/>
    <w:rsid w:val="00562497"/>
    <w:rsid w:val="00567AAA"/>
    <w:rsid w:val="00575897"/>
    <w:rsid w:val="0058089D"/>
    <w:rsid w:val="0058234A"/>
    <w:rsid w:val="00584568"/>
    <w:rsid w:val="00591680"/>
    <w:rsid w:val="00591DE7"/>
    <w:rsid w:val="005962FF"/>
    <w:rsid w:val="005A4BC2"/>
    <w:rsid w:val="005B235B"/>
    <w:rsid w:val="005B337F"/>
    <w:rsid w:val="005B4EE7"/>
    <w:rsid w:val="005B740F"/>
    <w:rsid w:val="005C1E6B"/>
    <w:rsid w:val="005C2E1A"/>
    <w:rsid w:val="005C6319"/>
    <w:rsid w:val="005C7949"/>
    <w:rsid w:val="005D1BAD"/>
    <w:rsid w:val="005D5E8F"/>
    <w:rsid w:val="005D6DFD"/>
    <w:rsid w:val="005E3368"/>
    <w:rsid w:val="005E57BD"/>
    <w:rsid w:val="005F2FAA"/>
    <w:rsid w:val="005F3678"/>
    <w:rsid w:val="005F43F3"/>
    <w:rsid w:val="00607427"/>
    <w:rsid w:val="00611023"/>
    <w:rsid w:val="006125AF"/>
    <w:rsid w:val="0061498C"/>
    <w:rsid w:val="0062020B"/>
    <w:rsid w:val="00622068"/>
    <w:rsid w:val="00624707"/>
    <w:rsid w:val="006254E4"/>
    <w:rsid w:val="00636248"/>
    <w:rsid w:val="00642B9A"/>
    <w:rsid w:val="00647CD3"/>
    <w:rsid w:val="00650DE2"/>
    <w:rsid w:val="00665CE2"/>
    <w:rsid w:val="00666A55"/>
    <w:rsid w:val="00667533"/>
    <w:rsid w:val="006678EB"/>
    <w:rsid w:val="006710A6"/>
    <w:rsid w:val="00681830"/>
    <w:rsid w:val="00684A71"/>
    <w:rsid w:val="00695D5A"/>
    <w:rsid w:val="006A033A"/>
    <w:rsid w:val="006A5755"/>
    <w:rsid w:val="006A76AC"/>
    <w:rsid w:val="006B35E0"/>
    <w:rsid w:val="006B5273"/>
    <w:rsid w:val="006B61A8"/>
    <w:rsid w:val="006C2AF0"/>
    <w:rsid w:val="006D0B10"/>
    <w:rsid w:val="006D5491"/>
    <w:rsid w:val="006E2076"/>
    <w:rsid w:val="006E2E70"/>
    <w:rsid w:val="006E4E29"/>
    <w:rsid w:val="006E5EFD"/>
    <w:rsid w:val="006F40F9"/>
    <w:rsid w:val="006F6DE1"/>
    <w:rsid w:val="006F7352"/>
    <w:rsid w:val="00700DF3"/>
    <w:rsid w:val="00702B3E"/>
    <w:rsid w:val="007045FA"/>
    <w:rsid w:val="0070546C"/>
    <w:rsid w:val="00706674"/>
    <w:rsid w:val="0071726F"/>
    <w:rsid w:val="00720E1A"/>
    <w:rsid w:val="00721A79"/>
    <w:rsid w:val="00722B00"/>
    <w:rsid w:val="0072565B"/>
    <w:rsid w:val="007262D2"/>
    <w:rsid w:val="00727FB6"/>
    <w:rsid w:val="00732F9E"/>
    <w:rsid w:val="00733DF0"/>
    <w:rsid w:val="0075341B"/>
    <w:rsid w:val="00755D67"/>
    <w:rsid w:val="00757109"/>
    <w:rsid w:val="00757E54"/>
    <w:rsid w:val="00760662"/>
    <w:rsid w:val="00763158"/>
    <w:rsid w:val="00763E38"/>
    <w:rsid w:val="00765AAF"/>
    <w:rsid w:val="007734BE"/>
    <w:rsid w:val="0077491E"/>
    <w:rsid w:val="00775754"/>
    <w:rsid w:val="00775861"/>
    <w:rsid w:val="00776DB5"/>
    <w:rsid w:val="0077704E"/>
    <w:rsid w:val="007771C2"/>
    <w:rsid w:val="007860EE"/>
    <w:rsid w:val="0079114E"/>
    <w:rsid w:val="00792C45"/>
    <w:rsid w:val="007A14FC"/>
    <w:rsid w:val="007A2407"/>
    <w:rsid w:val="007A330B"/>
    <w:rsid w:val="007A6E0F"/>
    <w:rsid w:val="007A6ED1"/>
    <w:rsid w:val="007B0649"/>
    <w:rsid w:val="007B0BB5"/>
    <w:rsid w:val="007B0EA5"/>
    <w:rsid w:val="007B77D2"/>
    <w:rsid w:val="007B78EC"/>
    <w:rsid w:val="007C05AB"/>
    <w:rsid w:val="007D1A50"/>
    <w:rsid w:val="007D32A6"/>
    <w:rsid w:val="007D4685"/>
    <w:rsid w:val="007D65FC"/>
    <w:rsid w:val="007E167D"/>
    <w:rsid w:val="007E4B82"/>
    <w:rsid w:val="007E4F39"/>
    <w:rsid w:val="007F6215"/>
    <w:rsid w:val="00802F24"/>
    <w:rsid w:val="00810D78"/>
    <w:rsid w:val="008171A8"/>
    <w:rsid w:val="00817C3C"/>
    <w:rsid w:val="00820FC9"/>
    <w:rsid w:val="00821FE9"/>
    <w:rsid w:val="0082299A"/>
    <w:rsid w:val="008255DF"/>
    <w:rsid w:val="0082562F"/>
    <w:rsid w:val="00825FBC"/>
    <w:rsid w:val="008303F2"/>
    <w:rsid w:val="00832926"/>
    <w:rsid w:val="0083490F"/>
    <w:rsid w:val="008455EB"/>
    <w:rsid w:val="00847A75"/>
    <w:rsid w:val="008513F3"/>
    <w:rsid w:val="00851EAA"/>
    <w:rsid w:val="00854C5B"/>
    <w:rsid w:val="00857847"/>
    <w:rsid w:val="00860038"/>
    <w:rsid w:val="00861F3F"/>
    <w:rsid w:val="00863596"/>
    <w:rsid w:val="00864A44"/>
    <w:rsid w:val="00864F29"/>
    <w:rsid w:val="008828D3"/>
    <w:rsid w:val="00884435"/>
    <w:rsid w:val="00884B46"/>
    <w:rsid w:val="00885B6B"/>
    <w:rsid w:val="00887603"/>
    <w:rsid w:val="00893655"/>
    <w:rsid w:val="00894661"/>
    <w:rsid w:val="008A0583"/>
    <w:rsid w:val="008A1E6C"/>
    <w:rsid w:val="008A2384"/>
    <w:rsid w:val="008A2426"/>
    <w:rsid w:val="008A7C8C"/>
    <w:rsid w:val="008B285F"/>
    <w:rsid w:val="008B55F1"/>
    <w:rsid w:val="008B5983"/>
    <w:rsid w:val="008B6937"/>
    <w:rsid w:val="008B6DB7"/>
    <w:rsid w:val="008B6F4A"/>
    <w:rsid w:val="008C1EBD"/>
    <w:rsid w:val="008D2243"/>
    <w:rsid w:val="008D2C3D"/>
    <w:rsid w:val="008D51B1"/>
    <w:rsid w:val="008D5D86"/>
    <w:rsid w:val="008E3C72"/>
    <w:rsid w:val="008E6B2E"/>
    <w:rsid w:val="008E711A"/>
    <w:rsid w:val="008F1C1B"/>
    <w:rsid w:val="008F1DA1"/>
    <w:rsid w:val="008F40F5"/>
    <w:rsid w:val="008F4799"/>
    <w:rsid w:val="00901E4E"/>
    <w:rsid w:val="00902906"/>
    <w:rsid w:val="00903A7F"/>
    <w:rsid w:val="009040DE"/>
    <w:rsid w:val="00904B45"/>
    <w:rsid w:val="00907D99"/>
    <w:rsid w:val="009106F0"/>
    <w:rsid w:val="009150E7"/>
    <w:rsid w:val="00921DBB"/>
    <w:rsid w:val="00921FF1"/>
    <w:rsid w:val="009345BD"/>
    <w:rsid w:val="009357AD"/>
    <w:rsid w:val="0093797D"/>
    <w:rsid w:val="00945802"/>
    <w:rsid w:val="00946384"/>
    <w:rsid w:val="00955CD7"/>
    <w:rsid w:val="0095789F"/>
    <w:rsid w:val="0096378B"/>
    <w:rsid w:val="00963BF6"/>
    <w:rsid w:val="009656FF"/>
    <w:rsid w:val="00974A3A"/>
    <w:rsid w:val="009760D4"/>
    <w:rsid w:val="009771C3"/>
    <w:rsid w:val="009867AD"/>
    <w:rsid w:val="00987763"/>
    <w:rsid w:val="00992A30"/>
    <w:rsid w:val="0099658C"/>
    <w:rsid w:val="009A1E4F"/>
    <w:rsid w:val="009A3834"/>
    <w:rsid w:val="009B62F8"/>
    <w:rsid w:val="009C7838"/>
    <w:rsid w:val="009D452B"/>
    <w:rsid w:val="009D5B5B"/>
    <w:rsid w:val="009D5EF6"/>
    <w:rsid w:val="009D7147"/>
    <w:rsid w:val="009E0361"/>
    <w:rsid w:val="009E4C4E"/>
    <w:rsid w:val="009E667E"/>
    <w:rsid w:val="009F28C3"/>
    <w:rsid w:val="009F4FAA"/>
    <w:rsid w:val="009F5933"/>
    <w:rsid w:val="00A00C74"/>
    <w:rsid w:val="00A03DE0"/>
    <w:rsid w:val="00A0570B"/>
    <w:rsid w:val="00A1012E"/>
    <w:rsid w:val="00A11CF7"/>
    <w:rsid w:val="00A14CE4"/>
    <w:rsid w:val="00A17E0C"/>
    <w:rsid w:val="00A20A51"/>
    <w:rsid w:val="00A252BF"/>
    <w:rsid w:val="00A308D9"/>
    <w:rsid w:val="00A34632"/>
    <w:rsid w:val="00A352A8"/>
    <w:rsid w:val="00A36637"/>
    <w:rsid w:val="00A371CB"/>
    <w:rsid w:val="00A37233"/>
    <w:rsid w:val="00A440D3"/>
    <w:rsid w:val="00A4475E"/>
    <w:rsid w:val="00A50BD2"/>
    <w:rsid w:val="00A54A95"/>
    <w:rsid w:val="00A560FC"/>
    <w:rsid w:val="00A607B9"/>
    <w:rsid w:val="00A61E4E"/>
    <w:rsid w:val="00A73D54"/>
    <w:rsid w:val="00A75BF5"/>
    <w:rsid w:val="00A8222B"/>
    <w:rsid w:val="00A91C9F"/>
    <w:rsid w:val="00A93323"/>
    <w:rsid w:val="00A937E2"/>
    <w:rsid w:val="00A970EB"/>
    <w:rsid w:val="00AA147B"/>
    <w:rsid w:val="00AA1E20"/>
    <w:rsid w:val="00AA2A5C"/>
    <w:rsid w:val="00AA40F4"/>
    <w:rsid w:val="00AA6E8E"/>
    <w:rsid w:val="00AB4396"/>
    <w:rsid w:val="00AB61E1"/>
    <w:rsid w:val="00AC0B8C"/>
    <w:rsid w:val="00AC3EFB"/>
    <w:rsid w:val="00AC4389"/>
    <w:rsid w:val="00AC4695"/>
    <w:rsid w:val="00AC4C4E"/>
    <w:rsid w:val="00AD0D1B"/>
    <w:rsid w:val="00AD166D"/>
    <w:rsid w:val="00AD3F30"/>
    <w:rsid w:val="00AD4E37"/>
    <w:rsid w:val="00AD7F6F"/>
    <w:rsid w:val="00AE0B44"/>
    <w:rsid w:val="00AE2198"/>
    <w:rsid w:val="00AE2236"/>
    <w:rsid w:val="00AF3D59"/>
    <w:rsid w:val="00AF51FE"/>
    <w:rsid w:val="00AF540C"/>
    <w:rsid w:val="00AF60DC"/>
    <w:rsid w:val="00AF70E7"/>
    <w:rsid w:val="00B05A9A"/>
    <w:rsid w:val="00B110C2"/>
    <w:rsid w:val="00B26658"/>
    <w:rsid w:val="00B277FF"/>
    <w:rsid w:val="00B3116D"/>
    <w:rsid w:val="00B33293"/>
    <w:rsid w:val="00B349AA"/>
    <w:rsid w:val="00B36B40"/>
    <w:rsid w:val="00B4249A"/>
    <w:rsid w:val="00B44021"/>
    <w:rsid w:val="00B446E2"/>
    <w:rsid w:val="00B457CC"/>
    <w:rsid w:val="00B45E92"/>
    <w:rsid w:val="00B460C2"/>
    <w:rsid w:val="00B542A4"/>
    <w:rsid w:val="00B54DD9"/>
    <w:rsid w:val="00B61CF3"/>
    <w:rsid w:val="00B62869"/>
    <w:rsid w:val="00B639AE"/>
    <w:rsid w:val="00B640E8"/>
    <w:rsid w:val="00B6587A"/>
    <w:rsid w:val="00B673E3"/>
    <w:rsid w:val="00B71C52"/>
    <w:rsid w:val="00B76C50"/>
    <w:rsid w:val="00B863F2"/>
    <w:rsid w:val="00B958D1"/>
    <w:rsid w:val="00B959A7"/>
    <w:rsid w:val="00B95F90"/>
    <w:rsid w:val="00B96682"/>
    <w:rsid w:val="00B9691A"/>
    <w:rsid w:val="00B96C3D"/>
    <w:rsid w:val="00B96E9E"/>
    <w:rsid w:val="00B97F17"/>
    <w:rsid w:val="00BA0218"/>
    <w:rsid w:val="00BA7882"/>
    <w:rsid w:val="00BB222C"/>
    <w:rsid w:val="00BB2FD4"/>
    <w:rsid w:val="00BB3BC8"/>
    <w:rsid w:val="00BB502C"/>
    <w:rsid w:val="00BB5DF9"/>
    <w:rsid w:val="00BD145A"/>
    <w:rsid w:val="00BD3DB5"/>
    <w:rsid w:val="00BD45C6"/>
    <w:rsid w:val="00BD6D56"/>
    <w:rsid w:val="00BE3898"/>
    <w:rsid w:val="00BE5D80"/>
    <w:rsid w:val="00BE6040"/>
    <w:rsid w:val="00BF2524"/>
    <w:rsid w:val="00BF5BE1"/>
    <w:rsid w:val="00BF6840"/>
    <w:rsid w:val="00BF69D4"/>
    <w:rsid w:val="00C01E2C"/>
    <w:rsid w:val="00C03F7A"/>
    <w:rsid w:val="00C04755"/>
    <w:rsid w:val="00C069DC"/>
    <w:rsid w:val="00C111AC"/>
    <w:rsid w:val="00C1165A"/>
    <w:rsid w:val="00C13542"/>
    <w:rsid w:val="00C135A9"/>
    <w:rsid w:val="00C162F8"/>
    <w:rsid w:val="00C2249B"/>
    <w:rsid w:val="00C23A37"/>
    <w:rsid w:val="00C269DE"/>
    <w:rsid w:val="00C26A4E"/>
    <w:rsid w:val="00C27F5C"/>
    <w:rsid w:val="00C33BAB"/>
    <w:rsid w:val="00C34E68"/>
    <w:rsid w:val="00C4016E"/>
    <w:rsid w:val="00C413DE"/>
    <w:rsid w:val="00C43368"/>
    <w:rsid w:val="00C43EF4"/>
    <w:rsid w:val="00C4535C"/>
    <w:rsid w:val="00C456EE"/>
    <w:rsid w:val="00C5162D"/>
    <w:rsid w:val="00C52681"/>
    <w:rsid w:val="00C55E39"/>
    <w:rsid w:val="00C57753"/>
    <w:rsid w:val="00C62983"/>
    <w:rsid w:val="00C65844"/>
    <w:rsid w:val="00C66292"/>
    <w:rsid w:val="00C75A09"/>
    <w:rsid w:val="00C820CD"/>
    <w:rsid w:val="00C91E0A"/>
    <w:rsid w:val="00C92E44"/>
    <w:rsid w:val="00C92FF8"/>
    <w:rsid w:val="00CA0198"/>
    <w:rsid w:val="00CA244C"/>
    <w:rsid w:val="00CA4141"/>
    <w:rsid w:val="00CB0ADB"/>
    <w:rsid w:val="00CB207B"/>
    <w:rsid w:val="00CC3B9E"/>
    <w:rsid w:val="00CD2E57"/>
    <w:rsid w:val="00CD3754"/>
    <w:rsid w:val="00CD43A3"/>
    <w:rsid w:val="00CD4600"/>
    <w:rsid w:val="00CD4614"/>
    <w:rsid w:val="00CD6DF8"/>
    <w:rsid w:val="00CD7AA5"/>
    <w:rsid w:val="00CE069E"/>
    <w:rsid w:val="00CE08AA"/>
    <w:rsid w:val="00CE2F31"/>
    <w:rsid w:val="00CE58A0"/>
    <w:rsid w:val="00CE6E0C"/>
    <w:rsid w:val="00CF2995"/>
    <w:rsid w:val="00CF30B6"/>
    <w:rsid w:val="00D07EAF"/>
    <w:rsid w:val="00D1041E"/>
    <w:rsid w:val="00D1160C"/>
    <w:rsid w:val="00D12CF0"/>
    <w:rsid w:val="00D139D4"/>
    <w:rsid w:val="00D13ED8"/>
    <w:rsid w:val="00D30CFB"/>
    <w:rsid w:val="00D31A91"/>
    <w:rsid w:val="00D342D5"/>
    <w:rsid w:val="00D37CA7"/>
    <w:rsid w:val="00D41B0C"/>
    <w:rsid w:val="00D4402E"/>
    <w:rsid w:val="00D51D97"/>
    <w:rsid w:val="00D5730E"/>
    <w:rsid w:val="00D6173E"/>
    <w:rsid w:val="00D61A63"/>
    <w:rsid w:val="00D65513"/>
    <w:rsid w:val="00D65D6B"/>
    <w:rsid w:val="00D67DDF"/>
    <w:rsid w:val="00D71159"/>
    <w:rsid w:val="00D72A5B"/>
    <w:rsid w:val="00D74A98"/>
    <w:rsid w:val="00D83A2B"/>
    <w:rsid w:val="00D84A68"/>
    <w:rsid w:val="00D8583F"/>
    <w:rsid w:val="00D85A24"/>
    <w:rsid w:val="00D86771"/>
    <w:rsid w:val="00D87D6D"/>
    <w:rsid w:val="00D90027"/>
    <w:rsid w:val="00D960FF"/>
    <w:rsid w:val="00D971DB"/>
    <w:rsid w:val="00DA6D3A"/>
    <w:rsid w:val="00DA74AB"/>
    <w:rsid w:val="00DB3168"/>
    <w:rsid w:val="00DB6605"/>
    <w:rsid w:val="00DC03D6"/>
    <w:rsid w:val="00DC182B"/>
    <w:rsid w:val="00DC2347"/>
    <w:rsid w:val="00DC323F"/>
    <w:rsid w:val="00DC4DFD"/>
    <w:rsid w:val="00DC6322"/>
    <w:rsid w:val="00DC64EF"/>
    <w:rsid w:val="00DC76C7"/>
    <w:rsid w:val="00DD03B4"/>
    <w:rsid w:val="00DD0F5D"/>
    <w:rsid w:val="00DD35AF"/>
    <w:rsid w:val="00DE4EE4"/>
    <w:rsid w:val="00DE7EB4"/>
    <w:rsid w:val="00DF1034"/>
    <w:rsid w:val="00DF1876"/>
    <w:rsid w:val="00DF4B74"/>
    <w:rsid w:val="00DF7D5E"/>
    <w:rsid w:val="00E01289"/>
    <w:rsid w:val="00E01C5A"/>
    <w:rsid w:val="00E043A3"/>
    <w:rsid w:val="00E07FFD"/>
    <w:rsid w:val="00E10A30"/>
    <w:rsid w:val="00E118BF"/>
    <w:rsid w:val="00E11C67"/>
    <w:rsid w:val="00E120E5"/>
    <w:rsid w:val="00E12AF3"/>
    <w:rsid w:val="00E1519F"/>
    <w:rsid w:val="00E2095E"/>
    <w:rsid w:val="00E249E4"/>
    <w:rsid w:val="00E252FE"/>
    <w:rsid w:val="00E27CD2"/>
    <w:rsid w:val="00E3262D"/>
    <w:rsid w:val="00E334CA"/>
    <w:rsid w:val="00E34049"/>
    <w:rsid w:val="00E35AD8"/>
    <w:rsid w:val="00E35B94"/>
    <w:rsid w:val="00E40EC6"/>
    <w:rsid w:val="00E46DBD"/>
    <w:rsid w:val="00E54824"/>
    <w:rsid w:val="00E629A1"/>
    <w:rsid w:val="00E640F0"/>
    <w:rsid w:val="00E65188"/>
    <w:rsid w:val="00E66D8D"/>
    <w:rsid w:val="00E67A26"/>
    <w:rsid w:val="00E67F96"/>
    <w:rsid w:val="00E7164C"/>
    <w:rsid w:val="00E743ED"/>
    <w:rsid w:val="00E76262"/>
    <w:rsid w:val="00E8232D"/>
    <w:rsid w:val="00E831E5"/>
    <w:rsid w:val="00E84410"/>
    <w:rsid w:val="00E8735D"/>
    <w:rsid w:val="00E8765E"/>
    <w:rsid w:val="00E87772"/>
    <w:rsid w:val="00E9359A"/>
    <w:rsid w:val="00E96BF5"/>
    <w:rsid w:val="00EA0BEC"/>
    <w:rsid w:val="00EA0DA5"/>
    <w:rsid w:val="00EA2D94"/>
    <w:rsid w:val="00EA31A8"/>
    <w:rsid w:val="00EA473C"/>
    <w:rsid w:val="00EA533C"/>
    <w:rsid w:val="00EB0E14"/>
    <w:rsid w:val="00EB3994"/>
    <w:rsid w:val="00EB3B34"/>
    <w:rsid w:val="00EB57EB"/>
    <w:rsid w:val="00EB6DBF"/>
    <w:rsid w:val="00EB7E1E"/>
    <w:rsid w:val="00EC0153"/>
    <w:rsid w:val="00EC5CD2"/>
    <w:rsid w:val="00EC6F42"/>
    <w:rsid w:val="00ED5D96"/>
    <w:rsid w:val="00EE0220"/>
    <w:rsid w:val="00EE0791"/>
    <w:rsid w:val="00EE7A1B"/>
    <w:rsid w:val="00EE7C55"/>
    <w:rsid w:val="00EF10B6"/>
    <w:rsid w:val="00EF1FDF"/>
    <w:rsid w:val="00EF2D3C"/>
    <w:rsid w:val="00EF75B8"/>
    <w:rsid w:val="00F05D43"/>
    <w:rsid w:val="00F06C62"/>
    <w:rsid w:val="00F07084"/>
    <w:rsid w:val="00F072F9"/>
    <w:rsid w:val="00F24813"/>
    <w:rsid w:val="00F27330"/>
    <w:rsid w:val="00F313FC"/>
    <w:rsid w:val="00F3721D"/>
    <w:rsid w:val="00F40796"/>
    <w:rsid w:val="00F4353E"/>
    <w:rsid w:val="00F445CA"/>
    <w:rsid w:val="00F456E7"/>
    <w:rsid w:val="00F471C5"/>
    <w:rsid w:val="00F51378"/>
    <w:rsid w:val="00F543A8"/>
    <w:rsid w:val="00F55D56"/>
    <w:rsid w:val="00F55FC2"/>
    <w:rsid w:val="00F5601B"/>
    <w:rsid w:val="00F562E4"/>
    <w:rsid w:val="00F567D1"/>
    <w:rsid w:val="00F6118C"/>
    <w:rsid w:val="00F61C06"/>
    <w:rsid w:val="00F6357F"/>
    <w:rsid w:val="00F6517C"/>
    <w:rsid w:val="00F66476"/>
    <w:rsid w:val="00F678BD"/>
    <w:rsid w:val="00F70241"/>
    <w:rsid w:val="00F72007"/>
    <w:rsid w:val="00F77680"/>
    <w:rsid w:val="00F8067C"/>
    <w:rsid w:val="00F81139"/>
    <w:rsid w:val="00F84871"/>
    <w:rsid w:val="00F854CA"/>
    <w:rsid w:val="00F86851"/>
    <w:rsid w:val="00F878B1"/>
    <w:rsid w:val="00F91923"/>
    <w:rsid w:val="00F92857"/>
    <w:rsid w:val="00F9321A"/>
    <w:rsid w:val="00F93E88"/>
    <w:rsid w:val="00F9581C"/>
    <w:rsid w:val="00F96ECE"/>
    <w:rsid w:val="00F97997"/>
    <w:rsid w:val="00FA06D3"/>
    <w:rsid w:val="00FA7376"/>
    <w:rsid w:val="00FB1469"/>
    <w:rsid w:val="00FB224B"/>
    <w:rsid w:val="00FB39EC"/>
    <w:rsid w:val="00FB3E69"/>
    <w:rsid w:val="00FC0104"/>
    <w:rsid w:val="00FC0556"/>
    <w:rsid w:val="00FC0B8B"/>
    <w:rsid w:val="00FC1A2B"/>
    <w:rsid w:val="00FC7A5D"/>
    <w:rsid w:val="00FC7B68"/>
    <w:rsid w:val="00FC7E68"/>
    <w:rsid w:val="00FD0F37"/>
    <w:rsid w:val="00FD23ED"/>
    <w:rsid w:val="00FD388E"/>
    <w:rsid w:val="00FE13EE"/>
    <w:rsid w:val="00FE145C"/>
    <w:rsid w:val="00FE2A6A"/>
    <w:rsid w:val="00FF0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314107"/>
  <w15:docId w15:val="{D4606865-D9E0-4206-BC3D-F41F611F8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n-GB" w:eastAsia="en-GB" w:bidi="en-GB"/>
    </w:rPr>
  </w:style>
  <w:style w:type="paragraph" w:styleId="Heading1">
    <w:name w:val="heading 1"/>
    <w:basedOn w:val="Normal"/>
    <w:uiPriority w:val="1"/>
    <w:qFormat/>
    <w:pPr>
      <w:spacing w:before="92"/>
      <w:ind w:left="218"/>
      <w:outlineLvl w:val="0"/>
    </w:pPr>
    <w:rPr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pPr>
      <w:ind w:left="218"/>
      <w:jc w:val="both"/>
      <w:outlineLvl w:val="1"/>
    </w:pPr>
    <w:rPr>
      <w:b/>
      <w:bCs/>
    </w:rPr>
  </w:style>
  <w:style w:type="paragraph" w:styleId="Heading3">
    <w:name w:val="heading 3"/>
    <w:basedOn w:val="Normal"/>
    <w:uiPriority w:val="1"/>
    <w:qFormat/>
    <w:pPr>
      <w:ind w:left="218"/>
      <w:outlineLvl w:val="2"/>
    </w:pPr>
    <w:rPr>
      <w:b/>
      <w:bCs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7B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35AD8"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"/>
      <w:ind w:left="938" w:hanging="720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character" w:styleId="CommentReference">
    <w:name w:val="annotation reference"/>
    <w:basedOn w:val="DefaultParagraphFont"/>
    <w:semiHidden/>
    <w:unhideWhenUsed/>
    <w:rsid w:val="009458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580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5802"/>
    <w:rPr>
      <w:rFonts w:ascii="Arial" w:eastAsia="Arial" w:hAnsi="Arial" w:cs="Arial"/>
      <w:sz w:val="20"/>
      <w:szCs w:val="20"/>
      <w:lang w:val="en-GB" w:eastAsia="en-GB" w:bidi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58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5802"/>
    <w:rPr>
      <w:rFonts w:ascii="Arial" w:eastAsia="Arial" w:hAnsi="Arial" w:cs="Arial"/>
      <w:b/>
      <w:bCs/>
      <w:sz w:val="20"/>
      <w:szCs w:val="20"/>
      <w:lang w:val="en-GB" w:eastAsia="en-GB" w:bidi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5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5802"/>
    <w:rPr>
      <w:rFonts w:ascii="Segoe UI" w:eastAsia="Arial" w:hAnsi="Segoe UI" w:cs="Segoe UI"/>
      <w:sz w:val="18"/>
      <w:szCs w:val="18"/>
      <w:lang w:val="en-GB" w:eastAsia="en-GB" w:bidi="en-GB"/>
    </w:rPr>
  </w:style>
  <w:style w:type="paragraph" w:styleId="Revision">
    <w:name w:val="Revision"/>
    <w:hidden/>
    <w:uiPriority w:val="99"/>
    <w:semiHidden/>
    <w:rsid w:val="00E9359A"/>
    <w:pPr>
      <w:widowControl/>
      <w:autoSpaceDE/>
      <w:autoSpaceDN/>
    </w:pPr>
    <w:rPr>
      <w:rFonts w:ascii="Arial" w:eastAsia="Arial" w:hAnsi="Arial" w:cs="Arial"/>
      <w:lang w:val="en-GB" w:eastAsia="en-GB" w:bidi="en-GB"/>
    </w:rPr>
  </w:style>
  <w:style w:type="character" w:customStyle="1" w:styleId="Heading2Char">
    <w:name w:val="Heading 2 Char"/>
    <w:basedOn w:val="DefaultParagraphFont"/>
    <w:link w:val="Heading2"/>
    <w:uiPriority w:val="1"/>
    <w:rsid w:val="001006EB"/>
    <w:rPr>
      <w:rFonts w:ascii="Arial" w:eastAsia="Arial" w:hAnsi="Arial" w:cs="Arial"/>
      <w:b/>
      <w:bCs/>
      <w:lang w:val="en-GB" w:eastAsia="en-GB" w:bidi="en-GB"/>
    </w:rPr>
  </w:style>
  <w:style w:type="table" w:styleId="TableGrid">
    <w:name w:val="Table Grid"/>
    <w:basedOn w:val="TableNormal"/>
    <w:uiPriority w:val="39"/>
    <w:rsid w:val="00BD45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E35AD8"/>
    <w:rPr>
      <w:rFonts w:ascii="Arial" w:eastAsia="Arial" w:hAnsi="Arial" w:cs="Arial"/>
      <w:sz w:val="20"/>
      <w:szCs w:val="20"/>
      <w:lang w:val="en-GB" w:eastAsia="en-GB" w:bidi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7B9"/>
    <w:rPr>
      <w:rFonts w:asciiTheme="majorHAnsi" w:eastAsiaTheme="majorEastAsia" w:hAnsiTheme="majorHAnsi" w:cstheme="majorBidi"/>
      <w:color w:val="365F91" w:themeColor="accent1" w:themeShade="BF"/>
      <w:lang w:val="en-GB" w:eastAsia="en-GB" w:bidi="en-GB"/>
    </w:rPr>
  </w:style>
  <w:style w:type="paragraph" w:styleId="Header">
    <w:name w:val="header"/>
    <w:basedOn w:val="Normal"/>
    <w:link w:val="HeaderChar"/>
    <w:uiPriority w:val="99"/>
    <w:unhideWhenUsed/>
    <w:rsid w:val="00FD0F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0F37"/>
    <w:rPr>
      <w:rFonts w:ascii="Arial" w:eastAsia="Arial" w:hAnsi="Arial" w:cs="Arial"/>
      <w:lang w:val="en-GB" w:eastAsia="en-GB" w:bidi="en-GB"/>
    </w:rPr>
  </w:style>
  <w:style w:type="paragraph" w:styleId="Footer">
    <w:name w:val="footer"/>
    <w:basedOn w:val="Normal"/>
    <w:link w:val="FooterChar"/>
    <w:uiPriority w:val="99"/>
    <w:unhideWhenUsed/>
    <w:rsid w:val="00FD0F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0F37"/>
    <w:rPr>
      <w:rFonts w:ascii="Arial" w:eastAsia="Arial" w:hAnsi="Arial" w:cs="Arial"/>
      <w:lang w:val="en-GB" w:eastAsia="en-GB" w:bidi="en-GB"/>
    </w:rPr>
  </w:style>
  <w:style w:type="paragraph" w:styleId="Caption">
    <w:name w:val="caption"/>
    <w:basedOn w:val="Normal"/>
    <w:next w:val="Normal"/>
    <w:uiPriority w:val="35"/>
    <w:unhideWhenUsed/>
    <w:qFormat/>
    <w:rsid w:val="00FB224B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4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C6B172-B721-4EC7-963A-26934FC44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2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NOS</Company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greensladeb</dc:creator>
  <cp:lastModifiedBy>Raphael Malyankar</cp:lastModifiedBy>
  <cp:revision>61</cp:revision>
  <dcterms:created xsi:type="dcterms:W3CDTF">2024-02-22T02:20:00Z</dcterms:created>
  <dcterms:modified xsi:type="dcterms:W3CDTF">2026-01-22T04:57:00Z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2019-02-15T00:00:00Z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2020-02-22T00:00:00Z</vt:filetime>
  </property>
</Properties>
</file>