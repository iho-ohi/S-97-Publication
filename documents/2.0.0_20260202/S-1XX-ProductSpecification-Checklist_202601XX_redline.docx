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432D4" w14:textId="77777777" w:rsidR="00DF37B3" w:rsidRPr="005B50CE" w:rsidRDefault="00354432" w:rsidP="00DF37B3">
      <w:pPr>
        <w:spacing w:line="259" w:lineRule="auto"/>
      </w:pPr>
      <w:r w:rsidRPr="005B50CE">
        <w:rPr>
          <w:noProof/>
        </w:rPr>
        <mc:AlternateContent>
          <mc:Choice Requires="wpg">
            <w:drawing>
              <wp:anchor distT="0" distB="0" distL="114300" distR="114300" simplePos="0" relativeHeight="251659264" behindDoc="0" locked="0" layoutInCell="1" allowOverlap="1" wp14:anchorId="23C23AA5" wp14:editId="6D508602">
                <wp:simplePos x="0" y="0"/>
                <wp:positionH relativeFrom="margin">
                  <wp:posOffset>-372745</wp:posOffset>
                </wp:positionH>
                <wp:positionV relativeFrom="paragraph">
                  <wp:posOffset>-485775</wp:posOffset>
                </wp:positionV>
                <wp:extent cx="6530340" cy="9392285"/>
                <wp:effectExtent l="0" t="0" r="0" b="0"/>
                <wp:wrapNone/>
                <wp:docPr id="1412379169" name="Groe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 y="0"/>
                          <a:chExt cx="65304" cy="93921"/>
                        </a:xfrm>
                      </wpg:grpSpPr>
                      <wps:wsp>
                        <wps:cNvPr id="1417222182" name="Tekstvak 2"/>
                        <wps:cNvSpPr txBox="1">
                          <a:spLocks noChangeArrowheads="1"/>
                        </wps:cNvSpPr>
                        <wps:spPr bwMode="auto">
                          <a:xfrm>
                            <a:off x="9346" y="0"/>
                            <a:ext cx="7054" cy="7429"/>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32BF4A1" w14:textId="672C102E" w:rsidR="00937674" w:rsidRPr="00B94B05" w:rsidRDefault="00937674" w:rsidP="00DF37B3">
                              <w:pPr>
                                <w:rPr>
                                  <w:rFonts w:cs="Arial"/>
                                  <w:b/>
                                </w:rPr>
                              </w:pPr>
                              <w:r>
                                <w:rPr>
                                  <w:rFonts w:cs="Arial"/>
                                  <w:b/>
                                </w:rPr>
                                <w:t>S-</w:t>
                              </w:r>
                              <w:r w:rsidR="00F755E1" w:rsidRPr="006E1866">
                                <w:rPr>
                                  <w:rFonts w:cs="Arial"/>
                                  <w:b/>
                                </w:rPr>
                                <w:t>97</w:t>
                              </w:r>
                            </w:p>
                          </w:txbxContent>
                        </wps:txbx>
                        <wps:bodyPr rot="0" vert="horz" wrap="square" lIns="180000" tIns="288000" rIns="180000" bIns="288000" anchor="ctr" anchorCtr="0" upright="1">
                          <a:noAutofit/>
                        </wps:bodyPr>
                      </wps:wsp>
                      <pic:pic xmlns:pic="http://schemas.openxmlformats.org/drawingml/2006/picture">
                        <pic:nvPicPr>
                          <pic:cNvPr id="1159119429" name="Afbeelding 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98" y="58730"/>
                            <a:ext cx="9347" cy="9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55670578" name="Afbeelding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05" y="68001"/>
                            <a:ext cx="9340" cy="9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53548217" name="Afbeelding 7"/>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 y="68001"/>
                            <a:ext cx="9271" cy="9271"/>
                          </a:xfrm>
                          <a:prstGeom prst="rect">
                            <a:avLst/>
                          </a:prstGeom>
                          <a:noFill/>
                          <a:extLst>
                            <a:ext uri="{909E8E84-426E-40DD-AFC4-6F175D3DCCD1}">
                              <a14:hiddenFill xmlns:a14="http://schemas.microsoft.com/office/drawing/2010/main">
                                <a:solidFill>
                                  <a:srgbClr val="FFFFFF"/>
                                </a:solidFill>
                              </a14:hiddenFill>
                            </a:ext>
                          </a:extLst>
                        </pic:spPr>
                      </pic:pic>
                      <wps:wsp>
                        <wps:cNvPr id="997733942" name="Tekstvak 10"/>
                        <wps:cNvSpPr txBox="1">
                          <a:spLocks noChangeArrowheads="1"/>
                        </wps:cNvSpPr>
                        <wps:spPr bwMode="auto">
                          <a:xfrm>
                            <a:off x="36891" y="68001"/>
                            <a:ext cx="28512" cy="2592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F5C646E" w14:textId="77777777" w:rsidR="00937674" w:rsidRDefault="00937674" w:rsidP="00DF37B3">
                              <w:pPr>
                                <w:spacing w:after="0" w:line="240" w:lineRule="auto"/>
                                <w:jc w:val="right"/>
                                <w:rPr>
                                  <w:rFonts w:cs="Arial"/>
                                  <w:color w:val="FFFFFF"/>
                                  <w:sz w:val="16"/>
                                  <w:szCs w:val="16"/>
                                </w:rPr>
                              </w:pPr>
                            </w:p>
                            <w:p w14:paraId="1685BBA3" w14:textId="77777777" w:rsidR="00937674" w:rsidRDefault="00937674" w:rsidP="00DF37B3">
                              <w:pPr>
                                <w:spacing w:after="0" w:line="240" w:lineRule="auto"/>
                                <w:jc w:val="right"/>
                                <w:rPr>
                                  <w:rFonts w:cs="Arial"/>
                                  <w:color w:val="FFFFFF"/>
                                  <w:sz w:val="16"/>
                                  <w:szCs w:val="16"/>
                                </w:rPr>
                              </w:pPr>
                            </w:p>
                            <w:p w14:paraId="237C1071" w14:textId="77777777" w:rsidR="00937674" w:rsidRDefault="00937674" w:rsidP="00DF37B3">
                              <w:pPr>
                                <w:spacing w:after="0" w:line="240" w:lineRule="auto"/>
                                <w:jc w:val="right"/>
                                <w:rPr>
                                  <w:rFonts w:cs="Arial"/>
                                  <w:color w:val="FFFFFF"/>
                                  <w:sz w:val="16"/>
                                  <w:szCs w:val="16"/>
                                </w:rPr>
                              </w:pPr>
                            </w:p>
                            <w:p w14:paraId="698F89AD" w14:textId="77777777" w:rsidR="00937674" w:rsidRDefault="00937674" w:rsidP="00DF37B3">
                              <w:pPr>
                                <w:spacing w:after="0" w:line="240" w:lineRule="auto"/>
                                <w:jc w:val="right"/>
                                <w:rPr>
                                  <w:rFonts w:cs="Arial"/>
                                  <w:color w:val="FFFFFF"/>
                                  <w:sz w:val="16"/>
                                  <w:szCs w:val="16"/>
                                </w:rPr>
                              </w:pPr>
                            </w:p>
                            <w:p w14:paraId="42A1AEC1" w14:textId="77777777" w:rsidR="00937674" w:rsidRDefault="00937674" w:rsidP="00DF37B3">
                              <w:pPr>
                                <w:spacing w:after="0" w:line="240" w:lineRule="auto"/>
                                <w:jc w:val="right"/>
                                <w:rPr>
                                  <w:rFonts w:cs="Arial"/>
                                  <w:color w:val="FFFFFF"/>
                                  <w:sz w:val="16"/>
                                  <w:szCs w:val="16"/>
                                </w:rPr>
                              </w:pPr>
                            </w:p>
                            <w:p w14:paraId="4FB9F416" w14:textId="77777777" w:rsidR="00937674" w:rsidRDefault="00937674" w:rsidP="00DF37B3">
                              <w:pPr>
                                <w:spacing w:after="0" w:line="240" w:lineRule="auto"/>
                                <w:jc w:val="right"/>
                                <w:rPr>
                                  <w:rFonts w:cs="Arial"/>
                                  <w:color w:val="FFFFFF"/>
                                  <w:sz w:val="16"/>
                                  <w:szCs w:val="16"/>
                                </w:rPr>
                              </w:pPr>
                            </w:p>
                            <w:p w14:paraId="2BD5BEE5" w14:textId="77777777" w:rsidR="00937674" w:rsidRDefault="00937674" w:rsidP="00DF37B3">
                              <w:pPr>
                                <w:spacing w:after="0" w:line="240" w:lineRule="auto"/>
                                <w:jc w:val="right"/>
                                <w:rPr>
                                  <w:rFonts w:cs="Arial"/>
                                  <w:color w:val="FFFFFF"/>
                                  <w:sz w:val="16"/>
                                  <w:szCs w:val="16"/>
                                </w:rPr>
                              </w:pPr>
                            </w:p>
                            <w:p w14:paraId="420914EF" w14:textId="77777777" w:rsidR="00937674" w:rsidRDefault="00937674" w:rsidP="00DF37B3">
                              <w:pPr>
                                <w:spacing w:after="0" w:line="240" w:lineRule="auto"/>
                                <w:jc w:val="right"/>
                                <w:rPr>
                                  <w:rFonts w:cs="Arial"/>
                                  <w:color w:val="FFFFFF"/>
                                  <w:sz w:val="16"/>
                                  <w:szCs w:val="16"/>
                                </w:rPr>
                              </w:pPr>
                            </w:p>
                            <w:p w14:paraId="7174E213" w14:textId="77777777" w:rsidR="00937674" w:rsidRDefault="00937674" w:rsidP="00DF37B3">
                              <w:pPr>
                                <w:spacing w:after="0" w:line="240" w:lineRule="auto"/>
                                <w:jc w:val="right"/>
                                <w:rPr>
                                  <w:rFonts w:cs="Arial"/>
                                  <w:color w:val="FFFFFF"/>
                                  <w:sz w:val="16"/>
                                  <w:szCs w:val="16"/>
                                </w:rPr>
                              </w:pPr>
                            </w:p>
                            <w:p w14:paraId="2C11D728" w14:textId="77777777" w:rsidR="00937674" w:rsidRDefault="00937674" w:rsidP="00DF37B3">
                              <w:pPr>
                                <w:spacing w:after="0" w:line="240" w:lineRule="auto"/>
                                <w:jc w:val="right"/>
                                <w:rPr>
                                  <w:rFonts w:cs="Arial"/>
                                  <w:color w:val="FFFFFF"/>
                                  <w:sz w:val="16"/>
                                  <w:szCs w:val="16"/>
                                </w:rPr>
                              </w:pPr>
                            </w:p>
                            <w:p w14:paraId="4377F4DE" w14:textId="77777777" w:rsidR="00937674" w:rsidRDefault="00937674" w:rsidP="00DF37B3">
                              <w:pPr>
                                <w:spacing w:after="0" w:line="240" w:lineRule="auto"/>
                                <w:jc w:val="right"/>
                                <w:rPr>
                                  <w:rFonts w:cs="Arial"/>
                                  <w:color w:val="FFFFFF"/>
                                  <w:sz w:val="16"/>
                                  <w:szCs w:val="16"/>
                                </w:rPr>
                              </w:pPr>
                            </w:p>
                            <w:p w14:paraId="6BF9D298"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Published by the</w:t>
                              </w:r>
                            </w:p>
                            <w:p w14:paraId="6A110B46"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International Hydrographic Organization</w:t>
                              </w:r>
                            </w:p>
                            <w:p w14:paraId="2AEA7896" w14:textId="77777777" w:rsidR="00937674" w:rsidRPr="0018384D" w:rsidRDefault="00937674" w:rsidP="00DF37B3">
                              <w:pPr>
                                <w:spacing w:after="0" w:line="240" w:lineRule="auto"/>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0020EB83" w14:textId="77777777" w:rsidR="00937674" w:rsidRPr="0018384D" w:rsidRDefault="00937674" w:rsidP="00DF37B3">
                              <w:pPr>
                                <w:spacing w:after="0" w:line="240" w:lineRule="auto"/>
                                <w:jc w:val="right"/>
                                <w:rPr>
                                  <w:rFonts w:cs="Arial"/>
                                  <w:color w:val="FFFFFF"/>
                                  <w:sz w:val="16"/>
                                  <w:szCs w:val="16"/>
                                  <w:lang w:val="fr-FR"/>
                                </w:rPr>
                              </w:pPr>
                              <w:r w:rsidRPr="0018384D">
                                <w:rPr>
                                  <w:rFonts w:cs="Arial"/>
                                  <w:color w:val="FFFFFF"/>
                                  <w:sz w:val="16"/>
                                  <w:szCs w:val="16"/>
                                  <w:lang w:val="fr-FR"/>
                                </w:rPr>
                                <w:t>Principauté de Monaco</w:t>
                              </w:r>
                            </w:p>
                            <w:p w14:paraId="09F7ABFA"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Tel: (377) 93.10.81.00</w:t>
                              </w:r>
                            </w:p>
                            <w:p w14:paraId="7D8D4FD0"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Fax: (377) 93.10.81.40</w:t>
                              </w:r>
                            </w:p>
                            <w:p w14:paraId="313BDD68"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info@iho.int</w:t>
                              </w:r>
                            </w:p>
                            <w:p w14:paraId="60A9BD44"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www.iho.</w:t>
                              </w:r>
                              <w:r>
                                <w:rPr>
                                  <w:rFonts w:cs="Arial"/>
                                  <w:color w:val="FFFFFF"/>
                                  <w:sz w:val="16"/>
                                  <w:szCs w:val="16"/>
                                </w:rPr>
                                <w:t>int</w:t>
                              </w:r>
                            </w:p>
                            <w:p w14:paraId="6ACEB56A" w14:textId="77777777" w:rsidR="00937674" w:rsidRDefault="00937674" w:rsidP="00DF37B3">
                              <w:pPr>
                                <w:jc w:val="right"/>
                                <w:rPr>
                                  <w:rFonts w:cs="Arial"/>
                                  <w:color w:val="FFFFFF"/>
                                  <w:sz w:val="16"/>
                                  <w:szCs w:val="16"/>
                                </w:rPr>
                              </w:pPr>
                            </w:p>
                            <w:p w14:paraId="171289F0" w14:textId="77777777" w:rsidR="00937674" w:rsidRDefault="00937674" w:rsidP="00DF37B3">
                              <w:pPr>
                                <w:jc w:val="right"/>
                                <w:rPr>
                                  <w:rFonts w:cs="Arial"/>
                                  <w:color w:val="FFFFFF"/>
                                  <w:sz w:val="16"/>
                                  <w:szCs w:val="16"/>
                                </w:rPr>
                              </w:pPr>
                            </w:p>
                            <w:p w14:paraId="3D427B5A" w14:textId="77777777" w:rsidR="00937674" w:rsidRDefault="00937674" w:rsidP="00DF37B3">
                              <w:pPr>
                                <w:jc w:val="right"/>
                                <w:rPr>
                                  <w:rFonts w:cs="Arial"/>
                                  <w:color w:val="FFFFFF"/>
                                  <w:sz w:val="16"/>
                                  <w:szCs w:val="16"/>
                                </w:rPr>
                              </w:pPr>
                            </w:p>
                            <w:p w14:paraId="3A830A41" w14:textId="77777777" w:rsidR="00937674" w:rsidRDefault="00937674" w:rsidP="00DF37B3">
                              <w:pPr>
                                <w:jc w:val="right"/>
                                <w:rPr>
                                  <w:rFonts w:cs="Arial"/>
                                  <w:color w:val="FFFFFF"/>
                                  <w:sz w:val="16"/>
                                  <w:szCs w:val="16"/>
                                </w:rPr>
                              </w:pPr>
                            </w:p>
                            <w:p w14:paraId="502D424B" w14:textId="77777777" w:rsidR="00937674" w:rsidRDefault="00937674" w:rsidP="00DF37B3">
                              <w:pPr>
                                <w:jc w:val="right"/>
                                <w:rPr>
                                  <w:rFonts w:cs="Arial"/>
                                  <w:color w:val="FFFFFF"/>
                                  <w:sz w:val="16"/>
                                  <w:szCs w:val="16"/>
                                </w:rPr>
                              </w:pPr>
                            </w:p>
                            <w:p w14:paraId="7355198D" w14:textId="77777777" w:rsidR="00937674" w:rsidRDefault="00937674" w:rsidP="00DF37B3">
                              <w:pPr>
                                <w:jc w:val="right"/>
                                <w:rPr>
                                  <w:rFonts w:cs="Arial"/>
                                  <w:color w:val="FFFFFF"/>
                                  <w:sz w:val="16"/>
                                  <w:szCs w:val="16"/>
                                </w:rPr>
                              </w:pPr>
                            </w:p>
                            <w:p w14:paraId="22C21C0D" w14:textId="77777777" w:rsidR="00937674" w:rsidRDefault="00937674" w:rsidP="00DF37B3">
                              <w:pPr>
                                <w:jc w:val="right"/>
                                <w:rPr>
                                  <w:rFonts w:cs="Arial"/>
                                  <w:color w:val="FFFFFF"/>
                                  <w:sz w:val="16"/>
                                  <w:szCs w:val="16"/>
                                </w:rPr>
                              </w:pPr>
                            </w:p>
                            <w:p w14:paraId="0BBAF2DF" w14:textId="77777777" w:rsidR="00937674" w:rsidRDefault="00937674" w:rsidP="00DF37B3">
                              <w:pPr>
                                <w:jc w:val="right"/>
                                <w:rPr>
                                  <w:rFonts w:cs="Arial"/>
                                  <w:color w:val="FFFFFF"/>
                                  <w:sz w:val="16"/>
                                  <w:szCs w:val="16"/>
                                </w:rPr>
                              </w:pPr>
                            </w:p>
                            <w:p w14:paraId="1E0407D1" w14:textId="77777777" w:rsidR="00937674" w:rsidRDefault="00937674" w:rsidP="00DF37B3">
                              <w:pPr>
                                <w:jc w:val="right"/>
                                <w:rPr>
                                  <w:rFonts w:cs="Arial"/>
                                  <w:color w:val="FFFFFF"/>
                                  <w:sz w:val="16"/>
                                  <w:szCs w:val="16"/>
                                </w:rPr>
                              </w:pPr>
                            </w:p>
                            <w:p w14:paraId="1BAC9640" w14:textId="77777777" w:rsidR="00937674" w:rsidRDefault="00937674" w:rsidP="00DF37B3">
                              <w:pPr>
                                <w:jc w:val="right"/>
                                <w:rPr>
                                  <w:rFonts w:cs="Arial"/>
                                  <w:color w:val="FFFFFF"/>
                                  <w:sz w:val="16"/>
                                  <w:szCs w:val="16"/>
                                </w:rPr>
                              </w:pPr>
                            </w:p>
                            <w:p w14:paraId="470CC701" w14:textId="77777777" w:rsidR="00937674" w:rsidRDefault="00937674" w:rsidP="00DF37B3">
                              <w:pPr>
                                <w:jc w:val="right"/>
                                <w:rPr>
                                  <w:rFonts w:cs="Arial"/>
                                  <w:color w:val="FFFFFF"/>
                                  <w:sz w:val="16"/>
                                  <w:szCs w:val="16"/>
                                </w:rPr>
                              </w:pPr>
                            </w:p>
                            <w:p w14:paraId="503B3C37" w14:textId="77777777" w:rsidR="00937674" w:rsidRPr="0018384D" w:rsidRDefault="00937674" w:rsidP="00DF37B3">
                              <w:pPr>
                                <w:jc w:val="right"/>
                                <w:rPr>
                                  <w:rFonts w:cs="Arial"/>
                                  <w:color w:val="FFFFFF"/>
                                  <w:sz w:val="16"/>
                                  <w:szCs w:val="16"/>
                                </w:rPr>
                              </w:pPr>
                              <w:r w:rsidRPr="0018384D">
                                <w:rPr>
                                  <w:rFonts w:cs="Arial"/>
                                  <w:color w:val="FFFFFF"/>
                                  <w:sz w:val="16"/>
                                  <w:szCs w:val="16"/>
                                </w:rPr>
                                <w:t>Published by the</w:t>
                              </w:r>
                            </w:p>
                            <w:p w14:paraId="0B81F56E" w14:textId="77777777" w:rsidR="00937674" w:rsidRPr="0018384D" w:rsidRDefault="00937674" w:rsidP="00DF37B3">
                              <w:pPr>
                                <w:jc w:val="right"/>
                                <w:rPr>
                                  <w:rFonts w:cs="Arial"/>
                                  <w:color w:val="FFFFFF"/>
                                  <w:sz w:val="16"/>
                                  <w:szCs w:val="16"/>
                                </w:rPr>
                              </w:pPr>
                              <w:r w:rsidRPr="0018384D">
                                <w:rPr>
                                  <w:rFonts w:cs="Arial"/>
                                  <w:color w:val="FFFFFF"/>
                                  <w:sz w:val="16"/>
                                  <w:szCs w:val="16"/>
                                </w:rPr>
                                <w:t>International Hydrographic Organization</w:t>
                              </w:r>
                            </w:p>
                            <w:p w14:paraId="13B14293" w14:textId="77777777" w:rsidR="00937674" w:rsidRPr="0018384D" w:rsidRDefault="00937674" w:rsidP="00DF37B3">
                              <w:pPr>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1253AB11" w14:textId="77777777" w:rsidR="00937674" w:rsidRPr="0018384D" w:rsidRDefault="00937674" w:rsidP="00DF37B3">
                              <w:pPr>
                                <w:jc w:val="right"/>
                                <w:rPr>
                                  <w:rFonts w:cs="Arial"/>
                                  <w:color w:val="FFFFFF"/>
                                  <w:sz w:val="16"/>
                                  <w:szCs w:val="16"/>
                                  <w:lang w:val="fr-FR"/>
                                </w:rPr>
                              </w:pPr>
                              <w:r w:rsidRPr="0018384D">
                                <w:rPr>
                                  <w:rFonts w:cs="Arial"/>
                                  <w:color w:val="FFFFFF"/>
                                  <w:sz w:val="16"/>
                                  <w:szCs w:val="16"/>
                                  <w:lang w:val="fr-FR"/>
                                </w:rPr>
                                <w:t>Principauté de Monaco</w:t>
                              </w:r>
                            </w:p>
                            <w:p w14:paraId="2ED65E5A" w14:textId="77777777" w:rsidR="00937674" w:rsidRPr="0018384D" w:rsidRDefault="00937674" w:rsidP="00DF37B3">
                              <w:pPr>
                                <w:jc w:val="right"/>
                                <w:rPr>
                                  <w:rFonts w:cs="Arial"/>
                                  <w:color w:val="FFFFFF"/>
                                  <w:sz w:val="16"/>
                                  <w:szCs w:val="16"/>
                                </w:rPr>
                              </w:pPr>
                              <w:r w:rsidRPr="0018384D">
                                <w:rPr>
                                  <w:rFonts w:cs="Arial"/>
                                  <w:color w:val="FFFFFF"/>
                                  <w:sz w:val="16"/>
                                  <w:szCs w:val="16"/>
                                </w:rPr>
                                <w:t>Tel: (377) 93.10.81.00</w:t>
                              </w:r>
                            </w:p>
                            <w:p w14:paraId="70EE7EDB" w14:textId="77777777" w:rsidR="00937674" w:rsidRPr="0018384D" w:rsidRDefault="00937674" w:rsidP="00DF37B3">
                              <w:pPr>
                                <w:jc w:val="right"/>
                                <w:rPr>
                                  <w:rFonts w:cs="Arial"/>
                                  <w:color w:val="FFFFFF"/>
                                  <w:sz w:val="16"/>
                                  <w:szCs w:val="16"/>
                                </w:rPr>
                              </w:pPr>
                              <w:r w:rsidRPr="0018384D">
                                <w:rPr>
                                  <w:rFonts w:cs="Arial"/>
                                  <w:color w:val="FFFFFF"/>
                                  <w:sz w:val="16"/>
                                  <w:szCs w:val="16"/>
                                </w:rPr>
                                <w:t>Fax: (377) 93.10.81.40</w:t>
                              </w:r>
                            </w:p>
                            <w:p w14:paraId="08858170" w14:textId="77777777" w:rsidR="00937674" w:rsidRPr="0018384D" w:rsidRDefault="00937674" w:rsidP="00DF37B3">
                              <w:pPr>
                                <w:jc w:val="right"/>
                                <w:rPr>
                                  <w:rFonts w:cs="Arial"/>
                                  <w:color w:val="FFFFFF"/>
                                  <w:sz w:val="16"/>
                                  <w:szCs w:val="16"/>
                                </w:rPr>
                              </w:pPr>
                              <w:r w:rsidRPr="0018384D">
                                <w:rPr>
                                  <w:rFonts w:cs="Arial"/>
                                  <w:color w:val="FFFFFF"/>
                                  <w:sz w:val="16"/>
                                  <w:szCs w:val="16"/>
                                </w:rPr>
                                <w:t>info@iho.int</w:t>
                              </w:r>
                            </w:p>
                            <w:p w14:paraId="04C34C21" w14:textId="77777777" w:rsidR="00937674" w:rsidRPr="0018384D" w:rsidRDefault="00937674" w:rsidP="00DF37B3">
                              <w:pPr>
                                <w:jc w:val="right"/>
                                <w:rPr>
                                  <w:rFonts w:cs="Arial"/>
                                  <w:color w:val="FFFFFF"/>
                                  <w:sz w:val="16"/>
                                  <w:szCs w:val="16"/>
                                </w:rPr>
                              </w:pPr>
                              <w:r w:rsidRPr="0018384D">
                                <w:rPr>
                                  <w:rFonts w:cs="Arial"/>
                                  <w:color w:val="FFFFFF"/>
                                  <w:sz w:val="16"/>
                                  <w:szCs w:val="16"/>
                                </w:rPr>
                                <w:t>www.iho.</w:t>
                              </w:r>
                              <w:r>
                                <w:rPr>
                                  <w:rFonts w:cs="Arial"/>
                                  <w:color w:val="FFFFFF"/>
                                  <w:sz w:val="16"/>
                                  <w:szCs w:val="16"/>
                                </w:rPr>
                                <w:t>int</w:t>
                              </w:r>
                            </w:p>
                          </w:txbxContent>
                        </wps:txbx>
                        <wps:bodyPr rot="0" vert="horz" wrap="square" lIns="180000" tIns="180000" rIns="180000" bIns="180000" anchor="b" anchorCtr="0" upright="1">
                          <a:noAutofit/>
                        </wps:bodyPr>
                      </wps:wsp>
                      <wps:wsp>
                        <wps:cNvPr id="1059029842" name="Tekstvak 1"/>
                        <wps:cNvSpPr txBox="1">
                          <a:spLocks noChangeArrowheads="1"/>
                        </wps:cNvSpPr>
                        <wps:spPr bwMode="auto">
                          <a:xfrm>
                            <a:off x="9459" y="7567"/>
                            <a:ext cx="55836" cy="60408"/>
                          </a:xfrm>
                          <a:prstGeom prst="rect">
                            <a:avLst/>
                          </a:prstGeom>
                          <a:solidFill>
                            <a:srgbClr val="FFFFFF"/>
                          </a:solidFill>
                          <a:ln w="6350">
                            <a:solidFill>
                              <a:srgbClr val="001532"/>
                            </a:solidFill>
                            <a:miter lim="800000"/>
                            <a:headEnd/>
                            <a:tailEnd/>
                          </a:ln>
                        </wps:spPr>
                        <wps:txbx>
                          <w:txbxContent>
                            <w:p w14:paraId="308397E0" w14:textId="5A3AD9C3" w:rsidR="00937674" w:rsidRPr="00332F84" w:rsidRDefault="00794DF1" w:rsidP="003F4112">
                              <w:pPr>
                                <w:pStyle w:val="Basisalinea"/>
                                <w:suppressAutoHyphens/>
                                <w:spacing w:line="240" w:lineRule="auto"/>
                                <w:rPr>
                                  <w:rFonts w:ascii="Arial" w:hAnsi="Arial" w:cs="HelveticaNeueLT Std Med"/>
                                  <w:color w:val="00004C"/>
                                  <w:sz w:val="20"/>
                                  <w:szCs w:val="20"/>
                                </w:rPr>
                              </w:pPr>
                              <w:r>
                                <w:rPr>
                                  <w:rFonts w:ascii="Arial" w:hAnsi="Arial" w:cs="HelveticaNeueLT Std Med"/>
                                  <w:b/>
                                  <w:color w:val="00004C"/>
                                  <w:sz w:val="28"/>
                                  <w:szCs w:val="28"/>
                                </w:rPr>
                                <w:t xml:space="preserve">S-97 Edition 2.0.0 - </w:t>
                              </w:r>
                              <w:r w:rsidR="00937674">
                                <w:rPr>
                                  <w:rFonts w:ascii="Arial" w:hAnsi="Arial" w:cs="HelveticaNeueLT Std Med"/>
                                  <w:b/>
                                  <w:color w:val="00004C"/>
                                  <w:sz w:val="28"/>
                                  <w:szCs w:val="28"/>
                                </w:rPr>
                                <w:t xml:space="preserve">Annex </w:t>
                              </w:r>
                              <w:r w:rsidRPr="005B50CE">
                                <w:rPr>
                                  <w:rFonts w:ascii="Arial" w:hAnsi="Arial" w:cs="HelveticaNeueLT Std Med"/>
                                  <w:b/>
                                  <w:color w:val="auto"/>
                                  <w:sz w:val="28"/>
                                  <w:szCs w:val="28"/>
                                </w:rPr>
                                <w:t>C</w:t>
                              </w:r>
                            </w:p>
                            <w:p w14:paraId="43664624"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459D9DC8"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4ABADF2B" w14:textId="1EC0F7CA" w:rsidR="00937674" w:rsidRPr="005B50CE" w:rsidRDefault="00F755E1" w:rsidP="003F4112">
                              <w:pPr>
                                <w:pStyle w:val="Basisalinea"/>
                                <w:suppressAutoHyphens/>
                                <w:spacing w:line="240" w:lineRule="auto"/>
                                <w:rPr>
                                  <w:rFonts w:ascii="Arial" w:hAnsi="Arial" w:cs="HelveticaNeueLT Std Med"/>
                                  <w:b/>
                                  <w:color w:val="auto"/>
                                  <w:sz w:val="56"/>
                                  <w:szCs w:val="56"/>
                                </w:rPr>
                              </w:pPr>
                              <w:r w:rsidRPr="005B50CE">
                                <w:rPr>
                                  <w:rFonts w:ascii="Arial" w:hAnsi="Arial" w:cs="HelveticaNeueLT Std Med"/>
                                  <w:b/>
                                  <w:color w:val="auto"/>
                                  <w:sz w:val="56"/>
                                  <w:szCs w:val="56"/>
                                </w:rPr>
                                <w:t>Checklist for Product Specification Developers</w:t>
                              </w:r>
                              <w:r w:rsidR="00937674" w:rsidRPr="005B50CE">
                                <w:rPr>
                                  <w:rFonts w:ascii="Arial" w:hAnsi="Arial" w:cs="HelveticaNeueLT Std Med"/>
                                  <w:b/>
                                  <w:color w:val="auto"/>
                                  <w:sz w:val="56"/>
                                  <w:szCs w:val="56"/>
                                </w:rPr>
                                <w:t xml:space="preserve"> </w:t>
                              </w:r>
                            </w:p>
                            <w:p w14:paraId="7E104278"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50D2EB3B"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4697172A"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2D609334" w14:textId="30DAFB98" w:rsidR="00937674" w:rsidRPr="005B50CE" w:rsidRDefault="00937674" w:rsidP="003F4112">
                              <w:pPr>
                                <w:pStyle w:val="Basisalinea"/>
                                <w:suppressAutoHyphens/>
                                <w:spacing w:line="240" w:lineRule="auto"/>
                                <w:rPr>
                                  <w:rFonts w:ascii="Arial" w:hAnsi="Arial" w:cs="HelveticaNeueLT Std Med"/>
                                  <w:b/>
                                  <w:color w:val="auto"/>
                                  <w:sz w:val="28"/>
                                  <w:szCs w:val="28"/>
                                </w:rPr>
                              </w:pPr>
                              <w:r w:rsidRPr="005B50CE">
                                <w:rPr>
                                  <w:rFonts w:ascii="Arial" w:hAnsi="Arial" w:cs="HelveticaNeueLT Std Med"/>
                                  <w:b/>
                                  <w:color w:val="auto"/>
                                  <w:sz w:val="28"/>
                                  <w:szCs w:val="28"/>
                                </w:rPr>
                                <w:t xml:space="preserve">Edition </w:t>
                              </w:r>
                              <w:r w:rsidR="00F755E1" w:rsidRPr="005B50CE">
                                <w:rPr>
                                  <w:rFonts w:ascii="Arial" w:hAnsi="Arial" w:cs="HelveticaNeueLT Std Med"/>
                                  <w:b/>
                                  <w:color w:val="auto"/>
                                  <w:sz w:val="28"/>
                                  <w:szCs w:val="28"/>
                                </w:rPr>
                                <w:t>2.0.0</w:t>
                              </w:r>
                              <w:del w:id="0" w:author="Raphael Malyankar" w:date="2026-01-12T14:09:00Z" w16du:dateUtc="2026-01-12T21:09:00Z">
                                <w:r w:rsidR="00F755E1" w:rsidRPr="005B50CE" w:rsidDel="00F441B1">
                                  <w:rPr>
                                    <w:rFonts w:ascii="Arial" w:hAnsi="Arial" w:cs="HelveticaNeueLT Std Med"/>
                                    <w:b/>
                                    <w:color w:val="auto"/>
                                    <w:sz w:val="28"/>
                                    <w:szCs w:val="28"/>
                                  </w:rPr>
                                  <w:delText>-2025</w:delText>
                                </w:r>
                              </w:del>
                              <w:del w:id="1" w:author="Raphael Malyankar" w:date="2026-01-12T14:08:00Z" w16du:dateUtc="2026-01-12T21:08:00Z">
                                <w:r w:rsidR="00F755E1" w:rsidRPr="005B50CE" w:rsidDel="00F441B1">
                                  <w:rPr>
                                    <w:rFonts w:ascii="Arial" w:hAnsi="Arial" w:cs="HelveticaNeueLT Std Med"/>
                                    <w:b/>
                                    <w:color w:val="auto"/>
                                    <w:sz w:val="28"/>
                                    <w:szCs w:val="28"/>
                                  </w:rPr>
                                  <w:delText>08</w:delText>
                                </w:r>
                                <w:r w:rsidR="00794DF1" w:rsidRPr="005B50CE" w:rsidDel="00F441B1">
                                  <w:rPr>
                                    <w:rFonts w:ascii="Arial" w:hAnsi="Arial" w:cs="HelveticaNeueLT Std Med"/>
                                    <w:b/>
                                    <w:color w:val="auto"/>
                                    <w:sz w:val="28"/>
                                    <w:szCs w:val="28"/>
                                  </w:rPr>
                                  <w:delText>1</w:delText>
                                </w:r>
                                <w:r w:rsidR="00F755E1" w:rsidRPr="005B50CE" w:rsidDel="00F441B1">
                                  <w:rPr>
                                    <w:rFonts w:ascii="Arial" w:hAnsi="Arial" w:cs="HelveticaNeueLT Std Med"/>
                                    <w:b/>
                                    <w:color w:val="auto"/>
                                    <w:sz w:val="28"/>
                                    <w:szCs w:val="28"/>
                                  </w:rPr>
                                  <w:delText>5</w:delText>
                                </w:r>
                                <w:r w:rsidRPr="005B50CE" w:rsidDel="00F441B1">
                                  <w:rPr>
                                    <w:rFonts w:ascii="Arial" w:hAnsi="Arial" w:cs="HelveticaNeueLT Std Med"/>
                                    <w:b/>
                                    <w:color w:val="auto"/>
                                    <w:sz w:val="28"/>
                                    <w:szCs w:val="28"/>
                                  </w:rPr>
                                  <w:delText xml:space="preserve"> – </w:delText>
                                </w:r>
                                <w:r w:rsidR="00F755E1" w:rsidRPr="005B50CE" w:rsidDel="00F441B1">
                                  <w:rPr>
                                    <w:rFonts w:ascii="Arial" w:hAnsi="Arial" w:cs="HelveticaNeueLT Std Med"/>
                                    <w:b/>
                                    <w:color w:val="auto"/>
                                    <w:sz w:val="28"/>
                                    <w:szCs w:val="28"/>
                                  </w:rPr>
                                  <w:delText>August 2025</w:delText>
                                </w:r>
                              </w:del>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23C23AA5" id="Groep 11" o:spid="_x0000_s1026" style="position:absolute;left:0;text-align:left;margin-left:-29.35pt;margin-top:-38.25pt;width:514.2pt;height:739.55pt;z-index:251659264;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">
                <v:shapetype id="_x0000_t202" coordsize="21600,21600" o:spt="202" path="m,l,21600r21600,l21600,xe">
                  <v:stroke joinstyle="miter"/>
                  <v:path gradientshapeok="t" o:connecttype="rect"/>
                </v:shapetype>
                <v:shape id="Tekstvak 2" o:spid="_x0000_s1027" type="#_x0000_t202" style="position:absolute;left:9346;width:7054;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" fillcolor="#f1eaca" stroked="f" strokeweight=".5pt">
                  <v:textbox inset="5mm,8mm,5mm,8mm">
                    <w:txbxContent>
                      <w:p w14:paraId="132BF4A1" w14:textId="672C102E" w:rsidR="00937674" w:rsidRPr="00B94B05" w:rsidRDefault="00937674" w:rsidP="00DF37B3">
                        <w:pPr>
                          <w:rPr>
                            <w:rFonts w:cs="Arial"/>
                            <w:b/>
                          </w:rPr>
                        </w:pPr>
                        <w:r>
                          <w:rPr>
                            <w:rFonts w:cs="Arial"/>
                            <w:b/>
                          </w:rPr>
                          <w:t>S-</w:t>
                        </w:r>
                        <w:r w:rsidR="00F755E1" w:rsidRPr="006E1866">
                          <w:rPr>
                            <w:rFonts w:cs="Arial"/>
                            <w:b/>
                          </w:rPr>
                          <w:t>97</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" fillcolor="#00ac9e" stroked="f" strokeweight=".5pt">
                  <v:textbox inset="5mm,5mm,5mm,5mm">
                    <w:txbxContent>
                      <w:p w14:paraId="7F5C646E" w14:textId="77777777" w:rsidR="00937674" w:rsidRDefault="00937674" w:rsidP="00DF37B3">
                        <w:pPr>
                          <w:spacing w:after="0" w:line="240" w:lineRule="auto"/>
                          <w:jc w:val="right"/>
                          <w:rPr>
                            <w:rFonts w:cs="Arial"/>
                            <w:color w:val="FFFFFF"/>
                            <w:sz w:val="16"/>
                            <w:szCs w:val="16"/>
                          </w:rPr>
                        </w:pPr>
                      </w:p>
                      <w:p w14:paraId="1685BBA3" w14:textId="77777777" w:rsidR="00937674" w:rsidRDefault="00937674" w:rsidP="00DF37B3">
                        <w:pPr>
                          <w:spacing w:after="0" w:line="240" w:lineRule="auto"/>
                          <w:jc w:val="right"/>
                          <w:rPr>
                            <w:rFonts w:cs="Arial"/>
                            <w:color w:val="FFFFFF"/>
                            <w:sz w:val="16"/>
                            <w:szCs w:val="16"/>
                          </w:rPr>
                        </w:pPr>
                      </w:p>
                      <w:p w14:paraId="237C1071" w14:textId="77777777" w:rsidR="00937674" w:rsidRDefault="00937674" w:rsidP="00DF37B3">
                        <w:pPr>
                          <w:spacing w:after="0" w:line="240" w:lineRule="auto"/>
                          <w:jc w:val="right"/>
                          <w:rPr>
                            <w:rFonts w:cs="Arial"/>
                            <w:color w:val="FFFFFF"/>
                            <w:sz w:val="16"/>
                            <w:szCs w:val="16"/>
                          </w:rPr>
                        </w:pPr>
                      </w:p>
                      <w:p w14:paraId="698F89AD" w14:textId="77777777" w:rsidR="00937674" w:rsidRDefault="00937674" w:rsidP="00DF37B3">
                        <w:pPr>
                          <w:spacing w:after="0" w:line="240" w:lineRule="auto"/>
                          <w:jc w:val="right"/>
                          <w:rPr>
                            <w:rFonts w:cs="Arial"/>
                            <w:color w:val="FFFFFF"/>
                            <w:sz w:val="16"/>
                            <w:szCs w:val="16"/>
                          </w:rPr>
                        </w:pPr>
                      </w:p>
                      <w:p w14:paraId="42A1AEC1" w14:textId="77777777" w:rsidR="00937674" w:rsidRDefault="00937674" w:rsidP="00DF37B3">
                        <w:pPr>
                          <w:spacing w:after="0" w:line="240" w:lineRule="auto"/>
                          <w:jc w:val="right"/>
                          <w:rPr>
                            <w:rFonts w:cs="Arial"/>
                            <w:color w:val="FFFFFF"/>
                            <w:sz w:val="16"/>
                            <w:szCs w:val="16"/>
                          </w:rPr>
                        </w:pPr>
                      </w:p>
                      <w:p w14:paraId="4FB9F416" w14:textId="77777777" w:rsidR="00937674" w:rsidRDefault="00937674" w:rsidP="00DF37B3">
                        <w:pPr>
                          <w:spacing w:after="0" w:line="240" w:lineRule="auto"/>
                          <w:jc w:val="right"/>
                          <w:rPr>
                            <w:rFonts w:cs="Arial"/>
                            <w:color w:val="FFFFFF"/>
                            <w:sz w:val="16"/>
                            <w:szCs w:val="16"/>
                          </w:rPr>
                        </w:pPr>
                      </w:p>
                      <w:p w14:paraId="2BD5BEE5" w14:textId="77777777" w:rsidR="00937674" w:rsidRDefault="00937674" w:rsidP="00DF37B3">
                        <w:pPr>
                          <w:spacing w:after="0" w:line="240" w:lineRule="auto"/>
                          <w:jc w:val="right"/>
                          <w:rPr>
                            <w:rFonts w:cs="Arial"/>
                            <w:color w:val="FFFFFF"/>
                            <w:sz w:val="16"/>
                            <w:szCs w:val="16"/>
                          </w:rPr>
                        </w:pPr>
                      </w:p>
                      <w:p w14:paraId="420914EF" w14:textId="77777777" w:rsidR="00937674" w:rsidRDefault="00937674" w:rsidP="00DF37B3">
                        <w:pPr>
                          <w:spacing w:after="0" w:line="240" w:lineRule="auto"/>
                          <w:jc w:val="right"/>
                          <w:rPr>
                            <w:rFonts w:cs="Arial"/>
                            <w:color w:val="FFFFFF"/>
                            <w:sz w:val="16"/>
                            <w:szCs w:val="16"/>
                          </w:rPr>
                        </w:pPr>
                      </w:p>
                      <w:p w14:paraId="7174E213" w14:textId="77777777" w:rsidR="00937674" w:rsidRDefault="00937674" w:rsidP="00DF37B3">
                        <w:pPr>
                          <w:spacing w:after="0" w:line="240" w:lineRule="auto"/>
                          <w:jc w:val="right"/>
                          <w:rPr>
                            <w:rFonts w:cs="Arial"/>
                            <w:color w:val="FFFFFF"/>
                            <w:sz w:val="16"/>
                            <w:szCs w:val="16"/>
                          </w:rPr>
                        </w:pPr>
                      </w:p>
                      <w:p w14:paraId="2C11D728" w14:textId="77777777" w:rsidR="00937674" w:rsidRDefault="00937674" w:rsidP="00DF37B3">
                        <w:pPr>
                          <w:spacing w:after="0" w:line="240" w:lineRule="auto"/>
                          <w:jc w:val="right"/>
                          <w:rPr>
                            <w:rFonts w:cs="Arial"/>
                            <w:color w:val="FFFFFF"/>
                            <w:sz w:val="16"/>
                            <w:szCs w:val="16"/>
                          </w:rPr>
                        </w:pPr>
                      </w:p>
                      <w:p w14:paraId="4377F4DE" w14:textId="77777777" w:rsidR="00937674" w:rsidRDefault="00937674" w:rsidP="00DF37B3">
                        <w:pPr>
                          <w:spacing w:after="0" w:line="240" w:lineRule="auto"/>
                          <w:jc w:val="right"/>
                          <w:rPr>
                            <w:rFonts w:cs="Arial"/>
                            <w:color w:val="FFFFFF"/>
                            <w:sz w:val="16"/>
                            <w:szCs w:val="16"/>
                          </w:rPr>
                        </w:pPr>
                      </w:p>
                      <w:p w14:paraId="6BF9D298"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Published by the</w:t>
                        </w:r>
                      </w:p>
                      <w:p w14:paraId="6A110B46"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International Hydrographic Organization</w:t>
                        </w:r>
                      </w:p>
                      <w:p w14:paraId="2AEA7896" w14:textId="77777777" w:rsidR="00937674" w:rsidRPr="0018384D" w:rsidRDefault="00937674" w:rsidP="00DF37B3">
                        <w:pPr>
                          <w:spacing w:after="0" w:line="240" w:lineRule="auto"/>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0020EB83" w14:textId="77777777" w:rsidR="00937674" w:rsidRPr="0018384D" w:rsidRDefault="00937674" w:rsidP="00DF37B3">
                        <w:pPr>
                          <w:spacing w:after="0" w:line="240" w:lineRule="auto"/>
                          <w:jc w:val="right"/>
                          <w:rPr>
                            <w:rFonts w:cs="Arial"/>
                            <w:color w:val="FFFFFF"/>
                            <w:sz w:val="16"/>
                            <w:szCs w:val="16"/>
                            <w:lang w:val="fr-FR"/>
                          </w:rPr>
                        </w:pPr>
                        <w:r w:rsidRPr="0018384D">
                          <w:rPr>
                            <w:rFonts w:cs="Arial"/>
                            <w:color w:val="FFFFFF"/>
                            <w:sz w:val="16"/>
                            <w:szCs w:val="16"/>
                            <w:lang w:val="fr-FR"/>
                          </w:rPr>
                          <w:t>Principauté de Monaco</w:t>
                        </w:r>
                      </w:p>
                      <w:p w14:paraId="09F7ABFA"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Tel: (377) 93.10.81.00</w:t>
                        </w:r>
                      </w:p>
                      <w:p w14:paraId="7D8D4FD0"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Fax: (377) 93.10.81.40</w:t>
                        </w:r>
                      </w:p>
                      <w:p w14:paraId="313BDD68"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info@iho.int</w:t>
                        </w:r>
                      </w:p>
                      <w:p w14:paraId="60A9BD44" w14:textId="77777777" w:rsidR="00937674" w:rsidRPr="0018384D" w:rsidRDefault="00937674" w:rsidP="00DF37B3">
                        <w:pPr>
                          <w:spacing w:after="0" w:line="240" w:lineRule="auto"/>
                          <w:jc w:val="right"/>
                          <w:rPr>
                            <w:rFonts w:cs="Arial"/>
                            <w:color w:val="FFFFFF"/>
                            <w:sz w:val="16"/>
                            <w:szCs w:val="16"/>
                          </w:rPr>
                        </w:pPr>
                        <w:r w:rsidRPr="0018384D">
                          <w:rPr>
                            <w:rFonts w:cs="Arial"/>
                            <w:color w:val="FFFFFF"/>
                            <w:sz w:val="16"/>
                            <w:szCs w:val="16"/>
                          </w:rPr>
                          <w:t>www.iho.</w:t>
                        </w:r>
                        <w:r>
                          <w:rPr>
                            <w:rFonts w:cs="Arial"/>
                            <w:color w:val="FFFFFF"/>
                            <w:sz w:val="16"/>
                            <w:szCs w:val="16"/>
                          </w:rPr>
                          <w:t>int</w:t>
                        </w:r>
                      </w:p>
                      <w:p w14:paraId="6ACEB56A" w14:textId="77777777" w:rsidR="00937674" w:rsidRDefault="00937674" w:rsidP="00DF37B3">
                        <w:pPr>
                          <w:jc w:val="right"/>
                          <w:rPr>
                            <w:rFonts w:cs="Arial"/>
                            <w:color w:val="FFFFFF"/>
                            <w:sz w:val="16"/>
                            <w:szCs w:val="16"/>
                          </w:rPr>
                        </w:pPr>
                      </w:p>
                      <w:p w14:paraId="171289F0" w14:textId="77777777" w:rsidR="00937674" w:rsidRDefault="00937674" w:rsidP="00DF37B3">
                        <w:pPr>
                          <w:jc w:val="right"/>
                          <w:rPr>
                            <w:rFonts w:cs="Arial"/>
                            <w:color w:val="FFFFFF"/>
                            <w:sz w:val="16"/>
                            <w:szCs w:val="16"/>
                          </w:rPr>
                        </w:pPr>
                      </w:p>
                      <w:p w14:paraId="3D427B5A" w14:textId="77777777" w:rsidR="00937674" w:rsidRDefault="00937674" w:rsidP="00DF37B3">
                        <w:pPr>
                          <w:jc w:val="right"/>
                          <w:rPr>
                            <w:rFonts w:cs="Arial"/>
                            <w:color w:val="FFFFFF"/>
                            <w:sz w:val="16"/>
                            <w:szCs w:val="16"/>
                          </w:rPr>
                        </w:pPr>
                      </w:p>
                      <w:p w14:paraId="3A830A41" w14:textId="77777777" w:rsidR="00937674" w:rsidRDefault="00937674" w:rsidP="00DF37B3">
                        <w:pPr>
                          <w:jc w:val="right"/>
                          <w:rPr>
                            <w:rFonts w:cs="Arial"/>
                            <w:color w:val="FFFFFF"/>
                            <w:sz w:val="16"/>
                            <w:szCs w:val="16"/>
                          </w:rPr>
                        </w:pPr>
                      </w:p>
                      <w:p w14:paraId="502D424B" w14:textId="77777777" w:rsidR="00937674" w:rsidRDefault="00937674" w:rsidP="00DF37B3">
                        <w:pPr>
                          <w:jc w:val="right"/>
                          <w:rPr>
                            <w:rFonts w:cs="Arial"/>
                            <w:color w:val="FFFFFF"/>
                            <w:sz w:val="16"/>
                            <w:szCs w:val="16"/>
                          </w:rPr>
                        </w:pPr>
                      </w:p>
                      <w:p w14:paraId="7355198D" w14:textId="77777777" w:rsidR="00937674" w:rsidRDefault="00937674" w:rsidP="00DF37B3">
                        <w:pPr>
                          <w:jc w:val="right"/>
                          <w:rPr>
                            <w:rFonts w:cs="Arial"/>
                            <w:color w:val="FFFFFF"/>
                            <w:sz w:val="16"/>
                            <w:szCs w:val="16"/>
                          </w:rPr>
                        </w:pPr>
                      </w:p>
                      <w:p w14:paraId="22C21C0D" w14:textId="77777777" w:rsidR="00937674" w:rsidRDefault="00937674" w:rsidP="00DF37B3">
                        <w:pPr>
                          <w:jc w:val="right"/>
                          <w:rPr>
                            <w:rFonts w:cs="Arial"/>
                            <w:color w:val="FFFFFF"/>
                            <w:sz w:val="16"/>
                            <w:szCs w:val="16"/>
                          </w:rPr>
                        </w:pPr>
                      </w:p>
                      <w:p w14:paraId="0BBAF2DF" w14:textId="77777777" w:rsidR="00937674" w:rsidRDefault="00937674" w:rsidP="00DF37B3">
                        <w:pPr>
                          <w:jc w:val="right"/>
                          <w:rPr>
                            <w:rFonts w:cs="Arial"/>
                            <w:color w:val="FFFFFF"/>
                            <w:sz w:val="16"/>
                            <w:szCs w:val="16"/>
                          </w:rPr>
                        </w:pPr>
                      </w:p>
                      <w:p w14:paraId="1E0407D1" w14:textId="77777777" w:rsidR="00937674" w:rsidRDefault="00937674" w:rsidP="00DF37B3">
                        <w:pPr>
                          <w:jc w:val="right"/>
                          <w:rPr>
                            <w:rFonts w:cs="Arial"/>
                            <w:color w:val="FFFFFF"/>
                            <w:sz w:val="16"/>
                            <w:szCs w:val="16"/>
                          </w:rPr>
                        </w:pPr>
                      </w:p>
                      <w:p w14:paraId="1BAC9640" w14:textId="77777777" w:rsidR="00937674" w:rsidRDefault="00937674" w:rsidP="00DF37B3">
                        <w:pPr>
                          <w:jc w:val="right"/>
                          <w:rPr>
                            <w:rFonts w:cs="Arial"/>
                            <w:color w:val="FFFFFF"/>
                            <w:sz w:val="16"/>
                            <w:szCs w:val="16"/>
                          </w:rPr>
                        </w:pPr>
                      </w:p>
                      <w:p w14:paraId="470CC701" w14:textId="77777777" w:rsidR="00937674" w:rsidRDefault="00937674" w:rsidP="00DF37B3">
                        <w:pPr>
                          <w:jc w:val="right"/>
                          <w:rPr>
                            <w:rFonts w:cs="Arial"/>
                            <w:color w:val="FFFFFF"/>
                            <w:sz w:val="16"/>
                            <w:szCs w:val="16"/>
                          </w:rPr>
                        </w:pPr>
                      </w:p>
                      <w:p w14:paraId="503B3C37" w14:textId="77777777" w:rsidR="00937674" w:rsidRPr="0018384D" w:rsidRDefault="00937674" w:rsidP="00DF37B3">
                        <w:pPr>
                          <w:jc w:val="right"/>
                          <w:rPr>
                            <w:rFonts w:cs="Arial"/>
                            <w:color w:val="FFFFFF"/>
                            <w:sz w:val="16"/>
                            <w:szCs w:val="16"/>
                          </w:rPr>
                        </w:pPr>
                        <w:r w:rsidRPr="0018384D">
                          <w:rPr>
                            <w:rFonts w:cs="Arial"/>
                            <w:color w:val="FFFFFF"/>
                            <w:sz w:val="16"/>
                            <w:szCs w:val="16"/>
                          </w:rPr>
                          <w:t>Published by the</w:t>
                        </w:r>
                      </w:p>
                      <w:p w14:paraId="0B81F56E" w14:textId="77777777" w:rsidR="00937674" w:rsidRPr="0018384D" w:rsidRDefault="00937674" w:rsidP="00DF37B3">
                        <w:pPr>
                          <w:jc w:val="right"/>
                          <w:rPr>
                            <w:rFonts w:cs="Arial"/>
                            <w:color w:val="FFFFFF"/>
                            <w:sz w:val="16"/>
                            <w:szCs w:val="16"/>
                          </w:rPr>
                        </w:pPr>
                        <w:r w:rsidRPr="0018384D">
                          <w:rPr>
                            <w:rFonts w:cs="Arial"/>
                            <w:color w:val="FFFFFF"/>
                            <w:sz w:val="16"/>
                            <w:szCs w:val="16"/>
                          </w:rPr>
                          <w:t>International Hydrographic Organization</w:t>
                        </w:r>
                      </w:p>
                      <w:p w14:paraId="13B14293" w14:textId="77777777" w:rsidR="00937674" w:rsidRPr="0018384D" w:rsidRDefault="00937674" w:rsidP="00DF37B3">
                        <w:pPr>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1253AB11" w14:textId="77777777" w:rsidR="00937674" w:rsidRPr="0018384D" w:rsidRDefault="00937674" w:rsidP="00DF37B3">
                        <w:pPr>
                          <w:jc w:val="right"/>
                          <w:rPr>
                            <w:rFonts w:cs="Arial"/>
                            <w:color w:val="FFFFFF"/>
                            <w:sz w:val="16"/>
                            <w:szCs w:val="16"/>
                            <w:lang w:val="fr-FR"/>
                          </w:rPr>
                        </w:pPr>
                        <w:r w:rsidRPr="0018384D">
                          <w:rPr>
                            <w:rFonts w:cs="Arial"/>
                            <w:color w:val="FFFFFF"/>
                            <w:sz w:val="16"/>
                            <w:szCs w:val="16"/>
                            <w:lang w:val="fr-FR"/>
                          </w:rPr>
                          <w:t>Principauté de Monaco</w:t>
                        </w:r>
                      </w:p>
                      <w:p w14:paraId="2ED65E5A" w14:textId="77777777" w:rsidR="00937674" w:rsidRPr="0018384D" w:rsidRDefault="00937674" w:rsidP="00DF37B3">
                        <w:pPr>
                          <w:jc w:val="right"/>
                          <w:rPr>
                            <w:rFonts w:cs="Arial"/>
                            <w:color w:val="FFFFFF"/>
                            <w:sz w:val="16"/>
                            <w:szCs w:val="16"/>
                          </w:rPr>
                        </w:pPr>
                        <w:r w:rsidRPr="0018384D">
                          <w:rPr>
                            <w:rFonts w:cs="Arial"/>
                            <w:color w:val="FFFFFF"/>
                            <w:sz w:val="16"/>
                            <w:szCs w:val="16"/>
                          </w:rPr>
                          <w:t>Tel: (377) 93.10.81.00</w:t>
                        </w:r>
                      </w:p>
                      <w:p w14:paraId="70EE7EDB" w14:textId="77777777" w:rsidR="00937674" w:rsidRPr="0018384D" w:rsidRDefault="00937674" w:rsidP="00DF37B3">
                        <w:pPr>
                          <w:jc w:val="right"/>
                          <w:rPr>
                            <w:rFonts w:cs="Arial"/>
                            <w:color w:val="FFFFFF"/>
                            <w:sz w:val="16"/>
                            <w:szCs w:val="16"/>
                          </w:rPr>
                        </w:pPr>
                        <w:r w:rsidRPr="0018384D">
                          <w:rPr>
                            <w:rFonts w:cs="Arial"/>
                            <w:color w:val="FFFFFF"/>
                            <w:sz w:val="16"/>
                            <w:szCs w:val="16"/>
                          </w:rPr>
                          <w:t>Fax: (377) 93.10.81.40</w:t>
                        </w:r>
                      </w:p>
                      <w:p w14:paraId="08858170" w14:textId="77777777" w:rsidR="00937674" w:rsidRPr="0018384D" w:rsidRDefault="00937674" w:rsidP="00DF37B3">
                        <w:pPr>
                          <w:jc w:val="right"/>
                          <w:rPr>
                            <w:rFonts w:cs="Arial"/>
                            <w:color w:val="FFFFFF"/>
                            <w:sz w:val="16"/>
                            <w:szCs w:val="16"/>
                          </w:rPr>
                        </w:pPr>
                        <w:r w:rsidRPr="0018384D">
                          <w:rPr>
                            <w:rFonts w:cs="Arial"/>
                            <w:color w:val="FFFFFF"/>
                            <w:sz w:val="16"/>
                            <w:szCs w:val="16"/>
                          </w:rPr>
                          <w:t>info@iho.int</w:t>
                        </w:r>
                      </w:p>
                      <w:p w14:paraId="04C34C21" w14:textId="77777777" w:rsidR="00937674" w:rsidRPr="0018384D" w:rsidRDefault="00937674" w:rsidP="00DF37B3">
                        <w:pPr>
                          <w:jc w:val="right"/>
                          <w:rPr>
                            <w:rFonts w:cs="Arial"/>
                            <w:color w:val="FFFFFF"/>
                            <w:sz w:val="16"/>
                            <w:szCs w:val="16"/>
                          </w:rPr>
                        </w:pPr>
                        <w:r w:rsidRPr="0018384D">
                          <w:rPr>
                            <w:rFonts w:cs="Arial"/>
                            <w:color w:val="FFFFFF"/>
                            <w:sz w:val="16"/>
                            <w:szCs w:val="16"/>
                          </w:rPr>
                          <w:t>www.iho.</w:t>
                        </w:r>
                        <w:r>
                          <w:rPr>
                            <w:rFonts w:cs="Arial"/>
                            <w:color w:val="FFFFFF"/>
                            <w:sz w:val="16"/>
                            <w:szCs w:val="16"/>
                          </w:rPr>
                          <w:t>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" strokecolor="#001532" strokeweight=".5pt">
                  <v:textbox inset="10mm,10mm,10mm,10mm">
                    <w:txbxContent>
                      <w:p w14:paraId="308397E0" w14:textId="5A3AD9C3" w:rsidR="00937674" w:rsidRPr="00332F84" w:rsidRDefault="00794DF1" w:rsidP="003F4112">
                        <w:pPr>
                          <w:pStyle w:val="Basisalinea"/>
                          <w:suppressAutoHyphens/>
                          <w:spacing w:line="240" w:lineRule="auto"/>
                          <w:rPr>
                            <w:rFonts w:ascii="Arial" w:hAnsi="Arial" w:cs="HelveticaNeueLT Std Med"/>
                            <w:color w:val="00004C"/>
                            <w:sz w:val="20"/>
                            <w:szCs w:val="20"/>
                          </w:rPr>
                        </w:pPr>
                        <w:r>
                          <w:rPr>
                            <w:rFonts w:ascii="Arial" w:hAnsi="Arial" w:cs="HelveticaNeueLT Std Med"/>
                            <w:b/>
                            <w:color w:val="00004C"/>
                            <w:sz w:val="28"/>
                            <w:szCs w:val="28"/>
                          </w:rPr>
                          <w:t xml:space="preserve">S-97 Edition 2.0.0 - </w:t>
                        </w:r>
                        <w:r w:rsidR="00937674">
                          <w:rPr>
                            <w:rFonts w:ascii="Arial" w:hAnsi="Arial" w:cs="HelveticaNeueLT Std Med"/>
                            <w:b/>
                            <w:color w:val="00004C"/>
                            <w:sz w:val="28"/>
                            <w:szCs w:val="28"/>
                          </w:rPr>
                          <w:t xml:space="preserve">Annex </w:t>
                        </w:r>
                        <w:r w:rsidRPr="005B50CE">
                          <w:rPr>
                            <w:rFonts w:ascii="Arial" w:hAnsi="Arial" w:cs="HelveticaNeueLT Std Med"/>
                            <w:b/>
                            <w:color w:val="auto"/>
                            <w:sz w:val="28"/>
                            <w:szCs w:val="28"/>
                          </w:rPr>
                          <w:t>C</w:t>
                        </w:r>
                      </w:p>
                      <w:p w14:paraId="43664624"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459D9DC8"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4ABADF2B" w14:textId="1EC0F7CA" w:rsidR="00937674" w:rsidRPr="005B50CE" w:rsidRDefault="00F755E1" w:rsidP="003F4112">
                        <w:pPr>
                          <w:pStyle w:val="Basisalinea"/>
                          <w:suppressAutoHyphens/>
                          <w:spacing w:line="240" w:lineRule="auto"/>
                          <w:rPr>
                            <w:rFonts w:ascii="Arial" w:hAnsi="Arial" w:cs="HelveticaNeueLT Std Med"/>
                            <w:b/>
                            <w:color w:val="auto"/>
                            <w:sz w:val="56"/>
                            <w:szCs w:val="56"/>
                          </w:rPr>
                        </w:pPr>
                        <w:r w:rsidRPr="005B50CE">
                          <w:rPr>
                            <w:rFonts w:ascii="Arial" w:hAnsi="Arial" w:cs="HelveticaNeueLT Std Med"/>
                            <w:b/>
                            <w:color w:val="auto"/>
                            <w:sz w:val="56"/>
                            <w:szCs w:val="56"/>
                          </w:rPr>
                          <w:t>Checklist for Product Specification Developers</w:t>
                        </w:r>
                        <w:r w:rsidR="00937674" w:rsidRPr="005B50CE">
                          <w:rPr>
                            <w:rFonts w:ascii="Arial" w:hAnsi="Arial" w:cs="HelveticaNeueLT Std Med"/>
                            <w:b/>
                            <w:color w:val="auto"/>
                            <w:sz w:val="56"/>
                            <w:szCs w:val="56"/>
                          </w:rPr>
                          <w:t xml:space="preserve"> </w:t>
                        </w:r>
                      </w:p>
                      <w:p w14:paraId="7E104278"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50D2EB3B"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4697172A" w14:textId="77777777" w:rsidR="00937674" w:rsidRDefault="00937674" w:rsidP="003F4112">
                        <w:pPr>
                          <w:pStyle w:val="Basisalinea"/>
                          <w:suppressAutoHyphens/>
                          <w:spacing w:line="240" w:lineRule="auto"/>
                          <w:rPr>
                            <w:rFonts w:ascii="Arial" w:hAnsi="Arial" w:cs="HelveticaNeueLT Std Med"/>
                            <w:b/>
                            <w:color w:val="00004C"/>
                            <w:sz w:val="56"/>
                            <w:szCs w:val="56"/>
                          </w:rPr>
                        </w:pPr>
                      </w:p>
                      <w:p w14:paraId="2D609334" w14:textId="30DAFB98" w:rsidR="00937674" w:rsidRPr="005B50CE" w:rsidRDefault="00937674" w:rsidP="003F4112">
                        <w:pPr>
                          <w:pStyle w:val="Basisalinea"/>
                          <w:suppressAutoHyphens/>
                          <w:spacing w:line="240" w:lineRule="auto"/>
                          <w:rPr>
                            <w:rFonts w:ascii="Arial" w:hAnsi="Arial" w:cs="HelveticaNeueLT Std Med"/>
                            <w:b/>
                            <w:color w:val="auto"/>
                            <w:sz w:val="28"/>
                            <w:szCs w:val="28"/>
                          </w:rPr>
                        </w:pPr>
                        <w:r w:rsidRPr="005B50CE">
                          <w:rPr>
                            <w:rFonts w:ascii="Arial" w:hAnsi="Arial" w:cs="HelveticaNeueLT Std Med"/>
                            <w:b/>
                            <w:color w:val="auto"/>
                            <w:sz w:val="28"/>
                            <w:szCs w:val="28"/>
                          </w:rPr>
                          <w:t xml:space="preserve">Edition </w:t>
                        </w:r>
                        <w:r w:rsidR="00F755E1" w:rsidRPr="005B50CE">
                          <w:rPr>
                            <w:rFonts w:ascii="Arial" w:hAnsi="Arial" w:cs="HelveticaNeueLT Std Med"/>
                            <w:b/>
                            <w:color w:val="auto"/>
                            <w:sz w:val="28"/>
                            <w:szCs w:val="28"/>
                          </w:rPr>
                          <w:t>2.0.0</w:t>
                        </w:r>
                        <w:del w:id="2" w:author="Raphael Malyankar" w:date="2026-01-12T14:09:00Z" w16du:dateUtc="2026-01-12T21:09:00Z">
                          <w:r w:rsidR="00F755E1" w:rsidRPr="005B50CE" w:rsidDel="00F441B1">
                            <w:rPr>
                              <w:rFonts w:ascii="Arial" w:hAnsi="Arial" w:cs="HelveticaNeueLT Std Med"/>
                              <w:b/>
                              <w:color w:val="auto"/>
                              <w:sz w:val="28"/>
                              <w:szCs w:val="28"/>
                            </w:rPr>
                            <w:delText>-2025</w:delText>
                          </w:r>
                        </w:del>
                        <w:del w:id="3" w:author="Raphael Malyankar" w:date="2026-01-12T14:08:00Z" w16du:dateUtc="2026-01-12T21:08:00Z">
                          <w:r w:rsidR="00F755E1" w:rsidRPr="005B50CE" w:rsidDel="00F441B1">
                            <w:rPr>
                              <w:rFonts w:ascii="Arial" w:hAnsi="Arial" w:cs="HelveticaNeueLT Std Med"/>
                              <w:b/>
                              <w:color w:val="auto"/>
                              <w:sz w:val="28"/>
                              <w:szCs w:val="28"/>
                            </w:rPr>
                            <w:delText>08</w:delText>
                          </w:r>
                          <w:r w:rsidR="00794DF1" w:rsidRPr="005B50CE" w:rsidDel="00F441B1">
                            <w:rPr>
                              <w:rFonts w:ascii="Arial" w:hAnsi="Arial" w:cs="HelveticaNeueLT Std Med"/>
                              <w:b/>
                              <w:color w:val="auto"/>
                              <w:sz w:val="28"/>
                              <w:szCs w:val="28"/>
                            </w:rPr>
                            <w:delText>1</w:delText>
                          </w:r>
                          <w:r w:rsidR="00F755E1" w:rsidRPr="005B50CE" w:rsidDel="00F441B1">
                            <w:rPr>
                              <w:rFonts w:ascii="Arial" w:hAnsi="Arial" w:cs="HelveticaNeueLT Std Med"/>
                              <w:b/>
                              <w:color w:val="auto"/>
                              <w:sz w:val="28"/>
                              <w:szCs w:val="28"/>
                            </w:rPr>
                            <w:delText>5</w:delText>
                          </w:r>
                          <w:r w:rsidRPr="005B50CE" w:rsidDel="00F441B1">
                            <w:rPr>
                              <w:rFonts w:ascii="Arial" w:hAnsi="Arial" w:cs="HelveticaNeueLT Std Med"/>
                              <w:b/>
                              <w:color w:val="auto"/>
                              <w:sz w:val="28"/>
                              <w:szCs w:val="28"/>
                            </w:rPr>
                            <w:delText xml:space="preserve"> – </w:delText>
                          </w:r>
                          <w:r w:rsidR="00F755E1" w:rsidRPr="005B50CE" w:rsidDel="00F441B1">
                            <w:rPr>
                              <w:rFonts w:ascii="Arial" w:hAnsi="Arial" w:cs="HelveticaNeueLT Std Med"/>
                              <w:b/>
                              <w:color w:val="auto"/>
                              <w:sz w:val="28"/>
                              <w:szCs w:val="28"/>
                            </w:rPr>
                            <w:delText>August 2025</w:delText>
                          </w:r>
                        </w:del>
                      </w:p>
                    </w:txbxContent>
                  </v:textbox>
                </v:shape>
                <w10:wrap anchorx="margin"/>
              </v:group>
            </w:pict>
          </mc:Fallback>
        </mc:AlternateContent>
      </w:r>
      <w:r w:rsidR="00DF37B3" w:rsidRPr="005B50CE">
        <w:tab/>
        <w:t xml:space="preserve"> </w:t>
      </w:r>
    </w:p>
    <w:p w14:paraId="552ECCFA" w14:textId="77777777" w:rsidR="00DF37B3" w:rsidRPr="005B50CE" w:rsidRDefault="00DF37B3" w:rsidP="00DF37B3">
      <w:pPr>
        <w:rPr>
          <w:lang w:val="en-AU"/>
        </w:rPr>
      </w:pPr>
      <w:r w:rsidRPr="005B50CE">
        <w:rPr>
          <w:rFonts w:cs="Arial"/>
        </w:rPr>
        <w:br w:type="page"/>
      </w:r>
    </w:p>
    <w:p w14:paraId="7F7A641D" w14:textId="77777777" w:rsidR="00DF37B3" w:rsidRPr="005B50CE" w:rsidRDefault="00DF37B3" w:rsidP="00DF37B3">
      <w:pPr>
        <w:rPr>
          <w:lang w:val="en-AU"/>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5B50CE" w:rsidRPr="005B50CE" w14:paraId="12E87B08" w14:textId="77777777" w:rsidTr="00DF37B3">
        <w:tc>
          <w:tcPr>
            <w:tcW w:w="8862" w:type="dxa"/>
            <w:tcBorders>
              <w:top w:val="single" w:sz="4" w:space="0" w:color="000000"/>
            </w:tcBorders>
          </w:tcPr>
          <w:p w14:paraId="155FAFD0" w14:textId="1AC5E2AB" w:rsidR="00DF37B3" w:rsidRPr="005B50CE" w:rsidRDefault="00DF37B3" w:rsidP="000620F8">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lang w:val="en-AU"/>
              </w:rPr>
            </w:pPr>
            <w:r w:rsidRPr="005B50CE">
              <w:rPr>
                <w:rFonts w:ascii="Helvetica" w:hAnsi="Helvetica" w:cs="Helvetica"/>
                <w:sz w:val="22"/>
                <w:szCs w:val="22"/>
                <w:lang w:val="en-AU"/>
              </w:rPr>
              <w:t xml:space="preserve">© </w:t>
            </w:r>
            <w:r w:rsidRPr="005B50CE">
              <w:rPr>
                <w:rFonts w:ascii="Helvetica" w:hAnsi="Helvetica"/>
                <w:sz w:val="22"/>
                <w:szCs w:val="22"/>
                <w:lang w:val="en-AU"/>
              </w:rPr>
              <w:t>Copyright International Hydrographic Organization 20</w:t>
            </w:r>
            <w:r w:rsidR="00F755E1" w:rsidRPr="005B50CE">
              <w:rPr>
                <w:rFonts w:ascii="Helvetica" w:hAnsi="Helvetica"/>
                <w:sz w:val="22"/>
                <w:szCs w:val="22"/>
                <w:lang w:val="en-AU"/>
              </w:rPr>
              <w:t>25</w:t>
            </w:r>
          </w:p>
        </w:tc>
      </w:tr>
      <w:tr w:rsidR="005B50CE" w:rsidRPr="005B50CE" w14:paraId="42FF1B9B" w14:textId="77777777" w:rsidTr="00DF37B3">
        <w:tc>
          <w:tcPr>
            <w:tcW w:w="8862" w:type="dxa"/>
          </w:tcPr>
          <w:p w14:paraId="7BC4ABC8" w14:textId="77777777" w:rsidR="00DF37B3" w:rsidRPr="005B50CE" w:rsidRDefault="00DF37B3" w:rsidP="00DF37B3">
            <w:pPr>
              <w:pStyle w:val="Default"/>
              <w:spacing w:before="120" w:after="120"/>
              <w:ind w:left="317" w:right="390"/>
              <w:jc w:val="both"/>
              <w:rPr>
                <w:color w:val="auto"/>
                <w:sz w:val="20"/>
                <w:szCs w:val="20"/>
                <w:lang w:val="en-AU"/>
              </w:rPr>
            </w:pPr>
            <w:r w:rsidRPr="005B50CE">
              <w:rPr>
                <w:color w:val="auto"/>
                <w:sz w:val="20"/>
                <w:szCs w:val="20"/>
                <w:lang w:val="en-AU"/>
              </w:rPr>
              <w:t xml:space="preserve">This work is copyright. Apart from any use permitted in accordance with the </w:t>
            </w:r>
            <w:hyperlink r:id="rId14" w:history="1">
              <w:r w:rsidRPr="005B50CE">
                <w:rPr>
                  <w:color w:val="auto"/>
                  <w:sz w:val="20"/>
                  <w:szCs w:val="20"/>
                  <w:lang w:val="en-AU"/>
                </w:rPr>
                <w:t>Berne Convention for the Protection of Literary and Artistic Works</w:t>
              </w:r>
            </w:hyperlink>
            <w:r w:rsidRPr="005B50CE">
              <w:rPr>
                <w:color w:val="auto"/>
                <w:sz w:val="20"/>
                <w:szCs w:val="20"/>
                <w:lang w:val="en-AU"/>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5B50CE" w:rsidRPr="005B50CE" w14:paraId="67A34303" w14:textId="77777777" w:rsidTr="00DF37B3">
        <w:tc>
          <w:tcPr>
            <w:tcW w:w="8862" w:type="dxa"/>
          </w:tcPr>
          <w:p w14:paraId="4FD2DE34" w14:textId="77777777" w:rsidR="00DF37B3" w:rsidRPr="005B50CE" w:rsidRDefault="00DF37B3" w:rsidP="00DF37B3">
            <w:pPr>
              <w:pStyle w:val="Default"/>
              <w:spacing w:before="120" w:after="120"/>
              <w:ind w:left="317" w:right="390"/>
              <w:jc w:val="both"/>
              <w:rPr>
                <w:color w:val="auto"/>
                <w:sz w:val="20"/>
                <w:szCs w:val="20"/>
                <w:lang w:val="en-AU"/>
              </w:rPr>
            </w:pPr>
            <w:r w:rsidRPr="005B50CE">
              <w:rPr>
                <w:color w:val="auto"/>
                <w:sz w:val="20"/>
                <w:szCs w:val="20"/>
                <w:lang w:val="en-AU"/>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5B50CE" w:rsidRPr="005B50CE" w14:paraId="4D66ADF6" w14:textId="77777777" w:rsidTr="00DF37B3">
        <w:tc>
          <w:tcPr>
            <w:tcW w:w="8862" w:type="dxa"/>
          </w:tcPr>
          <w:p w14:paraId="7D4EA6EC" w14:textId="77777777" w:rsidR="00DF37B3" w:rsidRPr="005B50CE" w:rsidRDefault="00DF37B3" w:rsidP="00DF37B3">
            <w:pPr>
              <w:autoSpaceDE w:val="0"/>
              <w:autoSpaceDN w:val="0"/>
              <w:adjustRightInd w:val="0"/>
              <w:spacing w:before="120" w:after="120"/>
              <w:ind w:left="317" w:right="390"/>
              <w:rPr>
                <w:rFonts w:cs="Arial"/>
                <w:lang w:val="en-AU"/>
              </w:rPr>
            </w:pPr>
            <w:r w:rsidRPr="005B50CE">
              <w:rPr>
                <w:rFonts w:cs="Arial"/>
                <w:lang w:val="en-AU"/>
              </w:rPr>
              <w:t>In the event that this document or partial material from this document is reproduced, translated or distributed under the terms described above, the following statements are to be included:</w:t>
            </w:r>
          </w:p>
        </w:tc>
      </w:tr>
      <w:tr w:rsidR="005B50CE" w:rsidRPr="005B50CE" w14:paraId="01E4A71B" w14:textId="77777777" w:rsidTr="00DF37B3">
        <w:tc>
          <w:tcPr>
            <w:tcW w:w="8862" w:type="dxa"/>
          </w:tcPr>
          <w:p w14:paraId="772C8484" w14:textId="77777777" w:rsidR="00DF37B3" w:rsidRPr="005B50CE" w:rsidRDefault="00DF37B3" w:rsidP="00DF37B3">
            <w:pPr>
              <w:autoSpaceDE w:val="0"/>
              <w:autoSpaceDN w:val="0"/>
              <w:adjustRightInd w:val="0"/>
              <w:spacing w:before="120" w:after="120"/>
              <w:ind w:left="600" w:right="924"/>
              <w:rPr>
                <w:rFonts w:ascii="Calibri" w:hAnsi="Calibri" w:cs="Arial"/>
                <w:i/>
                <w:lang w:val="en-AU"/>
              </w:rPr>
            </w:pPr>
            <w:r w:rsidRPr="005B50CE">
              <w:rPr>
                <w:rFonts w:ascii="Calibri" w:hAnsi="Calibri" w:cs="Arial"/>
                <w:i/>
                <w:lang w:val="en-AU"/>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DF37B3" w:rsidRPr="005B50CE" w14:paraId="5044B55E" w14:textId="77777777" w:rsidTr="00DF37B3">
        <w:trPr>
          <w:trHeight w:val="2312"/>
        </w:trPr>
        <w:tc>
          <w:tcPr>
            <w:tcW w:w="8862" w:type="dxa"/>
            <w:tcBorders>
              <w:bottom w:val="single" w:sz="4" w:space="0" w:color="000000"/>
            </w:tcBorders>
          </w:tcPr>
          <w:p w14:paraId="3BEB60B2" w14:textId="77777777" w:rsidR="00DF37B3" w:rsidRPr="005B50CE" w:rsidRDefault="00DF37B3" w:rsidP="00DF37B3">
            <w:pPr>
              <w:autoSpaceDE w:val="0"/>
              <w:autoSpaceDN w:val="0"/>
              <w:adjustRightInd w:val="0"/>
              <w:spacing w:before="120" w:after="120"/>
              <w:ind w:left="600" w:right="924"/>
              <w:rPr>
                <w:rFonts w:ascii="Calibri" w:hAnsi="Calibri" w:cs="Arial"/>
                <w:i/>
                <w:lang w:val="en-AU"/>
              </w:rPr>
            </w:pPr>
            <w:r w:rsidRPr="005B50CE">
              <w:rPr>
                <w:rFonts w:ascii="Calibri" w:hAnsi="Calibri" w:cs="Arial"/>
                <w:i/>
                <w:lang w:val="en-AU"/>
              </w:rPr>
              <w:t>“This [document/publication] is a translation of IHO [document/publication] [name]. The IHO has not checked this translation and therefore takes no responsibility for its accuracy. In case of doubt the source version of [name] in [language] should be consulted.”</w:t>
            </w:r>
          </w:p>
          <w:p w14:paraId="4FE954BF" w14:textId="77777777" w:rsidR="00DF37B3" w:rsidRPr="005B50CE" w:rsidRDefault="00DF37B3" w:rsidP="00DF37B3">
            <w:pPr>
              <w:autoSpaceDE w:val="0"/>
              <w:autoSpaceDN w:val="0"/>
              <w:adjustRightInd w:val="0"/>
              <w:spacing w:before="120" w:after="120"/>
              <w:ind w:left="366" w:right="924"/>
              <w:rPr>
                <w:rFonts w:cs="Arial"/>
                <w:lang w:val="en-AU"/>
              </w:rPr>
            </w:pPr>
            <w:r w:rsidRPr="005B50CE">
              <w:rPr>
                <w:rFonts w:cs="Arial"/>
                <w:lang w:val="en-AU"/>
              </w:rPr>
              <w:t>The IHO Logo or other identifiers shall not be used in any derived product without prior written permission from the IHO Secretariat.</w:t>
            </w:r>
          </w:p>
          <w:p w14:paraId="45650A30" w14:textId="77777777" w:rsidR="00DF37B3" w:rsidRPr="005B50CE" w:rsidRDefault="00DF37B3" w:rsidP="00DF37B3">
            <w:pPr>
              <w:autoSpaceDE w:val="0"/>
              <w:autoSpaceDN w:val="0"/>
              <w:adjustRightInd w:val="0"/>
              <w:spacing w:before="120" w:after="120"/>
              <w:ind w:left="600" w:right="924"/>
              <w:rPr>
                <w:rFonts w:cs="Arial"/>
                <w:lang w:val="en-AU"/>
              </w:rPr>
            </w:pPr>
          </w:p>
        </w:tc>
      </w:tr>
    </w:tbl>
    <w:p w14:paraId="76EEC07F" w14:textId="77777777" w:rsidR="00DF37B3" w:rsidRPr="005B50CE" w:rsidRDefault="00DF37B3" w:rsidP="00DF37B3">
      <w:pPr>
        <w:rPr>
          <w:lang w:val="en-AU"/>
        </w:rPr>
      </w:pPr>
    </w:p>
    <w:p w14:paraId="405BB0D0" w14:textId="77777777" w:rsidR="00DF37B3" w:rsidRPr="005B50CE" w:rsidRDefault="00DF37B3" w:rsidP="00DF37B3">
      <w:pPr>
        <w:rPr>
          <w:lang w:val="en-AU"/>
        </w:rPr>
      </w:pPr>
    </w:p>
    <w:p w14:paraId="189AEBF7" w14:textId="77777777" w:rsidR="00DF37B3" w:rsidRPr="005B50CE" w:rsidRDefault="00DF37B3" w:rsidP="00DF37B3">
      <w:pPr>
        <w:rPr>
          <w:lang w:val="en-AU"/>
        </w:rPr>
      </w:pPr>
    </w:p>
    <w:p w14:paraId="0A5B1263" w14:textId="77777777" w:rsidR="00DF37B3" w:rsidRPr="005B50CE" w:rsidRDefault="00DF37B3" w:rsidP="00DF37B3">
      <w:pPr>
        <w:rPr>
          <w:lang w:val="en-AU"/>
        </w:rPr>
      </w:pPr>
    </w:p>
    <w:p w14:paraId="62DD2785" w14:textId="77777777" w:rsidR="00DF37B3" w:rsidRPr="005B50CE" w:rsidRDefault="00DF37B3" w:rsidP="00DF37B3">
      <w:pPr>
        <w:rPr>
          <w:lang w:val="en-AU"/>
        </w:rPr>
      </w:pPr>
    </w:p>
    <w:p w14:paraId="59420510" w14:textId="77777777" w:rsidR="00487533" w:rsidRPr="005B50CE" w:rsidRDefault="00487533" w:rsidP="00C53B69">
      <w:pPr>
        <w:pStyle w:val="zzCopyright"/>
        <w:pBdr>
          <w:top w:val="none" w:sz="0" w:space="0" w:color="auto"/>
          <w:left w:val="none" w:sz="0" w:space="0" w:color="auto"/>
          <w:bottom w:val="none" w:sz="0" w:space="0" w:color="auto"/>
          <w:right w:val="none" w:sz="0" w:space="0" w:color="auto"/>
        </w:pBdr>
        <w:spacing w:after="0" w:line="360" w:lineRule="auto"/>
        <w:ind w:left="100" w:right="100"/>
        <w:rPr>
          <w:vanish/>
          <w:color w:val="auto"/>
        </w:rPr>
      </w:pPr>
    </w:p>
    <w:p w14:paraId="54C9184B" w14:textId="77777777" w:rsidR="00487533" w:rsidRPr="005B50CE" w:rsidRDefault="00691DA9" w:rsidP="00691DA9">
      <w:pPr>
        <w:pStyle w:val="zzContents"/>
        <w:spacing w:before="0" w:after="0" w:line="360" w:lineRule="auto"/>
        <w:jc w:val="both"/>
      </w:pPr>
      <w:r w:rsidRPr="005B50CE">
        <w:lastRenderedPageBreak/>
        <w:t>Contents</w:t>
      </w:r>
    </w:p>
    <w:p w14:paraId="75A79422" w14:textId="18D8209A" w:rsidR="0035225D" w:rsidRDefault="00487533">
      <w:pPr>
        <w:pStyle w:val="TOC1"/>
        <w:rPr>
          <w:rFonts w:asciiTheme="minorHAnsi" w:eastAsiaTheme="minorEastAsia" w:hAnsiTheme="minorHAnsi" w:cstheme="minorBidi"/>
          <w:b w:val="0"/>
          <w:kern w:val="2"/>
          <w:sz w:val="24"/>
          <w:szCs w:val="24"/>
          <w:lang w:val="en-US" w:eastAsia="en-US"/>
          <w14:ligatures w14:val="standardContextual"/>
        </w:rPr>
      </w:pPr>
      <w:r w:rsidRPr="005B50CE">
        <w:fldChar w:fldCharType="begin"/>
      </w:r>
      <w:r w:rsidRPr="005B50CE">
        <w:instrText>TOC \o "1-3" \t "Introduction,9,zzBiblio,9,zzForeword,9,zzIndex,9" \w</w:instrText>
      </w:r>
      <w:r w:rsidRPr="005B50CE">
        <w:fldChar w:fldCharType="separate"/>
      </w:r>
      <w:r w:rsidR="0035225D">
        <w:t>1</w:t>
      </w:r>
      <w:r w:rsidR="0035225D">
        <w:tab/>
        <w:t>Overview</w:t>
      </w:r>
      <w:r w:rsidR="0035225D">
        <w:tab/>
      </w:r>
      <w:r w:rsidR="0035225D">
        <w:fldChar w:fldCharType="begin"/>
      </w:r>
      <w:r w:rsidR="0035225D">
        <w:instrText xml:space="preserve"> PAGEREF _Toc206291099 \h </w:instrText>
      </w:r>
      <w:r w:rsidR="0035225D">
        <w:fldChar w:fldCharType="separate"/>
      </w:r>
      <w:r w:rsidR="003D03FC">
        <w:t>1</w:t>
      </w:r>
      <w:r w:rsidR="0035225D">
        <w:fldChar w:fldCharType="end"/>
      </w:r>
    </w:p>
    <w:p w14:paraId="38EACE51" w14:textId="3C8F1703" w:rsidR="0035225D" w:rsidRDefault="0035225D">
      <w:pPr>
        <w:pStyle w:val="TOC2"/>
        <w:rPr>
          <w:rFonts w:asciiTheme="minorHAnsi" w:eastAsiaTheme="minorEastAsia" w:hAnsiTheme="minorHAnsi" w:cstheme="minorBidi"/>
          <w:kern w:val="2"/>
          <w:sz w:val="24"/>
          <w:szCs w:val="24"/>
          <w:lang w:val="en-US" w:eastAsia="en-US"/>
          <w14:ligatures w14:val="standardContextual"/>
        </w:rPr>
      </w:pPr>
      <w:r>
        <w:t>1.1</w:t>
      </w:r>
      <w:r>
        <w:tab/>
        <w:t>Introduction</w:t>
      </w:r>
      <w:r>
        <w:tab/>
      </w:r>
      <w:r>
        <w:fldChar w:fldCharType="begin"/>
      </w:r>
      <w:r>
        <w:instrText xml:space="preserve"> PAGEREF _Toc206291100 \h </w:instrText>
      </w:r>
      <w:r>
        <w:fldChar w:fldCharType="separate"/>
      </w:r>
      <w:r w:rsidR="003D03FC">
        <w:t>1</w:t>
      </w:r>
      <w:r>
        <w:fldChar w:fldCharType="end"/>
      </w:r>
    </w:p>
    <w:p w14:paraId="22F9DDE8" w14:textId="41EEC3A4" w:rsidR="0035225D" w:rsidRDefault="0035225D">
      <w:pPr>
        <w:pStyle w:val="TOC2"/>
        <w:rPr>
          <w:rFonts w:asciiTheme="minorHAnsi" w:eastAsiaTheme="minorEastAsia" w:hAnsiTheme="minorHAnsi" w:cstheme="minorBidi"/>
          <w:kern w:val="2"/>
          <w:sz w:val="24"/>
          <w:szCs w:val="24"/>
          <w:lang w:val="en-US" w:eastAsia="en-US"/>
          <w14:ligatures w14:val="standardContextual"/>
        </w:rPr>
      </w:pPr>
      <w:r>
        <w:t>1.2</w:t>
      </w:r>
      <w:r>
        <w:tab/>
        <w:t>Scope</w:t>
      </w:r>
      <w:r>
        <w:tab/>
      </w:r>
      <w:r>
        <w:fldChar w:fldCharType="begin"/>
      </w:r>
      <w:r>
        <w:instrText xml:space="preserve"> PAGEREF _Toc206291101 \h </w:instrText>
      </w:r>
      <w:r>
        <w:fldChar w:fldCharType="separate"/>
      </w:r>
      <w:r w:rsidR="003D03FC">
        <w:t>1</w:t>
      </w:r>
      <w:r>
        <w:fldChar w:fldCharType="end"/>
      </w:r>
    </w:p>
    <w:p w14:paraId="66C2D702" w14:textId="0DD2E8BA" w:rsidR="0035225D" w:rsidRDefault="0035225D">
      <w:pPr>
        <w:pStyle w:val="TOC2"/>
        <w:rPr>
          <w:rFonts w:asciiTheme="minorHAnsi" w:eastAsiaTheme="minorEastAsia" w:hAnsiTheme="minorHAnsi" w:cstheme="minorBidi"/>
          <w:kern w:val="2"/>
          <w:sz w:val="24"/>
          <w:szCs w:val="24"/>
          <w:lang w:val="en-US" w:eastAsia="en-US"/>
          <w14:ligatures w14:val="standardContextual"/>
        </w:rPr>
      </w:pPr>
      <w:r>
        <w:t>1.3</w:t>
      </w:r>
      <w:r>
        <w:tab/>
        <w:t>References</w:t>
      </w:r>
      <w:r>
        <w:tab/>
      </w:r>
      <w:r>
        <w:fldChar w:fldCharType="begin"/>
      </w:r>
      <w:r>
        <w:instrText xml:space="preserve"> PAGEREF _Toc206291102 \h </w:instrText>
      </w:r>
      <w:r>
        <w:fldChar w:fldCharType="separate"/>
      </w:r>
      <w:r w:rsidR="003D03FC">
        <w:t>1</w:t>
      </w:r>
      <w:r>
        <w:fldChar w:fldCharType="end"/>
      </w:r>
    </w:p>
    <w:p w14:paraId="5BBF5DBD" w14:textId="276422B0" w:rsidR="0035225D" w:rsidRDefault="0035225D">
      <w:pPr>
        <w:pStyle w:val="TOC2"/>
        <w:rPr>
          <w:rFonts w:asciiTheme="minorHAnsi" w:eastAsiaTheme="minorEastAsia" w:hAnsiTheme="minorHAnsi" w:cstheme="minorBidi"/>
          <w:kern w:val="2"/>
          <w:sz w:val="24"/>
          <w:szCs w:val="24"/>
          <w:lang w:val="en-US" w:eastAsia="en-US"/>
          <w14:ligatures w14:val="standardContextual"/>
        </w:rPr>
      </w:pPr>
      <w:r>
        <w:t>1.4</w:t>
      </w:r>
      <w:r>
        <w:tab/>
        <w:t>Terms, definitions and abbreviations</w:t>
      </w:r>
      <w:r>
        <w:tab/>
      </w:r>
      <w:r>
        <w:fldChar w:fldCharType="begin"/>
      </w:r>
      <w:r>
        <w:instrText xml:space="preserve"> PAGEREF _Toc206291103 \h </w:instrText>
      </w:r>
      <w:r>
        <w:fldChar w:fldCharType="separate"/>
      </w:r>
      <w:r w:rsidR="003D03FC">
        <w:t>1</w:t>
      </w:r>
      <w:r>
        <w:fldChar w:fldCharType="end"/>
      </w:r>
    </w:p>
    <w:p w14:paraId="577BF8B8" w14:textId="0023B2CD" w:rsidR="0035225D" w:rsidRDefault="0035225D">
      <w:pPr>
        <w:pStyle w:val="TOC3"/>
        <w:rPr>
          <w:rFonts w:asciiTheme="minorHAnsi" w:eastAsiaTheme="minorEastAsia" w:hAnsiTheme="minorHAnsi" w:cstheme="minorBidi"/>
          <w:kern w:val="2"/>
          <w:sz w:val="24"/>
          <w:szCs w:val="24"/>
          <w:lang w:val="en-US" w:eastAsia="en-US"/>
          <w14:ligatures w14:val="standardContextual"/>
        </w:rPr>
      </w:pPr>
      <w:r>
        <w:t>1.4.1</w:t>
      </w:r>
      <w:r>
        <w:tab/>
        <w:t>Abbreviations</w:t>
      </w:r>
      <w:r>
        <w:tab/>
      </w:r>
      <w:r>
        <w:fldChar w:fldCharType="begin"/>
      </w:r>
      <w:r>
        <w:instrText xml:space="preserve"> PAGEREF _Toc206291104 \h </w:instrText>
      </w:r>
      <w:r>
        <w:fldChar w:fldCharType="separate"/>
      </w:r>
      <w:r w:rsidR="003D03FC">
        <w:t>1</w:t>
      </w:r>
      <w:r>
        <w:fldChar w:fldCharType="end"/>
      </w:r>
    </w:p>
    <w:p w14:paraId="4A019B9C" w14:textId="30B7180A" w:rsidR="0035225D" w:rsidRDefault="0035225D">
      <w:pPr>
        <w:pStyle w:val="TOC2"/>
        <w:rPr>
          <w:rFonts w:asciiTheme="minorHAnsi" w:eastAsiaTheme="minorEastAsia" w:hAnsiTheme="minorHAnsi" w:cstheme="minorBidi"/>
          <w:kern w:val="2"/>
          <w:sz w:val="24"/>
          <w:szCs w:val="24"/>
          <w:lang w:val="en-US" w:eastAsia="en-US"/>
          <w14:ligatures w14:val="standardContextual"/>
        </w:rPr>
      </w:pPr>
      <w:r>
        <w:t>1.5</w:t>
      </w:r>
      <w:r>
        <w:tab/>
        <w:t>Use of language</w:t>
      </w:r>
      <w:r>
        <w:tab/>
      </w:r>
      <w:r>
        <w:fldChar w:fldCharType="begin"/>
      </w:r>
      <w:r>
        <w:instrText xml:space="preserve"> PAGEREF _Toc206291105 \h </w:instrText>
      </w:r>
      <w:r>
        <w:fldChar w:fldCharType="separate"/>
      </w:r>
      <w:r w:rsidR="003D03FC">
        <w:t>1</w:t>
      </w:r>
      <w:r>
        <w:fldChar w:fldCharType="end"/>
      </w:r>
    </w:p>
    <w:p w14:paraId="3ABB97AC" w14:textId="60E35038" w:rsidR="0035225D" w:rsidRDefault="0035225D">
      <w:pPr>
        <w:pStyle w:val="TOC2"/>
        <w:rPr>
          <w:rFonts w:asciiTheme="minorHAnsi" w:eastAsiaTheme="minorEastAsia" w:hAnsiTheme="minorHAnsi" w:cstheme="minorBidi"/>
          <w:kern w:val="2"/>
          <w:sz w:val="24"/>
          <w:szCs w:val="24"/>
          <w:lang w:val="en-US" w:eastAsia="en-US"/>
          <w14:ligatures w14:val="standardContextual"/>
        </w:rPr>
      </w:pPr>
      <w:r>
        <w:t>1.6</w:t>
      </w:r>
      <w:r>
        <w:tab/>
        <w:t>General data product description</w:t>
      </w:r>
      <w:r>
        <w:tab/>
      </w:r>
      <w:r>
        <w:fldChar w:fldCharType="begin"/>
      </w:r>
      <w:r>
        <w:instrText xml:space="preserve"> PAGEREF _Toc206291106 \h </w:instrText>
      </w:r>
      <w:r>
        <w:fldChar w:fldCharType="separate"/>
      </w:r>
      <w:r w:rsidR="003D03FC">
        <w:t>1</w:t>
      </w:r>
      <w:r>
        <w:fldChar w:fldCharType="end"/>
      </w:r>
    </w:p>
    <w:p w14:paraId="49B67FD2" w14:textId="308B9017" w:rsidR="0035225D" w:rsidRDefault="0035225D">
      <w:pPr>
        <w:pStyle w:val="TOC2"/>
        <w:rPr>
          <w:rFonts w:asciiTheme="minorHAnsi" w:eastAsiaTheme="minorEastAsia" w:hAnsiTheme="minorHAnsi" w:cstheme="minorBidi"/>
          <w:kern w:val="2"/>
          <w:sz w:val="24"/>
          <w:szCs w:val="24"/>
          <w:lang w:val="en-US" w:eastAsia="en-US"/>
          <w14:ligatures w14:val="standardContextual"/>
        </w:rPr>
      </w:pPr>
      <w:r>
        <w:t>1.7</w:t>
      </w:r>
      <w:r>
        <w:tab/>
        <w:t>Specification metadata</w:t>
      </w:r>
      <w:r>
        <w:tab/>
      </w:r>
      <w:r>
        <w:fldChar w:fldCharType="begin"/>
      </w:r>
      <w:r>
        <w:instrText xml:space="preserve"> PAGEREF _Toc206291107 \h </w:instrText>
      </w:r>
      <w:r>
        <w:fldChar w:fldCharType="separate"/>
      </w:r>
      <w:r w:rsidR="003D03FC">
        <w:t>1</w:t>
      </w:r>
      <w:r>
        <w:fldChar w:fldCharType="end"/>
      </w:r>
    </w:p>
    <w:p w14:paraId="79526910" w14:textId="6D9170DB" w:rsidR="0035225D" w:rsidRDefault="0035225D">
      <w:pPr>
        <w:pStyle w:val="TOC3"/>
        <w:rPr>
          <w:rFonts w:asciiTheme="minorHAnsi" w:eastAsiaTheme="minorEastAsia" w:hAnsiTheme="minorHAnsi" w:cstheme="minorBidi"/>
          <w:kern w:val="2"/>
          <w:sz w:val="24"/>
          <w:szCs w:val="24"/>
          <w:lang w:val="en-US" w:eastAsia="en-US"/>
          <w14:ligatures w14:val="standardContextual"/>
        </w:rPr>
      </w:pPr>
      <w:r>
        <w:rPr>
          <w:lang w:eastAsia="en-US"/>
        </w:rPr>
        <w:t>1.7.1</w:t>
      </w:r>
      <w:r>
        <w:rPr>
          <w:lang w:eastAsia="en-US"/>
        </w:rPr>
        <w:tab/>
        <w:t>Specification Maintenance</w:t>
      </w:r>
      <w:r>
        <w:tab/>
      </w:r>
      <w:r>
        <w:fldChar w:fldCharType="begin"/>
      </w:r>
      <w:r>
        <w:instrText xml:space="preserve"> PAGEREF _Toc206291108 \h </w:instrText>
      </w:r>
      <w:r>
        <w:fldChar w:fldCharType="separate"/>
      </w:r>
      <w:r w:rsidR="003D03FC">
        <w:t>2</w:t>
      </w:r>
      <w:r>
        <w:fldChar w:fldCharType="end"/>
      </w:r>
    </w:p>
    <w:p w14:paraId="6995797B" w14:textId="3EE3E585" w:rsidR="0035225D" w:rsidRDefault="0035225D">
      <w:pPr>
        <w:pStyle w:val="TOC1"/>
        <w:rPr>
          <w:rFonts w:asciiTheme="minorHAnsi" w:eastAsiaTheme="minorEastAsia" w:hAnsiTheme="minorHAnsi" w:cstheme="minorBidi"/>
          <w:b w:val="0"/>
          <w:kern w:val="2"/>
          <w:sz w:val="24"/>
          <w:szCs w:val="24"/>
          <w:lang w:val="en-US" w:eastAsia="en-US"/>
          <w14:ligatures w14:val="standardContextual"/>
        </w:rPr>
      </w:pPr>
      <w:r>
        <w:t>2</w:t>
      </w:r>
      <w:r>
        <w:tab/>
        <w:t>Specification Scopes</w:t>
      </w:r>
      <w:r>
        <w:tab/>
      </w:r>
      <w:r>
        <w:fldChar w:fldCharType="begin"/>
      </w:r>
      <w:r>
        <w:instrText xml:space="preserve"> PAGEREF _Toc206291109 \h </w:instrText>
      </w:r>
      <w:r>
        <w:fldChar w:fldCharType="separate"/>
      </w:r>
      <w:r w:rsidR="003D03FC">
        <w:t>2</w:t>
      </w:r>
      <w:r>
        <w:fldChar w:fldCharType="end"/>
      </w:r>
    </w:p>
    <w:p w14:paraId="26624877" w14:textId="4C86696A" w:rsidR="0035225D" w:rsidRDefault="0035225D">
      <w:pPr>
        <w:pStyle w:val="TOC1"/>
        <w:rPr>
          <w:rFonts w:asciiTheme="minorHAnsi" w:eastAsiaTheme="minorEastAsia" w:hAnsiTheme="minorHAnsi" w:cstheme="minorBidi"/>
          <w:b w:val="0"/>
          <w:kern w:val="2"/>
          <w:sz w:val="24"/>
          <w:szCs w:val="24"/>
          <w:lang w:val="en-US" w:eastAsia="en-US"/>
          <w14:ligatures w14:val="standardContextual"/>
        </w:rPr>
      </w:pPr>
      <w:r>
        <w:t>3</w:t>
      </w:r>
      <w:r>
        <w:tab/>
        <w:t>Dataset Identification</w:t>
      </w:r>
      <w:r>
        <w:tab/>
      </w:r>
      <w:r>
        <w:fldChar w:fldCharType="begin"/>
      </w:r>
      <w:r>
        <w:instrText xml:space="preserve"> PAGEREF _Toc206291110 \h </w:instrText>
      </w:r>
      <w:r>
        <w:fldChar w:fldCharType="separate"/>
      </w:r>
      <w:r w:rsidR="003D03FC">
        <w:t>3</w:t>
      </w:r>
      <w:r>
        <w:fldChar w:fldCharType="end"/>
      </w:r>
    </w:p>
    <w:p w14:paraId="2382BC79" w14:textId="60E1A09B" w:rsidR="0035225D" w:rsidRDefault="0035225D">
      <w:pPr>
        <w:pStyle w:val="TOC1"/>
        <w:rPr>
          <w:rFonts w:asciiTheme="minorHAnsi" w:eastAsiaTheme="minorEastAsia" w:hAnsiTheme="minorHAnsi" w:cstheme="minorBidi"/>
          <w:b w:val="0"/>
          <w:kern w:val="2"/>
          <w:sz w:val="24"/>
          <w:szCs w:val="24"/>
          <w:lang w:val="en-US" w:eastAsia="en-US"/>
          <w14:ligatures w14:val="standardContextual"/>
        </w:rPr>
      </w:pPr>
      <w:r>
        <w:t>4</w:t>
      </w:r>
      <w:r>
        <w:tab/>
        <w:t>Checklist</w:t>
      </w:r>
      <w:r>
        <w:tab/>
      </w:r>
      <w:r>
        <w:fldChar w:fldCharType="begin"/>
      </w:r>
      <w:r>
        <w:instrText xml:space="preserve"> PAGEREF _Toc206291111 \h </w:instrText>
      </w:r>
      <w:r>
        <w:fldChar w:fldCharType="separate"/>
      </w:r>
      <w:r w:rsidR="003D03FC">
        <w:t>3</w:t>
      </w:r>
      <w:r>
        <w:fldChar w:fldCharType="end"/>
      </w:r>
    </w:p>
    <w:p w14:paraId="69852D1F" w14:textId="585AD13B" w:rsidR="0035225D" w:rsidRDefault="0035225D">
      <w:pPr>
        <w:pStyle w:val="TOC2"/>
        <w:rPr>
          <w:rFonts w:asciiTheme="minorHAnsi" w:eastAsiaTheme="minorEastAsia" w:hAnsiTheme="minorHAnsi" w:cstheme="minorBidi"/>
          <w:kern w:val="2"/>
          <w:sz w:val="24"/>
          <w:szCs w:val="24"/>
          <w:lang w:val="en-US" w:eastAsia="en-US"/>
          <w14:ligatures w14:val="standardContextual"/>
        </w:rPr>
      </w:pPr>
      <w:r>
        <w:t>4.1</w:t>
      </w:r>
      <w:r>
        <w:tab/>
        <w:t>General information</w:t>
      </w:r>
      <w:r>
        <w:tab/>
      </w:r>
      <w:r>
        <w:fldChar w:fldCharType="begin"/>
      </w:r>
      <w:r>
        <w:instrText xml:space="preserve"> PAGEREF _Toc206291112 \h </w:instrText>
      </w:r>
      <w:r>
        <w:fldChar w:fldCharType="separate"/>
      </w:r>
      <w:r w:rsidR="003D03FC">
        <w:t>4</w:t>
      </w:r>
      <w:r>
        <w:fldChar w:fldCharType="end"/>
      </w:r>
    </w:p>
    <w:p w14:paraId="3520DCD2" w14:textId="07CAD339" w:rsidR="0035225D" w:rsidRDefault="0035225D">
      <w:pPr>
        <w:pStyle w:val="TOC2"/>
        <w:rPr>
          <w:rFonts w:asciiTheme="minorHAnsi" w:eastAsiaTheme="minorEastAsia" w:hAnsiTheme="minorHAnsi" w:cstheme="minorBidi"/>
          <w:kern w:val="2"/>
          <w:sz w:val="24"/>
          <w:szCs w:val="24"/>
          <w:lang w:val="en-US" w:eastAsia="en-US"/>
          <w14:ligatures w14:val="standardContextual"/>
        </w:rPr>
      </w:pPr>
      <w:r>
        <w:t>4.2</w:t>
      </w:r>
      <w:r>
        <w:tab/>
        <w:t>Checklist</w:t>
      </w:r>
      <w:r>
        <w:tab/>
      </w:r>
      <w:r>
        <w:fldChar w:fldCharType="begin"/>
      </w:r>
      <w:r>
        <w:instrText xml:space="preserve"> PAGEREF _Toc206291113 \h </w:instrText>
      </w:r>
      <w:r>
        <w:fldChar w:fldCharType="separate"/>
      </w:r>
      <w:r w:rsidR="003D03FC">
        <w:t>5</w:t>
      </w:r>
      <w:r>
        <w:fldChar w:fldCharType="end"/>
      </w:r>
    </w:p>
    <w:p w14:paraId="4684E26C" w14:textId="48C446F8" w:rsidR="00394A4C" w:rsidRPr="005B50CE" w:rsidRDefault="00487533" w:rsidP="00100A96">
      <w:pPr>
        <w:tabs>
          <w:tab w:val="right" w:leader="dot" w:pos="8789"/>
        </w:tabs>
        <w:spacing w:after="0" w:line="360" w:lineRule="auto"/>
        <w:rPr>
          <w:lang w:val="en-US"/>
        </w:rPr>
      </w:pPr>
      <w:r w:rsidRPr="005B50CE">
        <w:rPr>
          <w:b/>
        </w:rPr>
        <w:fldChar w:fldCharType="end"/>
      </w:r>
    </w:p>
    <w:p w14:paraId="72EF3128" w14:textId="66ADF4D1" w:rsidR="000049AF" w:rsidRPr="005B50CE" w:rsidRDefault="000049AF" w:rsidP="00972855">
      <w:pPr>
        <w:pStyle w:val="note0"/>
        <w:rPr>
          <w:color w:val="auto"/>
        </w:rPr>
      </w:pPr>
    </w:p>
    <w:p w14:paraId="5D3DC942" w14:textId="77777777" w:rsidR="002F6A0C" w:rsidRPr="005B50CE" w:rsidRDefault="002F6A0C" w:rsidP="00500883">
      <w:pPr>
        <w:spacing w:after="0"/>
        <w:rPr>
          <w:lang w:val="en-US"/>
        </w:rPr>
      </w:pPr>
    </w:p>
    <w:p w14:paraId="265EE163" w14:textId="77777777" w:rsidR="00D0524F" w:rsidRPr="005B50CE" w:rsidRDefault="00D0524F" w:rsidP="00500883">
      <w:pPr>
        <w:spacing w:after="0"/>
        <w:rPr>
          <w:lang w:val="en-US"/>
        </w:rPr>
      </w:pPr>
    </w:p>
    <w:p w14:paraId="20F968D6" w14:textId="3A95E50C" w:rsidR="000620F8" w:rsidRPr="005B50CE" w:rsidRDefault="000620F8" w:rsidP="00FF4151">
      <w:pPr>
        <w:spacing w:after="0" w:line="240" w:lineRule="auto"/>
        <w:jc w:val="center"/>
        <w:rPr>
          <w:b/>
          <w:sz w:val="28"/>
          <w:szCs w:val="28"/>
          <w:lang w:val="en-US"/>
        </w:rPr>
      </w:pPr>
      <w:r w:rsidRPr="005B50CE">
        <w:rPr>
          <w:lang w:val="en-US"/>
        </w:rPr>
        <w:br w:type="page"/>
      </w:r>
      <w:r w:rsidRPr="005B50CE">
        <w:rPr>
          <w:b/>
          <w:sz w:val="28"/>
          <w:szCs w:val="28"/>
          <w:lang w:val="en-US"/>
        </w:rPr>
        <w:lastRenderedPageBreak/>
        <w:t xml:space="preserve">Document </w:t>
      </w:r>
      <w:r w:rsidR="00685776" w:rsidRPr="005B50CE">
        <w:rPr>
          <w:b/>
          <w:sz w:val="28"/>
          <w:szCs w:val="28"/>
          <w:lang w:val="en-US"/>
        </w:rPr>
        <w:t>History</w:t>
      </w:r>
    </w:p>
    <w:p w14:paraId="1B37935D" w14:textId="77777777" w:rsidR="00A168BE" w:rsidRPr="005B50CE" w:rsidRDefault="00A168BE" w:rsidP="00C53B69">
      <w:pPr>
        <w:spacing w:after="0" w:line="240" w:lineRule="auto"/>
      </w:pPr>
    </w:p>
    <w:p w14:paraId="7F0AB0E0" w14:textId="2380BF26" w:rsidR="00A168BE" w:rsidRPr="005B50CE" w:rsidRDefault="00A168BE" w:rsidP="00EA3783">
      <w:pPr>
        <w:spacing w:line="240" w:lineRule="auto"/>
      </w:pPr>
      <w:r w:rsidRPr="005B50CE">
        <w:t>Changes to this Specification are coordinated by the</w:t>
      </w:r>
      <w:r w:rsidR="00794DF1" w:rsidRPr="005B50CE">
        <w:t xml:space="preserve"> S-100 Working Group</w:t>
      </w:r>
      <w:r w:rsidRPr="005B50CE">
        <w:t>. New editions will be made available via the IHO web site. Maintenance of the Specification shall conform to IHO Resolution 2/2007 (as amended).</w:t>
      </w:r>
    </w:p>
    <w:p w14:paraId="58306E52" w14:textId="77777777" w:rsidR="000620F8" w:rsidRPr="005B50CE" w:rsidRDefault="000620F8" w:rsidP="00C53B69">
      <w:pPr>
        <w:spacing w:after="0" w:line="240" w:lineRule="auto"/>
        <w:rPr>
          <w:lang w:val="en-US"/>
        </w:rPr>
      </w:pPr>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40"/>
        <w:gridCol w:w="1141"/>
        <w:gridCol w:w="1317"/>
        <w:gridCol w:w="5313"/>
      </w:tblGrid>
      <w:tr w:rsidR="005B50CE" w:rsidRPr="005B50CE" w14:paraId="5EDA8DA5" w14:textId="77777777" w:rsidTr="00A168BE">
        <w:tc>
          <w:tcPr>
            <w:tcW w:w="640" w:type="pct"/>
            <w:shd w:val="clear" w:color="auto" w:fill="D9D9D9"/>
          </w:tcPr>
          <w:p w14:paraId="3D75F735" w14:textId="77777777" w:rsidR="00685776" w:rsidRPr="005B50CE" w:rsidRDefault="00685776" w:rsidP="006E1866">
            <w:pPr>
              <w:spacing w:before="60" w:after="60" w:line="240" w:lineRule="auto"/>
              <w:jc w:val="left"/>
              <w:rPr>
                <w:rFonts w:cs="Arial"/>
                <w:b/>
              </w:rPr>
            </w:pPr>
            <w:r w:rsidRPr="005B50CE">
              <w:rPr>
                <w:rFonts w:cs="Arial"/>
                <w:b/>
              </w:rPr>
              <w:t>Version Number</w:t>
            </w:r>
          </w:p>
        </w:tc>
        <w:tc>
          <w:tcPr>
            <w:tcW w:w="640" w:type="pct"/>
            <w:shd w:val="clear" w:color="auto" w:fill="D9D9D9"/>
          </w:tcPr>
          <w:p w14:paraId="71998198" w14:textId="77777777" w:rsidR="00685776" w:rsidRPr="005B50CE" w:rsidRDefault="00685776" w:rsidP="006E1866">
            <w:pPr>
              <w:spacing w:before="60" w:after="60" w:line="240" w:lineRule="auto"/>
              <w:ind w:left="-1" w:firstLine="1"/>
              <w:jc w:val="left"/>
              <w:rPr>
                <w:rFonts w:cs="Arial"/>
                <w:b/>
              </w:rPr>
            </w:pPr>
            <w:r w:rsidRPr="005B50CE">
              <w:rPr>
                <w:rFonts w:cs="Arial"/>
                <w:b/>
              </w:rPr>
              <w:t>Date</w:t>
            </w:r>
          </w:p>
        </w:tc>
        <w:tc>
          <w:tcPr>
            <w:tcW w:w="739" w:type="pct"/>
            <w:shd w:val="clear" w:color="auto" w:fill="D9D9D9"/>
          </w:tcPr>
          <w:p w14:paraId="290DA027" w14:textId="77777777" w:rsidR="00685776" w:rsidRPr="005B50CE" w:rsidRDefault="00A168BE" w:rsidP="006E1866">
            <w:pPr>
              <w:spacing w:before="60" w:after="60" w:line="240" w:lineRule="auto"/>
              <w:ind w:firstLine="21"/>
              <w:jc w:val="left"/>
              <w:rPr>
                <w:rFonts w:cs="Arial"/>
                <w:b/>
              </w:rPr>
            </w:pPr>
            <w:r w:rsidRPr="005B50CE">
              <w:rPr>
                <w:rFonts w:cs="Arial"/>
                <w:b/>
              </w:rPr>
              <w:t>Approved By</w:t>
            </w:r>
          </w:p>
        </w:tc>
        <w:tc>
          <w:tcPr>
            <w:tcW w:w="2980" w:type="pct"/>
            <w:shd w:val="clear" w:color="auto" w:fill="D9D9D9"/>
          </w:tcPr>
          <w:p w14:paraId="0AC5BC6E" w14:textId="77777777" w:rsidR="00685776" w:rsidRPr="005B50CE" w:rsidRDefault="00685776" w:rsidP="00A168BE">
            <w:pPr>
              <w:spacing w:before="60" w:after="60" w:line="240" w:lineRule="auto"/>
              <w:jc w:val="left"/>
              <w:rPr>
                <w:rFonts w:cs="Arial"/>
                <w:b/>
              </w:rPr>
            </w:pPr>
            <w:r w:rsidRPr="005B50CE">
              <w:rPr>
                <w:rFonts w:cs="Arial"/>
                <w:b/>
              </w:rPr>
              <w:t>Purpose</w:t>
            </w:r>
          </w:p>
        </w:tc>
      </w:tr>
      <w:tr w:rsidR="005B50CE" w:rsidRPr="005B50CE" w14:paraId="31313A25" w14:textId="77777777" w:rsidTr="00A168BE">
        <w:tc>
          <w:tcPr>
            <w:tcW w:w="640" w:type="pct"/>
          </w:tcPr>
          <w:p w14:paraId="0178C9F0" w14:textId="2E676296" w:rsidR="00685776" w:rsidRPr="005B50CE" w:rsidRDefault="00163D19" w:rsidP="00EA3783">
            <w:pPr>
              <w:spacing w:before="60" w:after="60" w:line="240" w:lineRule="auto"/>
              <w:jc w:val="left"/>
              <w:rPr>
                <w:rFonts w:cs="Arial"/>
              </w:rPr>
            </w:pPr>
            <w:r w:rsidRPr="005B50CE">
              <w:rPr>
                <w:rFonts w:cs="Arial"/>
              </w:rPr>
              <w:t>0.1</w:t>
            </w:r>
          </w:p>
        </w:tc>
        <w:tc>
          <w:tcPr>
            <w:tcW w:w="640" w:type="pct"/>
          </w:tcPr>
          <w:p w14:paraId="11E7AB3F" w14:textId="5D9AA069" w:rsidR="00685776" w:rsidRPr="005B50CE" w:rsidRDefault="00163D19" w:rsidP="00EA3783">
            <w:pPr>
              <w:spacing w:before="60" w:after="60" w:line="240" w:lineRule="auto"/>
              <w:ind w:left="-1" w:firstLine="1"/>
              <w:jc w:val="left"/>
              <w:rPr>
                <w:rFonts w:cs="Arial"/>
              </w:rPr>
            </w:pPr>
            <w:r w:rsidRPr="005B50CE">
              <w:rPr>
                <w:rFonts w:cs="Arial"/>
              </w:rPr>
              <w:t>20250815</w:t>
            </w:r>
          </w:p>
        </w:tc>
        <w:tc>
          <w:tcPr>
            <w:tcW w:w="739" w:type="pct"/>
          </w:tcPr>
          <w:p w14:paraId="7FA1460F" w14:textId="77777777" w:rsidR="00685776" w:rsidRPr="005B50CE" w:rsidRDefault="00685776" w:rsidP="00A168BE">
            <w:pPr>
              <w:spacing w:before="60" w:after="60" w:line="240" w:lineRule="auto"/>
              <w:ind w:firstLine="21"/>
              <w:jc w:val="left"/>
              <w:rPr>
                <w:rFonts w:cs="Arial"/>
              </w:rPr>
            </w:pPr>
          </w:p>
        </w:tc>
        <w:tc>
          <w:tcPr>
            <w:tcW w:w="2980" w:type="pct"/>
          </w:tcPr>
          <w:p w14:paraId="69099F4D" w14:textId="5F4CD748" w:rsidR="00685776" w:rsidRPr="005B50CE" w:rsidRDefault="00163D19" w:rsidP="00A168BE">
            <w:pPr>
              <w:spacing w:before="60" w:after="60" w:line="240" w:lineRule="auto"/>
              <w:jc w:val="left"/>
              <w:rPr>
                <w:rFonts w:cs="Arial"/>
              </w:rPr>
            </w:pPr>
            <w:r w:rsidRPr="005B50CE">
              <w:rPr>
                <w:rFonts w:cs="Arial"/>
              </w:rPr>
              <w:t>Initial version, created mostly from Collection B checks in S-158:100 Edition 1.0.0</w:t>
            </w:r>
          </w:p>
        </w:tc>
      </w:tr>
      <w:tr w:rsidR="005B50CE" w:rsidRPr="005B50CE" w14:paraId="28CD116E" w14:textId="77777777" w:rsidTr="00A168BE">
        <w:tc>
          <w:tcPr>
            <w:tcW w:w="640" w:type="pct"/>
          </w:tcPr>
          <w:p w14:paraId="489069DE" w14:textId="73CE53BB" w:rsidR="00685776" w:rsidRPr="005B50CE" w:rsidRDefault="00871DD0" w:rsidP="00EA3783">
            <w:pPr>
              <w:spacing w:before="60" w:after="60" w:line="240" w:lineRule="auto"/>
              <w:jc w:val="left"/>
              <w:rPr>
                <w:rFonts w:cs="Arial"/>
              </w:rPr>
            </w:pPr>
            <w:ins w:id="2" w:author="Raphael Malyankar" w:date="2026-01-12T14:11:00Z" w16du:dateUtc="2026-01-12T21:11:00Z">
              <w:r>
                <w:rPr>
                  <w:rFonts w:cs="Arial"/>
                </w:rPr>
                <w:t>2.0.0</w:t>
              </w:r>
            </w:ins>
          </w:p>
        </w:tc>
        <w:tc>
          <w:tcPr>
            <w:tcW w:w="640" w:type="pct"/>
          </w:tcPr>
          <w:p w14:paraId="673A4DFA" w14:textId="63E25D11" w:rsidR="00685776" w:rsidRPr="005B50CE" w:rsidRDefault="00871DD0" w:rsidP="00EA3783">
            <w:pPr>
              <w:spacing w:before="60" w:after="60" w:line="240" w:lineRule="auto"/>
              <w:ind w:left="-1" w:firstLine="1"/>
              <w:jc w:val="left"/>
              <w:rPr>
                <w:rFonts w:cs="Arial"/>
              </w:rPr>
            </w:pPr>
            <w:ins w:id="3" w:author="Raphael Malyankar" w:date="2026-01-12T14:11:00Z" w16du:dateUtc="2026-01-12T21:11:00Z">
              <w:r>
                <w:rPr>
                  <w:rFonts w:cs="Arial"/>
                </w:rPr>
                <w:t>20260</w:t>
              </w:r>
            </w:ins>
            <w:ins w:id="4" w:author="Raphael Malyankar" w:date="2026-02-02T15:04:00Z" w16du:dateUtc="2026-02-02T22:04:00Z">
              <w:r w:rsidR="00A23242">
                <w:rPr>
                  <w:rFonts w:cs="Arial"/>
                </w:rPr>
                <w:t>202</w:t>
              </w:r>
            </w:ins>
          </w:p>
        </w:tc>
        <w:tc>
          <w:tcPr>
            <w:tcW w:w="739" w:type="pct"/>
          </w:tcPr>
          <w:p w14:paraId="42CE51FA" w14:textId="77777777" w:rsidR="00685776" w:rsidRPr="005B50CE" w:rsidRDefault="00685776" w:rsidP="00A168BE">
            <w:pPr>
              <w:spacing w:before="60" w:after="60" w:line="240" w:lineRule="auto"/>
              <w:ind w:firstLine="21"/>
              <w:jc w:val="left"/>
              <w:rPr>
                <w:rFonts w:cs="Arial"/>
              </w:rPr>
            </w:pPr>
          </w:p>
        </w:tc>
        <w:tc>
          <w:tcPr>
            <w:tcW w:w="2980" w:type="pct"/>
          </w:tcPr>
          <w:p w14:paraId="002BBBB7" w14:textId="75D5AA94" w:rsidR="00685776" w:rsidRPr="005B50CE" w:rsidRDefault="00C6713F" w:rsidP="00A168BE">
            <w:pPr>
              <w:spacing w:before="60" w:after="60" w:line="240" w:lineRule="auto"/>
              <w:jc w:val="left"/>
              <w:rPr>
                <w:rFonts w:cs="Arial"/>
              </w:rPr>
            </w:pPr>
            <w:ins w:id="5" w:author="Raphael Malyankar" w:date="2026-02-02T15:03:00Z" w16du:dateUtc="2026-02-02T22:03:00Z">
              <w:r>
                <w:rPr>
                  <w:rFonts w:cs="Arial"/>
                </w:rPr>
                <w:t>Update to align with changes to S-97</w:t>
              </w:r>
            </w:ins>
            <w:ins w:id="6" w:author="Raphael Malyankar" w:date="2026-01-12T14:11:00Z" w16du:dateUtc="2026-01-12T21:11:00Z">
              <w:r w:rsidR="00871DD0">
                <w:rPr>
                  <w:rFonts w:cs="Arial"/>
                </w:rPr>
                <w:t xml:space="preserve"> </w:t>
              </w:r>
            </w:ins>
            <w:ins w:id="7" w:author="Raphael Malyankar" w:date="2026-02-02T15:03:00Z" w16du:dateUtc="2026-02-02T22:03:00Z">
              <w:r>
                <w:rPr>
                  <w:rFonts w:cs="Arial"/>
                </w:rPr>
                <w:t>2.0.0 draft.</w:t>
              </w:r>
            </w:ins>
            <w:ins w:id="8" w:author="Raphael Malyankar" w:date="2026-01-12T14:11:00Z" w16du:dateUtc="2026-01-12T21:11:00Z">
              <w:r w:rsidR="00871DD0">
                <w:rPr>
                  <w:rFonts w:cs="Arial"/>
                </w:rPr>
                <w:t>.</w:t>
              </w:r>
            </w:ins>
          </w:p>
        </w:tc>
      </w:tr>
      <w:tr w:rsidR="005B50CE" w:rsidRPr="005B50CE" w14:paraId="68226089" w14:textId="77777777" w:rsidTr="00A168BE">
        <w:tc>
          <w:tcPr>
            <w:tcW w:w="640" w:type="pct"/>
          </w:tcPr>
          <w:p w14:paraId="5E227A68" w14:textId="77777777" w:rsidR="00685776" w:rsidRPr="005B50CE" w:rsidRDefault="00685776" w:rsidP="00EA3783">
            <w:pPr>
              <w:spacing w:before="60" w:after="60" w:line="240" w:lineRule="auto"/>
              <w:jc w:val="left"/>
              <w:rPr>
                <w:rFonts w:cs="Arial"/>
              </w:rPr>
            </w:pPr>
          </w:p>
        </w:tc>
        <w:tc>
          <w:tcPr>
            <w:tcW w:w="640" w:type="pct"/>
          </w:tcPr>
          <w:p w14:paraId="6BBEE103" w14:textId="77777777" w:rsidR="00685776" w:rsidRPr="005B50CE" w:rsidRDefault="00685776" w:rsidP="00EA3783">
            <w:pPr>
              <w:spacing w:before="60" w:after="60" w:line="240" w:lineRule="auto"/>
              <w:ind w:left="-1" w:firstLine="1"/>
              <w:jc w:val="left"/>
              <w:rPr>
                <w:rFonts w:cs="Arial"/>
              </w:rPr>
            </w:pPr>
          </w:p>
        </w:tc>
        <w:tc>
          <w:tcPr>
            <w:tcW w:w="739" w:type="pct"/>
          </w:tcPr>
          <w:p w14:paraId="14CB2C40" w14:textId="77777777" w:rsidR="00685776" w:rsidRPr="005B50CE" w:rsidRDefault="00685776" w:rsidP="00A168BE">
            <w:pPr>
              <w:spacing w:before="60" w:after="60" w:line="240" w:lineRule="auto"/>
              <w:ind w:firstLine="21"/>
              <w:jc w:val="left"/>
              <w:rPr>
                <w:rFonts w:cs="Arial"/>
              </w:rPr>
            </w:pPr>
          </w:p>
        </w:tc>
        <w:tc>
          <w:tcPr>
            <w:tcW w:w="2980" w:type="pct"/>
          </w:tcPr>
          <w:p w14:paraId="516D45FA" w14:textId="77777777" w:rsidR="00685776" w:rsidRPr="005B50CE" w:rsidRDefault="00685776" w:rsidP="00A168BE">
            <w:pPr>
              <w:spacing w:before="60" w:after="60" w:line="240" w:lineRule="auto"/>
              <w:jc w:val="left"/>
              <w:rPr>
                <w:rFonts w:cs="Arial"/>
              </w:rPr>
            </w:pPr>
          </w:p>
        </w:tc>
      </w:tr>
      <w:tr w:rsidR="005B50CE" w:rsidRPr="005B50CE" w14:paraId="10C88EDE" w14:textId="77777777" w:rsidTr="00A168BE">
        <w:tc>
          <w:tcPr>
            <w:tcW w:w="640" w:type="pct"/>
          </w:tcPr>
          <w:p w14:paraId="09DE4403" w14:textId="77777777" w:rsidR="00685776" w:rsidRPr="005B50CE" w:rsidRDefault="00685776" w:rsidP="00EA3783">
            <w:pPr>
              <w:spacing w:before="60" w:after="60" w:line="240" w:lineRule="auto"/>
              <w:jc w:val="left"/>
              <w:rPr>
                <w:rFonts w:cs="Arial"/>
              </w:rPr>
            </w:pPr>
          </w:p>
        </w:tc>
        <w:tc>
          <w:tcPr>
            <w:tcW w:w="640" w:type="pct"/>
          </w:tcPr>
          <w:p w14:paraId="2EE3CB35" w14:textId="77777777" w:rsidR="00685776" w:rsidRPr="005B50CE" w:rsidRDefault="00685776" w:rsidP="00EA3783">
            <w:pPr>
              <w:spacing w:before="60" w:after="60" w:line="240" w:lineRule="auto"/>
              <w:ind w:left="-1" w:firstLine="1"/>
              <w:jc w:val="left"/>
              <w:rPr>
                <w:rFonts w:cs="Arial"/>
              </w:rPr>
            </w:pPr>
          </w:p>
        </w:tc>
        <w:tc>
          <w:tcPr>
            <w:tcW w:w="739" w:type="pct"/>
          </w:tcPr>
          <w:p w14:paraId="73F778DB" w14:textId="77777777" w:rsidR="00685776" w:rsidRPr="005B50CE" w:rsidRDefault="00685776" w:rsidP="00A168BE">
            <w:pPr>
              <w:spacing w:before="60" w:after="60" w:line="240" w:lineRule="auto"/>
              <w:ind w:firstLine="21"/>
              <w:jc w:val="left"/>
              <w:rPr>
                <w:rFonts w:cs="Arial"/>
              </w:rPr>
            </w:pPr>
          </w:p>
        </w:tc>
        <w:tc>
          <w:tcPr>
            <w:tcW w:w="2980" w:type="pct"/>
          </w:tcPr>
          <w:p w14:paraId="77E46A22" w14:textId="77777777" w:rsidR="00685776" w:rsidRPr="005B50CE" w:rsidRDefault="00685776" w:rsidP="00A168BE">
            <w:pPr>
              <w:spacing w:before="60" w:after="60" w:line="240" w:lineRule="auto"/>
              <w:jc w:val="left"/>
              <w:rPr>
                <w:rFonts w:cs="Arial"/>
              </w:rPr>
            </w:pPr>
          </w:p>
        </w:tc>
      </w:tr>
      <w:tr w:rsidR="005B50CE" w:rsidRPr="005B50CE" w14:paraId="17F443AE" w14:textId="77777777" w:rsidTr="00A168BE">
        <w:tc>
          <w:tcPr>
            <w:tcW w:w="640" w:type="pct"/>
          </w:tcPr>
          <w:p w14:paraId="791D9F81" w14:textId="77777777" w:rsidR="00685776" w:rsidRPr="005B50CE" w:rsidRDefault="00685776" w:rsidP="00EA3783">
            <w:pPr>
              <w:spacing w:before="60" w:after="60" w:line="240" w:lineRule="auto"/>
              <w:jc w:val="left"/>
              <w:rPr>
                <w:rFonts w:cs="Arial"/>
              </w:rPr>
            </w:pPr>
          </w:p>
        </w:tc>
        <w:tc>
          <w:tcPr>
            <w:tcW w:w="640" w:type="pct"/>
          </w:tcPr>
          <w:p w14:paraId="007D154C" w14:textId="77777777" w:rsidR="00685776" w:rsidRPr="005B50CE" w:rsidRDefault="00685776" w:rsidP="00EA3783">
            <w:pPr>
              <w:spacing w:before="60" w:after="60" w:line="240" w:lineRule="auto"/>
              <w:ind w:left="-1" w:firstLine="1"/>
              <w:jc w:val="left"/>
              <w:rPr>
                <w:rFonts w:cs="Arial"/>
              </w:rPr>
            </w:pPr>
          </w:p>
        </w:tc>
        <w:tc>
          <w:tcPr>
            <w:tcW w:w="739" w:type="pct"/>
          </w:tcPr>
          <w:p w14:paraId="59A6BAC8" w14:textId="77777777" w:rsidR="00685776" w:rsidRPr="005B50CE" w:rsidRDefault="00685776" w:rsidP="00A168BE">
            <w:pPr>
              <w:spacing w:before="60" w:after="60" w:line="240" w:lineRule="auto"/>
              <w:ind w:firstLine="21"/>
              <w:jc w:val="left"/>
              <w:rPr>
                <w:rFonts w:cs="Arial"/>
              </w:rPr>
            </w:pPr>
          </w:p>
        </w:tc>
        <w:tc>
          <w:tcPr>
            <w:tcW w:w="2980" w:type="pct"/>
          </w:tcPr>
          <w:p w14:paraId="6C587102" w14:textId="77777777" w:rsidR="00685776" w:rsidRPr="005B50CE" w:rsidRDefault="00685776" w:rsidP="00A168BE">
            <w:pPr>
              <w:spacing w:before="60" w:after="60" w:line="240" w:lineRule="auto"/>
              <w:jc w:val="left"/>
              <w:rPr>
                <w:rFonts w:cs="Arial"/>
              </w:rPr>
            </w:pPr>
          </w:p>
        </w:tc>
      </w:tr>
      <w:tr w:rsidR="005B50CE" w:rsidRPr="005B50CE" w14:paraId="19000DDE" w14:textId="77777777" w:rsidTr="00A168BE">
        <w:tc>
          <w:tcPr>
            <w:tcW w:w="640" w:type="pct"/>
          </w:tcPr>
          <w:p w14:paraId="10D517B2" w14:textId="77777777" w:rsidR="00685776" w:rsidRPr="005B50CE" w:rsidRDefault="00685776" w:rsidP="00EA3783">
            <w:pPr>
              <w:spacing w:before="60" w:after="60" w:line="240" w:lineRule="auto"/>
              <w:jc w:val="left"/>
              <w:rPr>
                <w:rFonts w:cs="Arial"/>
              </w:rPr>
            </w:pPr>
          </w:p>
        </w:tc>
        <w:tc>
          <w:tcPr>
            <w:tcW w:w="640" w:type="pct"/>
          </w:tcPr>
          <w:p w14:paraId="59FAC4F4" w14:textId="77777777" w:rsidR="00685776" w:rsidRPr="005B50CE" w:rsidRDefault="00685776" w:rsidP="00EA3783">
            <w:pPr>
              <w:spacing w:before="60" w:after="60" w:line="240" w:lineRule="auto"/>
              <w:ind w:left="-1" w:firstLine="1"/>
              <w:jc w:val="left"/>
              <w:rPr>
                <w:rFonts w:cs="Arial"/>
              </w:rPr>
            </w:pPr>
          </w:p>
        </w:tc>
        <w:tc>
          <w:tcPr>
            <w:tcW w:w="739" w:type="pct"/>
          </w:tcPr>
          <w:p w14:paraId="0462B4D0" w14:textId="77777777" w:rsidR="00685776" w:rsidRPr="005B50CE" w:rsidRDefault="00685776" w:rsidP="00A168BE">
            <w:pPr>
              <w:spacing w:before="60" w:after="60" w:line="240" w:lineRule="auto"/>
              <w:ind w:firstLine="21"/>
              <w:jc w:val="left"/>
              <w:rPr>
                <w:rFonts w:cs="Arial"/>
              </w:rPr>
            </w:pPr>
          </w:p>
        </w:tc>
        <w:tc>
          <w:tcPr>
            <w:tcW w:w="2980" w:type="pct"/>
          </w:tcPr>
          <w:p w14:paraId="59BF3FD1" w14:textId="77777777" w:rsidR="00685776" w:rsidRPr="005B50CE" w:rsidRDefault="00685776" w:rsidP="00A168BE">
            <w:pPr>
              <w:spacing w:before="60" w:after="60" w:line="240" w:lineRule="auto"/>
              <w:jc w:val="left"/>
              <w:rPr>
                <w:rFonts w:cs="Arial"/>
              </w:rPr>
            </w:pPr>
          </w:p>
        </w:tc>
      </w:tr>
      <w:tr w:rsidR="005B50CE" w:rsidRPr="005B50CE" w14:paraId="75AE6D94" w14:textId="77777777" w:rsidTr="00A168BE">
        <w:tc>
          <w:tcPr>
            <w:tcW w:w="640" w:type="pct"/>
          </w:tcPr>
          <w:p w14:paraId="3220C86E" w14:textId="77777777" w:rsidR="00685776" w:rsidRPr="005B50CE" w:rsidRDefault="00685776" w:rsidP="00EA3783">
            <w:pPr>
              <w:spacing w:before="60" w:after="60" w:line="240" w:lineRule="auto"/>
              <w:jc w:val="left"/>
              <w:rPr>
                <w:rFonts w:cs="Arial"/>
              </w:rPr>
            </w:pPr>
          </w:p>
        </w:tc>
        <w:tc>
          <w:tcPr>
            <w:tcW w:w="640" w:type="pct"/>
          </w:tcPr>
          <w:p w14:paraId="2EB5E214" w14:textId="77777777" w:rsidR="00685776" w:rsidRPr="005B50CE" w:rsidRDefault="00685776" w:rsidP="00EA3783">
            <w:pPr>
              <w:spacing w:before="60" w:after="60" w:line="240" w:lineRule="auto"/>
              <w:ind w:left="-1" w:firstLine="1"/>
              <w:jc w:val="left"/>
              <w:rPr>
                <w:rFonts w:cs="Arial"/>
              </w:rPr>
            </w:pPr>
          </w:p>
        </w:tc>
        <w:tc>
          <w:tcPr>
            <w:tcW w:w="739" w:type="pct"/>
          </w:tcPr>
          <w:p w14:paraId="12AEE300" w14:textId="77777777" w:rsidR="00685776" w:rsidRPr="005B50CE" w:rsidRDefault="00685776" w:rsidP="00A168BE">
            <w:pPr>
              <w:spacing w:before="60" w:after="60" w:line="240" w:lineRule="auto"/>
              <w:ind w:firstLine="21"/>
              <w:jc w:val="left"/>
              <w:rPr>
                <w:rFonts w:cs="Arial"/>
              </w:rPr>
            </w:pPr>
          </w:p>
        </w:tc>
        <w:tc>
          <w:tcPr>
            <w:tcW w:w="2980" w:type="pct"/>
          </w:tcPr>
          <w:p w14:paraId="5A472049" w14:textId="77777777" w:rsidR="00685776" w:rsidRPr="005B50CE" w:rsidRDefault="00685776" w:rsidP="00A168BE">
            <w:pPr>
              <w:spacing w:before="60" w:after="60" w:line="240" w:lineRule="auto"/>
              <w:jc w:val="left"/>
              <w:rPr>
                <w:rFonts w:cs="Arial"/>
              </w:rPr>
            </w:pPr>
          </w:p>
        </w:tc>
      </w:tr>
      <w:tr w:rsidR="005B50CE" w:rsidRPr="005B50CE" w14:paraId="38F1896F" w14:textId="77777777" w:rsidTr="00A168BE">
        <w:tc>
          <w:tcPr>
            <w:tcW w:w="640" w:type="pct"/>
          </w:tcPr>
          <w:p w14:paraId="3FAEB788" w14:textId="77777777" w:rsidR="00685776" w:rsidRPr="005B50CE" w:rsidRDefault="00685776" w:rsidP="00EA3783">
            <w:pPr>
              <w:spacing w:before="60" w:after="60" w:line="240" w:lineRule="auto"/>
              <w:jc w:val="left"/>
              <w:rPr>
                <w:rFonts w:cs="Arial"/>
              </w:rPr>
            </w:pPr>
          </w:p>
        </w:tc>
        <w:tc>
          <w:tcPr>
            <w:tcW w:w="640" w:type="pct"/>
          </w:tcPr>
          <w:p w14:paraId="2CC3C47C" w14:textId="77777777" w:rsidR="00685776" w:rsidRPr="005B50CE" w:rsidRDefault="00685776" w:rsidP="00EA3783">
            <w:pPr>
              <w:spacing w:before="60" w:after="60" w:line="240" w:lineRule="auto"/>
              <w:ind w:left="-1" w:firstLine="1"/>
              <w:jc w:val="left"/>
              <w:rPr>
                <w:rFonts w:cs="Arial"/>
              </w:rPr>
            </w:pPr>
          </w:p>
        </w:tc>
        <w:tc>
          <w:tcPr>
            <w:tcW w:w="739" w:type="pct"/>
          </w:tcPr>
          <w:p w14:paraId="6D5587FC" w14:textId="77777777" w:rsidR="00685776" w:rsidRPr="005B50CE" w:rsidRDefault="00685776" w:rsidP="00A168BE">
            <w:pPr>
              <w:spacing w:before="60" w:after="60" w:line="240" w:lineRule="auto"/>
              <w:ind w:firstLine="21"/>
              <w:jc w:val="left"/>
              <w:rPr>
                <w:rFonts w:cs="Arial"/>
              </w:rPr>
            </w:pPr>
          </w:p>
        </w:tc>
        <w:tc>
          <w:tcPr>
            <w:tcW w:w="2980" w:type="pct"/>
          </w:tcPr>
          <w:p w14:paraId="054EBE92" w14:textId="77777777" w:rsidR="00685776" w:rsidRPr="005B50CE" w:rsidRDefault="00685776" w:rsidP="00A168BE">
            <w:pPr>
              <w:spacing w:before="60" w:after="60" w:line="240" w:lineRule="auto"/>
              <w:jc w:val="left"/>
              <w:rPr>
                <w:rFonts w:cs="Arial"/>
              </w:rPr>
            </w:pPr>
          </w:p>
        </w:tc>
      </w:tr>
      <w:tr w:rsidR="005B50CE" w:rsidRPr="005B50CE" w14:paraId="11255A8B" w14:textId="77777777" w:rsidTr="00A168BE">
        <w:tc>
          <w:tcPr>
            <w:tcW w:w="640" w:type="pct"/>
          </w:tcPr>
          <w:p w14:paraId="2532291D" w14:textId="77777777" w:rsidR="00685776" w:rsidRPr="005B50CE" w:rsidRDefault="00685776" w:rsidP="00EA3783">
            <w:pPr>
              <w:spacing w:before="60" w:after="60" w:line="240" w:lineRule="auto"/>
              <w:jc w:val="left"/>
              <w:rPr>
                <w:rFonts w:cs="Arial"/>
              </w:rPr>
            </w:pPr>
          </w:p>
        </w:tc>
        <w:tc>
          <w:tcPr>
            <w:tcW w:w="640" w:type="pct"/>
          </w:tcPr>
          <w:p w14:paraId="10600372" w14:textId="77777777" w:rsidR="00685776" w:rsidRPr="005B50CE" w:rsidRDefault="00685776" w:rsidP="00EA3783">
            <w:pPr>
              <w:spacing w:before="60" w:after="60" w:line="240" w:lineRule="auto"/>
              <w:ind w:left="-1" w:firstLine="1"/>
              <w:jc w:val="left"/>
              <w:rPr>
                <w:rFonts w:cs="Arial"/>
              </w:rPr>
            </w:pPr>
          </w:p>
        </w:tc>
        <w:tc>
          <w:tcPr>
            <w:tcW w:w="739" w:type="pct"/>
          </w:tcPr>
          <w:p w14:paraId="4E70F1F2" w14:textId="77777777" w:rsidR="00685776" w:rsidRPr="005B50CE" w:rsidRDefault="00685776" w:rsidP="00A168BE">
            <w:pPr>
              <w:spacing w:before="60" w:after="60" w:line="240" w:lineRule="auto"/>
              <w:ind w:firstLine="21"/>
              <w:jc w:val="left"/>
              <w:rPr>
                <w:rFonts w:cs="Arial"/>
              </w:rPr>
            </w:pPr>
          </w:p>
        </w:tc>
        <w:tc>
          <w:tcPr>
            <w:tcW w:w="2980" w:type="pct"/>
          </w:tcPr>
          <w:p w14:paraId="5DFEC055" w14:textId="77777777" w:rsidR="00685776" w:rsidRPr="005B50CE" w:rsidRDefault="00685776" w:rsidP="00A168BE">
            <w:pPr>
              <w:spacing w:before="60" w:after="60" w:line="240" w:lineRule="auto"/>
              <w:jc w:val="left"/>
              <w:rPr>
                <w:rFonts w:cs="Arial"/>
              </w:rPr>
            </w:pPr>
          </w:p>
        </w:tc>
      </w:tr>
      <w:tr w:rsidR="005B50CE" w:rsidRPr="005B50CE" w14:paraId="3E0BB194" w14:textId="77777777" w:rsidTr="00A168BE">
        <w:tc>
          <w:tcPr>
            <w:tcW w:w="640" w:type="pct"/>
          </w:tcPr>
          <w:p w14:paraId="610F3BEB" w14:textId="77777777" w:rsidR="00685776" w:rsidRPr="005B50CE" w:rsidRDefault="00685776" w:rsidP="00EA3783">
            <w:pPr>
              <w:spacing w:before="60" w:after="60" w:line="240" w:lineRule="auto"/>
              <w:jc w:val="left"/>
              <w:rPr>
                <w:rFonts w:cs="Arial"/>
              </w:rPr>
            </w:pPr>
          </w:p>
        </w:tc>
        <w:tc>
          <w:tcPr>
            <w:tcW w:w="640" w:type="pct"/>
          </w:tcPr>
          <w:p w14:paraId="207A93C5" w14:textId="77777777" w:rsidR="00685776" w:rsidRPr="005B50CE" w:rsidRDefault="00685776" w:rsidP="00EA3783">
            <w:pPr>
              <w:spacing w:before="60" w:after="60" w:line="240" w:lineRule="auto"/>
              <w:ind w:left="-1" w:firstLine="1"/>
              <w:jc w:val="left"/>
              <w:rPr>
                <w:rFonts w:cs="Arial"/>
              </w:rPr>
            </w:pPr>
          </w:p>
        </w:tc>
        <w:tc>
          <w:tcPr>
            <w:tcW w:w="739" w:type="pct"/>
          </w:tcPr>
          <w:p w14:paraId="1983A78A" w14:textId="77777777" w:rsidR="00685776" w:rsidRPr="005B50CE" w:rsidRDefault="00685776" w:rsidP="00A168BE">
            <w:pPr>
              <w:spacing w:before="60" w:after="60" w:line="240" w:lineRule="auto"/>
              <w:ind w:firstLine="21"/>
              <w:jc w:val="left"/>
              <w:rPr>
                <w:rFonts w:cs="Arial"/>
              </w:rPr>
            </w:pPr>
          </w:p>
        </w:tc>
        <w:tc>
          <w:tcPr>
            <w:tcW w:w="2980" w:type="pct"/>
          </w:tcPr>
          <w:p w14:paraId="6ABF0ABC" w14:textId="77777777" w:rsidR="00685776" w:rsidRPr="005B50CE" w:rsidRDefault="00685776" w:rsidP="00A168BE">
            <w:pPr>
              <w:spacing w:before="60" w:after="60" w:line="240" w:lineRule="auto"/>
              <w:jc w:val="left"/>
              <w:rPr>
                <w:rFonts w:cs="Arial"/>
              </w:rPr>
            </w:pPr>
          </w:p>
        </w:tc>
      </w:tr>
      <w:tr w:rsidR="005B50CE" w:rsidRPr="005B50CE" w14:paraId="2ABF3F9F" w14:textId="77777777" w:rsidTr="00A168BE">
        <w:tc>
          <w:tcPr>
            <w:tcW w:w="640" w:type="pct"/>
          </w:tcPr>
          <w:p w14:paraId="61A84817" w14:textId="77777777" w:rsidR="00685776" w:rsidRPr="005B50CE" w:rsidRDefault="00685776" w:rsidP="00EA3783">
            <w:pPr>
              <w:spacing w:before="60" w:after="60" w:line="240" w:lineRule="auto"/>
              <w:jc w:val="left"/>
              <w:rPr>
                <w:rFonts w:cs="Arial"/>
              </w:rPr>
            </w:pPr>
          </w:p>
        </w:tc>
        <w:tc>
          <w:tcPr>
            <w:tcW w:w="640" w:type="pct"/>
          </w:tcPr>
          <w:p w14:paraId="0FE28595" w14:textId="77777777" w:rsidR="00685776" w:rsidRPr="005B50CE" w:rsidRDefault="00685776" w:rsidP="00EA3783">
            <w:pPr>
              <w:spacing w:before="60" w:after="60" w:line="240" w:lineRule="auto"/>
              <w:ind w:left="-1" w:firstLine="1"/>
              <w:jc w:val="left"/>
              <w:rPr>
                <w:rFonts w:cs="Arial"/>
              </w:rPr>
            </w:pPr>
          </w:p>
        </w:tc>
        <w:tc>
          <w:tcPr>
            <w:tcW w:w="739" w:type="pct"/>
          </w:tcPr>
          <w:p w14:paraId="002B55D6" w14:textId="77777777" w:rsidR="00685776" w:rsidRPr="005B50CE" w:rsidRDefault="00685776" w:rsidP="00A168BE">
            <w:pPr>
              <w:spacing w:before="60" w:after="60" w:line="240" w:lineRule="auto"/>
              <w:ind w:firstLine="21"/>
              <w:jc w:val="left"/>
              <w:rPr>
                <w:rFonts w:cs="Arial"/>
              </w:rPr>
            </w:pPr>
          </w:p>
        </w:tc>
        <w:tc>
          <w:tcPr>
            <w:tcW w:w="2980" w:type="pct"/>
          </w:tcPr>
          <w:p w14:paraId="1988A8C5" w14:textId="77777777" w:rsidR="00685776" w:rsidRPr="005B50CE" w:rsidRDefault="00685776" w:rsidP="00A168BE">
            <w:pPr>
              <w:spacing w:before="60" w:after="60" w:line="240" w:lineRule="auto"/>
              <w:jc w:val="left"/>
              <w:rPr>
                <w:rFonts w:cs="Arial"/>
              </w:rPr>
            </w:pPr>
          </w:p>
        </w:tc>
      </w:tr>
      <w:tr w:rsidR="00EA3783" w:rsidRPr="005B50CE" w14:paraId="5CDEAE05" w14:textId="77777777" w:rsidTr="00A168BE">
        <w:tc>
          <w:tcPr>
            <w:tcW w:w="640" w:type="pct"/>
          </w:tcPr>
          <w:p w14:paraId="05F8857F" w14:textId="77777777" w:rsidR="00685776" w:rsidRPr="005B50CE" w:rsidRDefault="00685776" w:rsidP="00EA3783">
            <w:pPr>
              <w:spacing w:before="60" w:after="60" w:line="240" w:lineRule="auto"/>
              <w:jc w:val="left"/>
              <w:rPr>
                <w:rFonts w:cs="Arial"/>
              </w:rPr>
            </w:pPr>
          </w:p>
        </w:tc>
        <w:tc>
          <w:tcPr>
            <w:tcW w:w="640" w:type="pct"/>
          </w:tcPr>
          <w:p w14:paraId="2A2610CF" w14:textId="77777777" w:rsidR="00685776" w:rsidRPr="005B50CE" w:rsidRDefault="00685776" w:rsidP="00EA3783">
            <w:pPr>
              <w:spacing w:before="60" w:after="60" w:line="240" w:lineRule="auto"/>
              <w:ind w:left="-1" w:firstLine="1"/>
              <w:jc w:val="left"/>
              <w:rPr>
                <w:rFonts w:cs="Arial"/>
              </w:rPr>
            </w:pPr>
          </w:p>
        </w:tc>
        <w:tc>
          <w:tcPr>
            <w:tcW w:w="739" w:type="pct"/>
          </w:tcPr>
          <w:p w14:paraId="115FAD78" w14:textId="77777777" w:rsidR="00685776" w:rsidRPr="005B50CE" w:rsidRDefault="00685776" w:rsidP="00A168BE">
            <w:pPr>
              <w:spacing w:before="60" w:after="60" w:line="240" w:lineRule="auto"/>
              <w:ind w:firstLine="21"/>
              <w:jc w:val="left"/>
              <w:rPr>
                <w:rFonts w:cs="Arial"/>
              </w:rPr>
            </w:pPr>
          </w:p>
        </w:tc>
        <w:tc>
          <w:tcPr>
            <w:tcW w:w="2980" w:type="pct"/>
          </w:tcPr>
          <w:p w14:paraId="1E8E8706" w14:textId="77777777" w:rsidR="00685776" w:rsidRPr="005B50CE" w:rsidRDefault="00685776" w:rsidP="00A168BE">
            <w:pPr>
              <w:spacing w:before="60" w:after="60" w:line="240" w:lineRule="auto"/>
              <w:jc w:val="left"/>
              <w:rPr>
                <w:rFonts w:cs="Arial"/>
              </w:rPr>
            </w:pPr>
          </w:p>
        </w:tc>
      </w:tr>
    </w:tbl>
    <w:p w14:paraId="65C6E289" w14:textId="77777777" w:rsidR="00A174B6" w:rsidRPr="005B50CE" w:rsidRDefault="00A174B6" w:rsidP="00C53B69">
      <w:pPr>
        <w:spacing w:after="0" w:line="240" w:lineRule="auto"/>
        <w:rPr>
          <w:lang w:val="en-US"/>
        </w:rPr>
      </w:pPr>
    </w:p>
    <w:p w14:paraId="19ED911E" w14:textId="77777777" w:rsidR="00CD1E2B" w:rsidRPr="005B50CE" w:rsidRDefault="00CD1E2B" w:rsidP="00CD1E2B">
      <w:pPr>
        <w:spacing w:before="360" w:after="120" w:line="240" w:lineRule="auto"/>
        <w:jc w:val="center"/>
        <w:rPr>
          <w:b/>
          <w:bCs/>
          <w:sz w:val="24"/>
          <w:szCs w:val="24"/>
        </w:rPr>
      </w:pPr>
      <w:r w:rsidRPr="005B50CE">
        <w:rPr>
          <w:lang w:val="en-US"/>
        </w:rPr>
        <w:br w:type="page"/>
      </w:r>
      <w:r w:rsidRPr="005B50CE">
        <w:rPr>
          <w:b/>
          <w:bCs/>
          <w:sz w:val="24"/>
          <w:szCs w:val="24"/>
        </w:rPr>
        <w:lastRenderedPageBreak/>
        <w:t>Summary of Substantive Changes in Edition X.X.X</w:t>
      </w:r>
    </w:p>
    <w:p w14:paraId="6BE17CFA" w14:textId="77777777" w:rsidR="00CD1E2B" w:rsidRPr="005B50CE" w:rsidRDefault="00CD1E2B" w:rsidP="00CD1E2B">
      <w:r w:rsidRPr="005B50CE">
        <w:t>Bold references in the Clauses Affected column indicate the principal sections/clauses that are affected by the described change.</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25"/>
        <w:gridCol w:w="2131"/>
      </w:tblGrid>
      <w:tr w:rsidR="005B50CE" w:rsidRPr="005B50CE" w14:paraId="0FADD673" w14:textId="77777777" w:rsidTr="00E00FED">
        <w:trPr>
          <w:cantSplit/>
        </w:trPr>
        <w:tc>
          <w:tcPr>
            <w:tcW w:w="7225" w:type="dxa"/>
            <w:shd w:val="clear" w:color="auto" w:fill="D9D9D9"/>
            <w:vAlign w:val="center"/>
          </w:tcPr>
          <w:p w14:paraId="44846FD7" w14:textId="77777777" w:rsidR="00CD1E2B" w:rsidRPr="005B50CE" w:rsidRDefault="00CD1E2B" w:rsidP="00CD1E2B">
            <w:pPr>
              <w:keepNext/>
              <w:suppressAutoHyphens/>
              <w:spacing w:before="120" w:after="120" w:line="240" w:lineRule="auto"/>
              <w:jc w:val="center"/>
              <w:rPr>
                <w:rFonts w:eastAsia="Times New Roman" w:cs="Arial"/>
                <w:b/>
              </w:rPr>
            </w:pPr>
            <w:r w:rsidRPr="005B50CE">
              <w:rPr>
                <w:rFonts w:eastAsia="Times New Roman" w:cs="Arial"/>
                <w:b/>
              </w:rPr>
              <w:t>Change Summary</w:t>
            </w:r>
          </w:p>
        </w:tc>
        <w:tc>
          <w:tcPr>
            <w:tcW w:w="2131" w:type="dxa"/>
            <w:shd w:val="clear" w:color="auto" w:fill="D9D9D9"/>
          </w:tcPr>
          <w:p w14:paraId="27C37009" w14:textId="77777777" w:rsidR="00CD1E2B" w:rsidRPr="005B50CE" w:rsidRDefault="00CD1E2B" w:rsidP="00CD1E2B">
            <w:pPr>
              <w:keepNext/>
              <w:suppressAutoHyphens/>
              <w:spacing w:before="120" w:after="120" w:line="240" w:lineRule="auto"/>
              <w:jc w:val="center"/>
              <w:rPr>
                <w:rFonts w:eastAsia="Times New Roman" w:cs="Arial"/>
                <w:b/>
              </w:rPr>
            </w:pPr>
            <w:r w:rsidRPr="005B50CE">
              <w:rPr>
                <w:rFonts w:eastAsia="Times New Roman" w:cs="Arial"/>
                <w:b/>
              </w:rPr>
              <w:t>Clauses Affected</w:t>
            </w:r>
          </w:p>
        </w:tc>
      </w:tr>
      <w:tr w:rsidR="005B50CE" w:rsidRPr="005B50CE" w14:paraId="50B398E1" w14:textId="77777777" w:rsidTr="00E00FED">
        <w:trPr>
          <w:cantSplit/>
        </w:trPr>
        <w:tc>
          <w:tcPr>
            <w:tcW w:w="7225" w:type="dxa"/>
          </w:tcPr>
          <w:p w14:paraId="1B08B0B4" w14:textId="22EE19C6" w:rsidR="00CD1E2B" w:rsidRPr="005B50CE" w:rsidRDefault="00871DD0" w:rsidP="00CD1E2B">
            <w:pPr>
              <w:suppressAutoHyphens/>
              <w:spacing w:before="60" w:after="60"/>
              <w:rPr>
                <w:rFonts w:cs="Arial"/>
              </w:rPr>
            </w:pPr>
            <w:ins w:id="9" w:author="Raphael Malyankar" w:date="2026-01-12T14:14:00Z" w16du:dateUtc="2026-01-12T21:14:00Z">
              <w:r>
                <w:rPr>
                  <w:rFonts w:cs="Arial"/>
                </w:rPr>
                <w:t>New Annex to S-97 for Edition 2.0.0.As a new Annex, there is no pr</w:t>
              </w:r>
            </w:ins>
            <w:ins w:id="10" w:author="Raphael Malyankar" w:date="2026-01-12T14:15:00Z" w16du:dateUtc="2026-01-12T21:15:00Z">
              <w:r>
                <w:rPr>
                  <w:rFonts w:cs="Arial"/>
                </w:rPr>
                <w:t>evious Edition 1.0.0 of this Annex.</w:t>
              </w:r>
            </w:ins>
          </w:p>
        </w:tc>
        <w:tc>
          <w:tcPr>
            <w:tcW w:w="2131" w:type="dxa"/>
          </w:tcPr>
          <w:p w14:paraId="376FA256" w14:textId="312440B2" w:rsidR="00CD1E2B" w:rsidRPr="005B50CE" w:rsidRDefault="00871DD0" w:rsidP="00CD1E2B">
            <w:pPr>
              <w:suppressAutoHyphens/>
              <w:spacing w:before="60" w:after="60"/>
              <w:rPr>
                <w:rFonts w:cs="Arial"/>
                <w:bCs/>
              </w:rPr>
            </w:pPr>
            <w:ins w:id="11" w:author="Raphael Malyankar" w:date="2026-01-12T14:15:00Z" w16du:dateUtc="2026-01-12T21:15:00Z">
              <w:r>
                <w:rPr>
                  <w:rFonts w:cs="Arial"/>
                  <w:bCs/>
                </w:rPr>
                <w:t>N/A</w:t>
              </w:r>
            </w:ins>
          </w:p>
        </w:tc>
      </w:tr>
      <w:tr w:rsidR="005B50CE" w:rsidRPr="005B50CE" w14:paraId="092E1BE1" w14:textId="77777777" w:rsidTr="00E00FED">
        <w:trPr>
          <w:cantSplit/>
        </w:trPr>
        <w:tc>
          <w:tcPr>
            <w:tcW w:w="7225" w:type="dxa"/>
          </w:tcPr>
          <w:p w14:paraId="14FCCF33" w14:textId="77777777" w:rsidR="00CD1E2B" w:rsidRPr="005B50CE" w:rsidRDefault="00CD1E2B" w:rsidP="00CD1E2B">
            <w:pPr>
              <w:suppressAutoHyphens/>
              <w:spacing w:before="60" w:after="60"/>
              <w:rPr>
                <w:rFonts w:cs="Arial"/>
              </w:rPr>
            </w:pPr>
          </w:p>
        </w:tc>
        <w:tc>
          <w:tcPr>
            <w:tcW w:w="2131" w:type="dxa"/>
          </w:tcPr>
          <w:p w14:paraId="41A59ABD" w14:textId="77777777" w:rsidR="00CD1E2B" w:rsidRPr="005B50CE" w:rsidRDefault="00CD1E2B" w:rsidP="00CD1E2B">
            <w:pPr>
              <w:suppressAutoHyphens/>
              <w:spacing w:before="60" w:after="60"/>
              <w:rPr>
                <w:rFonts w:cs="Arial"/>
                <w:bCs/>
              </w:rPr>
            </w:pPr>
          </w:p>
        </w:tc>
      </w:tr>
      <w:tr w:rsidR="005B50CE" w:rsidRPr="005B50CE" w14:paraId="3BF8DD01" w14:textId="77777777" w:rsidTr="00E00FED">
        <w:trPr>
          <w:cantSplit/>
        </w:trPr>
        <w:tc>
          <w:tcPr>
            <w:tcW w:w="7225" w:type="dxa"/>
          </w:tcPr>
          <w:p w14:paraId="48F04AB3" w14:textId="77777777" w:rsidR="00CD1E2B" w:rsidRPr="005B50CE" w:rsidRDefault="00CD1E2B" w:rsidP="00CD1E2B">
            <w:pPr>
              <w:suppressAutoHyphens/>
              <w:spacing w:before="60" w:after="60"/>
              <w:rPr>
                <w:rFonts w:cs="Arial"/>
              </w:rPr>
            </w:pPr>
          </w:p>
        </w:tc>
        <w:tc>
          <w:tcPr>
            <w:tcW w:w="2131" w:type="dxa"/>
          </w:tcPr>
          <w:p w14:paraId="456E8533" w14:textId="77777777" w:rsidR="00CD1E2B" w:rsidRPr="005B50CE" w:rsidRDefault="00CD1E2B" w:rsidP="00CD1E2B">
            <w:pPr>
              <w:suppressAutoHyphens/>
              <w:spacing w:before="60" w:after="60"/>
              <w:rPr>
                <w:rFonts w:cs="Arial"/>
              </w:rPr>
            </w:pPr>
          </w:p>
        </w:tc>
      </w:tr>
      <w:tr w:rsidR="005B50CE" w:rsidRPr="005B50CE" w14:paraId="0EC5BD58" w14:textId="77777777" w:rsidTr="00E00FED">
        <w:trPr>
          <w:cantSplit/>
        </w:trPr>
        <w:tc>
          <w:tcPr>
            <w:tcW w:w="7225" w:type="dxa"/>
          </w:tcPr>
          <w:p w14:paraId="55434348" w14:textId="77777777" w:rsidR="00CD1E2B" w:rsidRPr="005B50CE" w:rsidRDefault="00CD1E2B" w:rsidP="00CD1E2B">
            <w:pPr>
              <w:suppressAutoHyphens/>
              <w:spacing w:before="60" w:after="60"/>
              <w:rPr>
                <w:rFonts w:cs="Arial"/>
              </w:rPr>
            </w:pPr>
          </w:p>
        </w:tc>
        <w:tc>
          <w:tcPr>
            <w:tcW w:w="2131" w:type="dxa"/>
          </w:tcPr>
          <w:p w14:paraId="10790BC8" w14:textId="77777777" w:rsidR="00CD1E2B" w:rsidRPr="005B50CE" w:rsidRDefault="00CD1E2B" w:rsidP="00CD1E2B">
            <w:pPr>
              <w:suppressAutoHyphens/>
              <w:spacing w:before="60" w:after="60"/>
              <w:rPr>
                <w:rFonts w:cs="Arial"/>
              </w:rPr>
            </w:pPr>
          </w:p>
        </w:tc>
      </w:tr>
      <w:tr w:rsidR="005B50CE" w:rsidRPr="005B50CE" w14:paraId="54324489" w14:textId="77777777" w:rsidTr="00E00FED">
        <w:trPr>
          <w:cantSplit/>
        </w:trPr>
        <w:tc>
          <w:tcPr>
            <w:tcW w:w="7225" w:type="dxa"/>
          </w:tcPr>
          <w:p w14:paraId="52FD8999" w14:textId="77777777" w:rsidR="00CD1E2B" w:rsidRPr="005B50CE" w:rsidRDefault="00CD1E2B" w:rsidP="00CD1E2B">
            <w:pPr>
              <w:suppressAutoHyphens/>
              <w:spacing w:before="60" w:after="60"/>
              <w:rPr>
                <w:rFonts w:cs="Arial"/>
              </w:rPr>
            </w:pPr>
          </w:p>
        </w:tc>
        <w:tc>
          <w:tcPr>
            <w:tcW w:w="2131" w:type="dxa"/>
          </w:tcPr>
          <w:p w14:paraId="63948800" w14:textId="77777777" w:rsidR="00CD1E2B" w:rsidRPr="005B50CE" w:rsidRDefault="00CD1E2B" w:rsidP="00CD1E2B">
            <w:pPr>
              <w:suppressAutoHyphens/>
              <w:spacing w:before="60" w:after="60"/>
              <w:rPr>
                <w:rFonts w:cs="Arial"/>
                <w:bCs/>
              </w:rPr>
            </w:pPr>
          </w:p>
        </w:tc>
      </w:tr>
      <w:tr w:rsidR="005B50CE" w:rsidRPr="005B50CE" w14:paraId="0D88C41A" w14:textId="77777777" w:rsidTr="00E00FED">
        <w:trPr>
          <w:cantSplit/>
        </w:trPr>
        <w:tc>
          <w:tcPr>
            <w:tcW w:w="7225" w:type="dxa"/>
          </w:tcPr>
          <w:p w14:paraId="277C2220" w14:textId="77777777" w:rsidR="00CD1E2B" w:rsidRPr="005B50CE" w:rsidRDefault="00CD1E2B" w:rsidP="00CD1E2B">
            <w:pPr>
              <w:suppressAutoHyphens/>
              <w:spacing w:before="60" w:after="60"/>
              <w:rPr>
                <w:rFonts w:cs="Arial"/>
              </w:rPr>
            </w:pPr>
          </w:p>
        </w:tc>
        <w:tc>
          <w:tcPr>
            <w:tcW w:w="2131" w:type="dxa"/>
          </w:tcPr>
          <w:p w14:paraId="6035DDBF" w14:textId="77777777" w:rsidR="00CD1E2B" w:rsidRPr="005B50CE" w:rsidRDefault="00CD1E2B" w:rsidP="00CD1E2B">
            <w:pPr>
              <w:suppressAutoHyphens/>
              <w:spacing w:before="60" w:after="60"/>
              <w:jc w:val="left"/>
              <w:rPr>
                <w:rFonts w:cs="Arial"/>
                <w:bCs/>
              </w:rPr>
            </w:pPr>
          </w:p>
        </w:tc>
      </w:tr>
      <w:tr w:rsidR="005B50CE" w:rsidRPr="005B50CE" w14:paraId="11D82BCE" w14:textId="77777777" w:rsidTr="00E00FED">
        <w:trPr>
          <w:cantSplit/>
        </w:trPr>
        <w:tc>
          <w:tcPr>
            <w:tcW w:w="7225" w:type="dxa"/>
          </w:tcPr>
          <w:p w14:paraId="52D7D982" w14:textId="77777777" w:rsidR="00CD1E2B" w:rsidRPr="005B50CE" w:rsidRDefault="00CD1E2B" w:rsidP="00CD1E2B">
            <w:pPr>
              <w:suppressAutoHyphens/>
              <w:spacing w:before="60" w:after="60"/>
              <w:rPr>
                <w:rFonts w:cs="Arial"/>
              </w:rPr>
            </w:pPr>
          </w:p>
        </w:tc>
        <w:tc>
          <w:tcPr>
            <w:tcW w:w="2131" w:type="dxa"/>
          </w:tcPr>
          <w:p w14:paraId="3DC035AE" w14:textId="77777777" w:rsidR="00CD1E2B" w:rsidRPr="005B50CE" w:rsidRDefault="00CD1E2B" w:rsidP="00CD1E2B">
            <w:pPr>
              <w:suppressAutoHyphens/>
              <w:spacing w:before="60" w:after="60"/>
              <w:jc w:val="left"/>
              <w:rPr>
                <w:rFonts w:cs="Arial"/>
              </w:rPr>
            </w:pPr>
          </w:p>
        </w:tc>
      </w:tr>
      <w:tr w:rsidR="005B50CE" w:rsidRPr="005B50CE" w14:paraId="4125E3C5" w14:textId="77777777" w:rsidTr="00E00FED">
        <w:trPr>
          <w:cantSplit/>
        </w:trPr>
        <w:tc>
          <w:tcPr>
            <w:tcW w:w="7225" w:type="dxa"/>
          </w:tcPr>
          <w:p w14:paraId="2D153E47" w14:textId="77777777" w:rsidR="00CD1E2B" w:rsidRPr="005B50CE" w:rsidRDefault="00CD1E2B" w:rsidP="00CD1E2B">
            <w:pPr>
              <w:suppressAutoHyphens/>
              <w:spacing w:before="60" w:after="60"/>
              <w:rPr>
                <w:rFonts w:cs="Arial"/>
              </w:rPr>
            </w:pPr>
          </w:p>
        </w:tc>
        <w:tc>
          <w:tcPr>
            <w:tcW w:w="2131" w:type="dxa"/>
          </w:tcPr>
          <w:p w14:paraId="2302E55D" w14:textId="77777777" w:rsidR="00CD1E2B" w:rsidRPr="005B50CE" w:rsidRDefault="00CD1E2B" w:rsidP="00CD1E2B">
            <w:pPr>
              <w:suppressAutoHyphens/>
              <w:spacing w:before="60" w:after="60"/>
              <w:rPr>
                <w:rFonts w:cs="Arial"/>
                <w:b/>
                <w:bCs/>
              </w:rPr>
            </w:pPr>
          </w:p>
        </w:tc>
      </w:tr>
      <w:tr w:rsidR="005B50CE" w:rsidRPr="005B50CE" w14:paraId="6BAC92E1" w14:textId="77777777" w:rsidTr="00E00FED">
        <w:trPr>
          <w:cantSplit/>
        </w:trPr>
        <w:tc>
          <w:tcPr>
            <w:tcW w:w="7225" w:type="dxa"/>
          </w:tcPr>
          <w:p w14:paraId="659FE53D" w14:textId="77777777" w:rsidR="00CD1E2B" w:rsidRPr="005B50CE" w:rsidRDefault="00CD1E2B" w:rsidP="00CD1E2B">
            <w:pPr>
              <w:suppressAutoHyphens/>
              <w:spacing w:before="60" w:after="60"/>
              <w:rPr>
                <w:rFonts w:cs="Arial"/>
              </w:rPr>
            </w:pPr>
          </w:p>
        </w:tc>
        <w:tc>
          <w:tcPr>
            <w:tcW w:w="2131" w:type="dxa"/>
          </w:tcPr>
          <w:p w14:paraId="422A4BD9" w14:textId="77777777" w:rsidR="00CD1E2B" w:rsidRPr="005B50CE" w:rsidRDefault="00CD1E2B" w:rsidP="00CD1E2B">
            <w:pPr>
              <w:suppressAutoHyphens/>
              <w:spacing w:before="60" w:after="60"/>
              <w:rPr>
                <w:rFonts w:cs="Arial"/>
                <w:bCs/>
              </w:rPr>
            </w:pPr>
          </w:p>
        </w:tc>
      </w:tr>
      <w:tr w:rsidR="005B50CE" w:rsidRPr="005B50CE" w14:paraId="75975280" w14:textId="77777777" w:rsidTr="00E00FED">
        <w:trPr>
          <w:cantSplit/>
        </w:trPr>
        <w:tc>
          <w:tcPr>
            <w:tcW w:w="7225" w:type="dxa"/>
          </w:tcPr>
          <w:p w14:paraId="568BB3C7" w14:textId="77777777" w:rsidR="00CD1E2B" w:rsidRPr="005B50CE" w:rsidRDefault="00CD1E2B" w:rsidP="00CD1E2B">
            <w:pPr>
              <w:suppressAutoHyphens/>
              <w:spacing w:before="60" w:after="60"/>
              <w:rPr>
                <w:rFonts w:cs="Arial"/>
              </w:rPr>
            </w:pPr>
          </w:p>
        </w:tc>
        <w:tc>
          <w:tcPr>
            <w:tcW w:w="2131" w:type="dxa"/>
          </w:tcPr>
          <w:p w14:paraId="487CC4D1" w14:textId="77777777" w:rsidR="00CD1E2B" w:rsidRPr="005B50CE" w:rsidRDefault="00CD1E2B" w:rsidP="00CD1E2B">
            <w:pPr>
              <w:suppressAutoHyphens/>
              <w:spacing w:before="60" w:after="60"/>
              <w:rPr>
                <w:rFonts w:cs="Arial"/>
                <w:b/>
              </w:rPr>
            </w:pPr>
          </w:p>
        </w:tc>
      </w:tr>
      <w:tr w:rsidR="005B50CE" w:rsidRPr="005B50CE" w14:paraId="3BBEA669" w14:textId="77777777" w:rsidTr="00E00FED">
        <w:trPr>
          <w:cantSplit/>
        </w:trPr>
        <w:tc>
          <w:tcPr>
            <w:tcW w:w="7225" w:type="dxa"/>
          </w:tcPr>
          <w:p w14:paraId="4944EAC4" w14:textId="77777777" w:rsidR="00CD1E2B" w:rsidRPr="005B50CE" w:rsidRDefault="00CD1E2B" w:rsidP="00CD1E2B">
            <w:pPr>
              <w:suppressAutoHyphens/>
              <w:spacing w:before="60" w:after="60"/>
              <w:rPr>
                <w:rFonts w:cs="Arial"/>
              </w:rPr>
            </w:pPr>
          </w:p>
        </w:tc>
        <w:tc>
          <w:tcPr>
            <w:tcW w:w="2131" w:type="dxa"/>
          </w:tcPr>
          <w:p w14:paraId="73EF3B30" w14:textId="77777777" w:rsidR="00CD1E2B" w:rsidRPr="005B50CE" w:rsidRDefault="00CD1E2B" w:rsidP="00CD1E2B">
            <w:pPr>
              <w:suppressAutoHyphens/>
              <w:spacing w:before="60" w:after="60"/>
              <w:rPr>
                <w:rFonts w:cs="Arial"/>
                <w:bCs/>
              </w:rPr>
            </w:pPr>
          </w:p>
        </w:tc>
      </w:tr>
      <w:tr w:rsidR="005B50CE" w:rsidRPr="005B50CE" w14:paraId="03869E6C" w14:textId="77777777" w:rsidTr="00E00FED">
        <w:trPr>
          <w:cantSplit/>
        </w:trPr>
        <w:tc>
          <w:tcPr>
            <w:tcW w:w="7225" w:type="dxa"/>
          </w:tcPr>
          <w:p w14:paraId="1C02DB4B" w14:textId="77777777" w:rsidR="00CD1E2B" w:rsidRPr="005B50CE" w:rsidRDefault="00CD1E2B" w:rsidP="00CD1E2B">
            <w:pPr>
              <w:suppressAutoHyphens/>
              <w:spacing w:before="60" w:after="60"/>
              <w:rPr>
                <w:rFonts w:cs="Arial"/>
              </w:rPr>
            </w:pPr>
          </w:p>
        </w:tc>
        <w:tc>
          <w:tcPr>
            <w:tcW w:w="2131" w:type="dxa"/>
          </w:tcPr>
          <w:p w14:paraId="34A39B39" w14:textId="77777777" w:rsidR="00CD1E2B" w:rsidRPr="005B50CE" w:rsidRDefault="00CD1E2B" w:rsidP="00CD1E2B">
            <w:pPr>
              <w:suppressAutoHyphens/>
              <w:spacing w:before="60" w:after="60"/>
              <w:rPr>
                <w:rFonts w:cs="Arial"/>
                <w:bCs/>
              </w:rPr>
            </w:pPr>
          </w:p>
        </w:tc>
      </w:tr>
      <w:tr w:rsidR="005B50CE" w:rsidRPr="005B50CE" w14:paraId="0E67C428" w14:textId="77777777" w:rsidTr="00E00FED">
        <w:trPr>
          <w:cantSplit/>
        </w:trPr>
        <w:tc>
          <w:tcPr>
            <w:tcW w:w="7225" w:type="dxa"/>
          </w:tcPr>
          <w:p w14:paraId="5E783800" w14:textId="77777777" w:rsidR="00CD1E2B" w:rsidRPr="005B50CE" w:rsidRDefault="00CD1E2B" w:rsidP="00CD1E2B">
            <w:pPr>
              <w:suppressAutoHyphens/>
              <w:spacing w:before="60" w:after="60"/>
              <w:rPr>
                <w:rFonts w:cs="Arial"/>
              </w:rPr>
            </w:pPr>
          </w:p>
        </w:tc>
        <w:tc>
          <w:tcPr>
            <w:tcW w:w="2131" w:type="dxa"/>
          </w:tcPr>
          <w:p w14:paraId="45093CA1" w14:textId="77777777" w:rsidR="00CD1E2B" w:rsidRPr="005B50CE" w:rsidRDefault="00CD1E2B" w:rsidP="00CD1E2B">
            <w:pPr>
              <w:suppressAutoHyphens/>
              <w:spacing w:before="60" w:after="60"/>
              <w:rPr>
                <w:rFonts w:cs="Arial"/>
                <w:bCs/>
              </w:rPr>
            </w:pPr>
          </w:p>
        </w:tc>
      </w:tr>
      <w:tr w:rsidR="005B50CE" w:rsidRPr="005B50CE" w14:paraId="38BCA55C" w14:textId="77777777" w:rsidTr="00E00FED">
        <w:trPr>
          <w:cantSplit/>
        </w:trPr>
        <w:tc>
          <w:tcPr>
            <w:tcW w:w="7225" w:type="dxa"/>
          </w:tcPr>
          <w:p w14:paraId="3DDCF9F0" w14:textId="77777777" w:rsidR="00CD1E2B" w:rsidRPr="005B50CE" w:rsidRDefault="00CD1E2B" w:rsidP="00CD1E2B">
            <w:pPr>
              <w:suppressAutoHyphens/>
              <w:spacing w:before="60" w:after="60"/>
              <w:rPr>
                <w:rFonts w:cs="Arial"/>
              </w:rPr>
            </w:pPr>
          </w:p>
        </w:tc>
        <w:tc>
          <w:tcPr>
            <w:tcW w:w="2131" w:type="dxa"/>
          </w:tcPr>
          <w:p w14:paraId="616D49FF" w14:textId="77777777" w:rsidR="00CD1E2B" w:rsidRPr="005B50CE" w:rsidRDefault="00CD1E2B" w:rsidP="00CD1E2B">
            <w:pPr>
              <w:suppressAutoHyphens/>
              <w:spacing w:before="60" w:after="60"/>
              <w:rPr>
                <w:rFonts w:cs="Arial"/>
                <w:bCs/>
              </w:rPr>
            </w:pPr>
          </w:p>
        </w:tc>
      </w:tr>
      <w:tr w:rsidR="005B50CE" w:rsidRPr="005B50CE" w14:paraId="6D63E1F8" w14:textId="77777777" w:rsidTr="00E00FED">
        <w:trPr>
          <w:cantSplit/>
        </w:trPr>
        <w:tc>
          <w:tcPr>
            <w:tcW w:w="7225" w:type="dxa"/>
          </w:tcPr>
          <w:p w14:paraId="38209F93" w14:textId="77777777" w:rsidR="00CD1E2B" w:rsidRPr="005B50CE" w:rsidRDefault="00CD1E2B" w:rsidP="00CD1E2B">
            <w:pPr>
              <w:suppressAutoHyphens/>
              <w:spacing w:before="60" w:after="60"/>
              <w:rPr>
                <w:rFonts w:cs="Arial"/>
              </w:rPr>
            </w:pPr>
          </w:p>
        </w:tc>
        <w:tc>
          <w:tcPr>
            <w:tcW w:w="2131" w:type="dxa"/>
          </w:tcPr>
          <w:p w14:paraId="5696AC7C" w14:textId="77777777" w:rsidR="00CD1E2B" w:rsidRPr="005B50CE" w:rsidRDefault="00CD1E2B" w:rsidP="00CD1E2B">
            <w:pPr>
              <w:suppressAutoHyphens/>
              <w:spacing w:before="60" w:after="60"/>
              <w:rPr>
                <w:rFonts w:cs="Arial"/>
                <w:bCs/>
              </w:rPr>
            </w:pPr>
          </w:p>
        </w:tc>
      </w:tr>
      <w:tr w:rsidR="005B50CE" w:rsidRPr="005B50CE" w14:paraId="3D44C1C7" w14:textId="77777777" w:rsidTr="00E00FED">
        <w:trPr>
          <w:cantSplit/>
        </w:trPr>
        <w:tc>
          <w:tcPr>
            <w:tcW w:w="7225" w:type="dxa"/>
          </w:tcPr>
          <w:p w14:paraId="2BE0C787" w14:textId="77777777" w:rsidR="00CD1E2B" w:rsidRPr="005B50CE" w:rsidRDefault="00CD1E2B" w:rsidP="00CD1E2B">
            <w:pPr>
              <w:suppressAutoHyphens/>
              <w:spacing w:before="60" w:after="60"/>
              <w:rPr>
                <w:rFonts w:cs="Arial"/>
              </w:rPr>
            </w:pPr>
          </w:p>
        </w:tc>
        <w:tc>
          <w:tcPr>
            <w:tcW w:w="2131" w:type="dxa"/>
          </w:tcPr>
          <w:p w14:paraId="69535730" w14:textId="77777777" w:rsidR="00CD1E2B" w:rsidRPr="005B50CE" w:rsidRDefault="00CD1E2B" w:rsidP="00CD1E2B">
            <w:pPr>
              <w:suppressAutoHyphens/>
              <w:spacing w:before="60" w:after="60"/>
              <w:jc w:val="left"/>
              <w:rPr>
                <w:rFonts w:cs="Arial"/>
                <w:bCs/>
              </w:rPr>
            </w:pPr>
          </w:p>
        </w:tc>
      </w:tr>
      <w:tr w:rsidR="00CD1E2B" w:rsidRPr="005B50CE" w14:paraId="4557ED67" w14:textId="77777777" w:rsidTr="00E00FED">
        <w:trPr>
          <w:cantSplit/>
        </w:trPr>
        <w:tc>
          <w:tcPr>
            <w:tcW w:w="7225" w:type="dxa"/>
          </w:tcPr>
          <w:p w14:paraId="11CAB401" w14:textId="77777777" w:rsidR="00CD1E2B" w:rsidRPr="005B50CE" w:rsidRDefault="00CD1E2B" w:rsidP="00CD1E2B">
            <w:pPr>
              <w:suppressAutoHyphens/>
              <w:spacing w:before="60" w:after="60"/>
              <w:rPr>
                <w:rFonts w:cs="Arial"/>
              </w:rPr>
            </w:pPr>
          </w:p>
        </w:tc>
        <w:tc>
          <w:tcPr>
            <w:tcW w:w="2131" w:type="dxa"/>
          </w:tcPr>
          <w:p w14:paraId="2868537F" w14:textId="77777777" w:rsidR="00CD1E2B" w:rsidRPr="005B50CE" w:rsidRDefault="00CD1E2B" w:rsidP="00CD1E2B">
            <w:pPr>
              <w:suppressAutoHyphens/>
              <w:spacing w:before="60" w:after="60"/>
              <w:jc w:val="left"/>
              <w:rPr>
                <w:rFonts w:cs="Arial"/>
                <w:b/>
              </w:rPr>
            </w:pPr>
          </w:p>
        </w:tc>
      </w:tr>
    </w:tbl>
    <w:p w14:paraId="593B6015" w14:textId="77777777" w:rsidR="00CD1E2B" w:rsidRPr="005B50CE" w:rsidRDefault="00CD1E2B" w:rsidP="00C53B69">
      <w:pPr>
        <w:spacing w:after="0" w:line="240" w:lineRule="auto"/>
        <w:rPr>
          <w:lang w:val="en-US"/>
        </w:rPr>
      </w:pPr>
    </w:p>
    <w:p w14:paraId="55E1F366" w14:textId="77777777" w:rsidR="00CD1E2B" w:rsidRPr="005B50CE" w:rsidRDefault="00CD1E2B" w:rsidP="00C53B69">
      <w:pPr>
        <w:spacing w:after="0" w:line="240" w:lineRule="auto"/>
        <w:rPr>
          <w:lang w:val="en-US"/>
        </w:rPr>
      </w:pPr>
    </w:p>
    <w:p w14:paraId="58436DDD" w14:textId="77777777" w:rsidR="00A174B6" w:rsidRPr="005B50CE" w:rsidRDefault="00A174B6" w:rsidP="00C53B69">
      <w:pPr>
        <w:spacing w:after="0" w:line="240" w:lineRule="auto"/>
        <w:rPr>
          <w:lang w:val="en-US"/>
        </w:rPr>
      </w:pPr>
    </w:p>
    <w:p w14:paraId="2DDAA103" w14:textId="77777777" w:rsidR="00A174B6" w:rsidRPr="005B50CE" w:rsidRDefault="00A174B6" w:rsidP="00C53B69">
      <w:pPr>
        <w:spacing w:after="0" w:line="240" w:lineRule="auto"/>
        <w:rPr>
          <w:lang w:val="en-US"/>
        </w:rPr>
      </w:pPr>
      <w:r w:rsidRPr="005B50CE">
        <w:rPr>
          <w:lang w:val="en-US"/>
        </w:rPr>
        <w:br w:type="page"/>
      </w:r>
    </w:p>
    <w:p w14:paraId="375FAEE1" w14:textId="77777777" w:rsidR="00A174B6" w:rsidRPr="005B50CE" w:rsidRDefault="00A174B6" w:rsidP="00A174B6">
      <w:pPr>
        <w:suppressAutoHyphens/>
        <w:rPr>
          <w:b/>
          <w:sz w:val="28"/>
          <w:lang w:val="en-US" w:eastAsia="en-GB"/>
        </w:rPr>
      </w:pPr>
    </w:p>
    <w:p w14:paraId="6CC4CFD1" w14:textId="77777777" w:rsidR="00A174B6" w:rsidRPr="005B50CE" w:rsidRDefault="00A174B6" w:rsidP="00A174B6">
      <w:pPr>
        <w:suppressAutoHyphens/>
        <w:spacing w:after="0" w:line="240" w:lineRule="auto"/>
        <w:rPr>
          <w:b/>
          <w:sz w:val="28"/>
          <w:lang w:val="en-US" w:eastAsia="en-GB"/>
        </w:rPr>
      </w:pPr>
    </w:p>
    <w:p w14:paraId="55657C36" w14:textId="77777777" w:rsidR="00A174B6" w:rsidRPr="005B50CE" w:rsidRDefault="00A174B6" w:rsidP="00A174B6">
      <w:pPr>
        <w:suppressAutoHyphens/>
        <w:spacing w:after="0" w:line="240" w:lineRule="auto"/>
        <w:jc w:val="center"/>
        <w:rPr>
          <w:b/>
          <w:sz w:val="28"/>
          <w:lang w:val="en-US" w:eastAsia="en-GB"/>
        </w:rPr>
      </w:pPr>
    </w:p>
    <w:p w14:paraId="315B040D" w14:textId="77777777" w:rsidR="00A174B6" w:rsidRPr="005B50CE" w:rsidRDefault="00A174B6" w:rsidP="00A174B6">
      <w:pPr>
        <w:suppressAutoHyphens/>
        <w:spacing w:after="0" w:line="240" w:lineRule="auto"/>
        <w:jc w:val="center"/>
        <w:rPr>
          <w:b/>
          <w:sz w:val="28"/>
          <w:lang w:val="en-US" w:eastAsia="en-GB"/>
        </w:rPr>
      </w:pPr>
    </w:p>
    <w:p w14:paraId="0BB737CC" w14:textId="77777777" w:rsidR="00A174B6" w:rsidRPr="005B50CE" w:rsidRDefault="00A174B6" w:rsidP="00A174B6">
      <w:pPr>
        <w:suppressAutoHyphens/>
        <w:spacing w:after="0" w:line="240" w:lineRule="auto"/>
        <w:jc w:val="center"/>
        <w:rPr>
          <w:b/>
          <w:sz w:val="28"/>
          <w:lang w:val="en-US" w:eastAsia="en-GB"/>
        </w:rPr>
      </w:pPr>
    </w:p>
    <w:p w14:paraId="0EE4551E" w14:textId="77777777" w:rsidR="00A174B6" w:rsidRPr="005B50CE" w:rsidRDefault="00A174B6" w:rsidP="00A174B6">
      <w:pPr>
        <w:suppressAutoHyphens/>
        <w:spacing w:after="0" w:line="240" w:lineRule="auto"/>
        <w:jc w:val="center"/>
        <w:rPr>
          <w:b/>
          <w:sz w:val="28"/>
          <w:lang w:val="en-US" w:eastAsia="en-GB"/>
        </w:rPr>
      </w:pPr>
    </w:p>
    <w:p w14:paraId="68A228BA" w14:textId="77777777" w:rsidR="00A174B6" w:rsidRPr="005B50CE" w:rsidRDefault="00A174B6" w:rsidP="00A174B6">
      <w:pPr>
        <w:suppressAutoHyphens/>
        <w:spacing w:after="0" w:line="240" w:lineRule="auto"/>
        <w:jc w:val="center"/>
        <w:rPr>
          <w:b/>
          <w:sz w:val="28"/>
          <w:lang w:val="en-US" w:eastAsia="en-GB"/>
        </w:rPr>
      </w:pPr>
    </w:p>
    <w:p w14:paraId="300156B1" w14:textId="77777777" w:rsidR="00A174B6" w:rsidRPr="005B50CE" w:rsidRDefault="00A174B6" w:rsidP="00A174B6">
      <w:pPr>
        <w:suppressAutoHyphens/>
        <w:spacing w:after="0" w:line="240" w:lineRule="auto"/>
        <w:jc w:val="center"/>
        <w:rPr>
          <w:b/>
          <w:sz w:val="28"/>
          <w:lang w:val="en-US" w:eastAsia="en-GB"/>
        </w:rPr>
      </w:pPr>
    </w:p>
    <w:p w14:paraId="3E678617" w14:textId="77777777" w:rsidR="00A174B6" w:rsidRPr="005B50CE" w:rsidRDefault="00A174B6" w:rsidP="00A174B6">
      <w:pPr>
        <w:suppressAutoHyphens/>
        <w:spacing w:after="0" w:line="240" w:lineRule="auto"/>
        <w:jc w:val="center"/>
        <w:rPr>
          <w:b/>
          <w:sz w:val="28"/>
          <w:lang w:val="en-US" w:eastAsia="en-GB"/>
        </w:rPr>
      </w:pPr>
    </w:p>
    <w:p w14:paraId="248FE644" w14:textId="77777777" w:rsidR="00A174B6" w:rsidRPr="005B50CE" w:rsidRDefault="00A174B6" w:rsidP="00A174B6">
      <w:pPr>
        <w:suppressAutoHyphens/>
        <w:spacing w:after="0" w:line="240" w:lineRule="auto"/>
        <w:jc w:val="center"/>
        <w:rPr>
          <w:b/>
          <w:sz w:val="28"/>
          <w:lang w:val="en-US" w:eastAsia="en-GB"/>
        </w:rPr>
      </w:pPr>
    </w:p>
    <w:p w14:paraId="3F81843D" w14:textId="77777777" w:rsidR="00A174B6" w:rsidRPr="005B50CE" w:rsidRDefault="00A174B6" w:rsidP="00A174B6">
      <w:pPr>
        <w:suppressAutoHyphens/>
        <w:spacing w:after="0" w:line="240" w:lineRule="auto"/>
        <w:jc w:val="center"/>
        <w:rPr>
          <w:b/>
          <w:sz w:val="28"/>
          <w:lang w:val="en-US" w:eastAsia="en-GB"/>
        </w:rPr>
      </w:pPr>
    </w:p>
    <w:p w14:paraId="66BAE137" w14:textId="77777777" w:rsidR="00A174B6" w:rsidRPr="005B50CE" w:rsidRDefault="00A174B6" w:rsidP="00A174B6">
      <w:pPr>
        <w:pBdr>
          <w:top w:val="single" w:sz="8" w:space="0" w:color="000000" w:shadow="1"/>
          <w:left w:val="single" w:sz="8" w:space="0" w:color="000000" w:shadow="1"/>
          <w:bottom w:val="single" w:sz="8" w:space="0" w:color="000000" w:shadow="1"/>
          <w:right w:val="single" w:sz="8" w:space="0" w:color="000000" w:shadow="1"/>
        </w:pBdr>
        <w:suppressAutoHyphens/>
        <w:spacing w:after="0" w:line="240" w:lineRule="auto"/>
        <w:jc w:val="center"/>
        <w:rPr>
          <w:rFonts w:ascii="Arial Narrow" w:hAnsi="Arial Narrow"/>
          <w:lang w:val="de-DE" w:eastAsia="en-GB"/>
        </w:rPr>
      </w:pPr>
      <w:r w:rsidRPr="005B50CE">
        <w:rPr>
          <w:rFonts w:ascii="Arial Narrow" w:hAnsi="Arial Narrow"/>
          <w:lang w:val="de-DE" w:eastAsia="en-GB"/>
        </w:rPr>
        <w:t>Page intentionally left blank</w:t>
      </w:r>
    </w:p>
    <w:p w14:paraId="2A5ED8A4" w14:textId="77777777" w:rsidR="00A174B6" w:rsidRPr="005B50CE" w:rsidRDefault="00A174B6" w:rsidP="00C53B69">
      <w:pPr>
        <w:spacing w:after="0" w:line="240" w:lineRule="auto"/>
        <w:rPr>
          <w:lang w:val="en-US"/>
        </w:rPr>
        <w:sectPr w:rsidR="00A174B6" w:rsidRPr="005B50CE" w:rsidSect="00937674">
          <w:headerReference w:type="even" r:id="rId15"/>
          <w:headerReference w:type="default" r:id="rId16"/>
          <w:footerReference w:type="even" r:id="rId17"/>
          <w:footerReference w:type="default" r:id="rId18"/>
          <w:headerReference w:type="first" r:id="rId19"/>
          <w:pgSz w:w="11906" w:h="16838" w:code="9"/>
          <w:pgMar w:top="1440" w:right="1440" w:bottom="1440" w:left="1440" w:header="709" w:footer="709" w:gutter="0"/>
          <w:pgNumType w:fmt="lowerRoman"/>
          <w:cols w:space="720"/>
          <w:titlePg/>
          <w:docGrid w:linePitch="272"/>
        </w:sectPr>
      </w:pPr>
    </w:p>
    <w:p w14:paraId="781DC82D" w14:textId="0734CAC2" w:rsidR="00956024" w:rsidRPr="00241919" w:rsidRDefault="00A0577E" w:rsidP="00972855">
      <w:pPr>
        <w:pStyle w:val="Heading1"/>
      </w:pPr>
      <w:bookmarkStart w:id="29" w:name="_Toc225648272"/>
      <w:bookmarkStart w:id="30" w:name="_Toc225065129"/>
      <w:bookmarkStart w:id="31" w:name="_Toc206291099"/>
      <w:r w:rsidRPr="005B50CE">
        <w:lastRenderedPageBreak/>
        <w:t>Overview</w:t>
      </w:r>
      <w:bookmarkEnd w:id="29"/>
      <w:bookmarkEnd w:id="30"/>
      <w:bookmarkEnd w:id="31"/>
    </w:p>
    <w:p w14:paraId="29956E0B" w14:textId="77777777" w:rsidR="00E831A7" w:rsidRPr="005B50CE" w:rsidRDefault="00C623C0" w:rsidP="00666E30">
      <w:pPr>
        <w:pStyle w:val="Heading2"/>
      </w:pPr>
      <w:r w:rsidRPr="005B50CE">
        <w:t xml:space="preserve"> </w:t>
      </w:r>
      <w:bookmarkStart w:id="32" w:name="_Toc206291100"/>
      <w:r w:rsidR="000F2AEA" w:rsidRPr="005B50CE">
        <w:t>Introduction</w:t>
      </w:r>
      <w:bookmarkEnd w:id="32"/>
    </w:p>
    <w:p w14:paraId="64AB7409" w14:textId="10522781" w:rsidR="00FE3691" w:rsidRPr="00241919" w:rsidRDefault="00241919" w:rsidP="00972855">
      <w:pPr>
        <w:pStyle w:val="note0"/>
        <w:rPr>
          <w:i w:val="0"/>
          <w:iCs/>
          <w:color w:val="auto"/>
        </w:rPr>
      </w:pPr>
      <w:r>
        <w:rPr>
          <w:i w:val="0"/>
          <w:iCs/>
          <w:color w:val="auto"/>
        </w:rPr>
        <w:t xml:space="preserve">This document contains a checklist of requirements for all S-100 based Product Specifications. It is intended as a work aid for development teams and responsible </w:t>
      </w:r>
      <w:r w:rsidR="003644B4">
        <w:rPr>
          <w:i w:val="0"/>
          <w:iCs/>
          <w:color w:val="auto"/>
        </w:rPr>
        <w:t>working groups.</w:t>
      </w:r>
    </w:p>
    <w:p w14:paraId="208F6785" w14:textId="77777777" w:rsidR="0075590B" w:rsidRPr="005B50CE" w:rsidRDefault="0075590B" w:rsidP="00EA3783">
      <w:pPr>
        <w:pStyle w:val="Heading2"/>
      </w:pPr>
      <w:bookmarkStart w:id="33" w:name="_Toc206291101"/>
      <w:r w:rsidRPr="005B50CE">
        <w:t>Scope</w:t>
      </w:r>
      <w:bookmarkEnd w:id="33"/>
    </w:p>
    <w:p w14:paraId="19D033EB" w14:textId="52BF5B02" w:rsidR="006C513D" w:rsidRPr="005B50CE" w:rsidRDefault="0075590B" w:rsidP="0075590B">
      <w:pPr>
        <w:spacing w:after="120" w:line="240" w:lineRule="auto"/>
      </w:pPr>
      <w:r w:rsidRPr="005B50CE">
        <w:t xml:space="preserve">This document </w:t>
      </w:r>
      <w:r w:rsidR="00241919">
        <w:t>applies to all</w:t>
      </w:r>
      <w:r w:rsidR="005B50CE">
        <w:t xml:space="preserve"> S-100 based </w:t>
      </w:r>
      <w:r w:rsidR="00241919">
        <w:t>P</w:t>
      </w:r>
      <w:r w:rsidR="005B50CE">
        <w:t>roduct Specifications.</w:t>
      </w:r>
    </w:p>
    <w:p w14:paraId="1E7EEE5F" w14:textId="77777777" w:rsidR="00816736" w:rsidRPr="005B50CE" w:rsidRDefault="00AC2813" w:rsidP="00666E30">
      <w:pPr>
        <w:pStyle w:val="Heading2"/>
      </w:pPr>
      <w:bookmarkStart w:id="34" w:name="_Toc206291102"/>
      <w:r w:rsidRPr="005B50CE">
        <w:t>References</w:t>
      </w:r>
      <w:bookmarkEnd w:id="34"/>
    </w:p>
    <w:p w14:paraId="068B6671" w14:textId="41205413" w:rsidR="00C61F76" w:rsidRDefault="00C61F76">
      <w:pPr>
        <w:tabs>
          <w:tab w:val="left" w:pos="1260"/>
        </w:tabs>
        <w:spacing w:after="120" w:line="240" w:lineRule="auto"/>
        <w:ind w:left="1260" w:hanging="1260"/>
        <w:rPr>
          <w:ins w:id="35" w:author="Raphael Malyankar" w:date="2026-02-02T16:26:00Z" w16du:dateUtc="2026-02-02T23:26:00Z"/>
          <w:lang w:eastAsia="en-GB"/>
        </w:rPr>
        <w:pPrChange w:id="36" w:author="Raphael Malyankar" w:date="2026-02-02T16:28:00Z" w16du:dateUtc="2026-02-02T23:28:00Z">
          <w:pPr>
            <w:tabs>
              <w:tab w:val="left" w:pos="1037"/>
            </w:tabs>
            <w:spacing w:after="120" w:line="240" w:lineRule="auto"/>
            <w:ind w:left="1080" w:hanging="1080"/>
          </w:pPr>
        </w:pPrChange>
      </w:pPr>
      <w:r w:rsidRPr="005B50CE">
        <w:rPr>
          <w:lang w:eastAsia="en-GB"/>
        </w:rPr>
        <w:t>S-100</w:t>
      </w:r>
      <w:r w:rsidRPr="005B50CE">
        <w:rPr>
          <w:lang w:eastAsia="en-GB"/>
        </w:rPr>
        <w:tab/>
        <w:t xml:space="preserve">IHO Universal </w:t>
      </w:r>
      <w:r w:rsidR="001D74D7" w:rsidRPr="005B50CE">
        <w:rPr>
          <w:lang w:eastAsia="en-GB"/>
        </w:rPr>
        <w:t xml:space="preserve">Hydrographic </w:t>
      </w:r>
      <w:r w:rsidRPr="005B50CE">
        <w:rPr>
          <w:lang w:eastAsia="en-GB"/>
        </w:rPr>
        <w:t>Data Model</w:t>
      </w:r>
      <w:r w:rsidR="005B50CE">
        <w:rPr>
          <w:lang w:eastAsia="en-GB"/>
        </w:rPr>
        <w:t>, Edition 5.2.0, June 2024.</w:t>
      </w:r>
    </w:p>
    <w:p w14:paraId="148221BA" w14:textId="2D160460" w:rsidR="008A71F7" w:rsidRDefault="008A71F7">
      <w:pPr>
        <w:tabs>
          <w:tab w:val="left" w:pos="1260"/>
        </w:tabs>
        <w:spacing w:after="120" w:line="240" w:lineRule="auto"/>
        <w:ind w:left="1260" w:hanging="1260"/>
        <w:rPr>
          <w:lang w:eastAsia="en-GB"/>
        </w:rPr>
        <w:pPrChange w:id="37" w:author="Raphael Malyankar" w:date="2026-02-02T16:28:00Z" w16du:dateUtc="2026-02-02T23:28:00Z">
          <w:pPr>
            <w:tabs>
              <w:tab w:val="left" w:pos="1037"/>
            </w:tabs>
            <w:spacing w:after="120" w:line="240" w:lineRule="auto"/>
            <w:ind w:left="1080" w:hanging="1080"/>
          </w:pPr>
        </w:pPrChange>
      </w:pPr>
      <w:ins w:id="38" w:author="Raphael Malyankar" w:date="2026-02-02T16:26:00Z" w16du:dateUtc="2026-02-02T23:26:00Z">
        <w:r w:rsidRPr="005B50CE">
          <w:rPr>
            <w:lang w:eastAsia="en-GB"/>
          </w:rPr>
          <w:t>S-100</w:t>
        </w:r>
        <w:r>
          <w:rPr>
            <w:lang w:eastAsia="en-GB"/>
          </w:rPr>
          <w:t>_5_2_1</w:t>
        </w:r>
        <w:r w:rsidRPr="005B50CE">
          <w:rPr>
            <w:lang w:eastAsia="en-GB"/>
          </w:rPr>
          <w:tab/>
          <w:t>IHO Universal Hydrographic Data Model</w:t>
        </w:r>
        <w:r>
          <w:rPr>
            <w:lang w:eastAsia="en-GB"/>
          </w:rPr>
          <w:t>, Edition 5.2.1, Dec</w:t>
        </w:r>
      </w:ins>
      <w:ins w:id="39" w:author="Raphael Malyankar" w:date="2026-02-02T16:27:00Z" w16du:dateUtc="2026-02-02T23:27:00Z">
        <w:r>
          <w:rPr>
            <w:lang w:eastAsia="en-GB"/>
          </w:rPr>
          <w:t>ember</w:t>
        </w:r>
      </w:ins>
      <w:ins w:id="40" w:author="Raphael Malyankar" w:date="2026-02-02T16:26:00Z" w16du:dateUtc="2026-02-02T23:26:00Z">
        <w:r>
          <w:rPr>
            <w:lang w:eastAsia="en-GB"/>
          </w:rPr>
          <w:t xml:space="preserve"> 202</w:t>
        </w:r>
      </w:ins>
      <w:ins w:id="41" w:author="Raphael Malyankar" w:date="2026-02-02T16:27:00Z" w16du:dateUtc="2026-02-02T23:27:00Z">
        <w:r>
          <w:rPr>
            <w:lang w:eastAsia="en-GB"/>
          </w:rPr>
          <w:t>5</w:t>
        </w:r>
      </w:ins>
      <w:ins w:id="42" w:author="Raphael Malyankar" w:date="2026-02-02T16:26:00Z" w16du:dateUtc="2026-02-02T23:26:00Z">
        <w:r>
          <w:rPr>
            <w:lang w:eastAsia="en-GB"/>
          </w:rPr>
          <w:t>.</w:t>
        </w:r>
      </w:ins>
    </w:p>
    <w:p w14:paraId="3AC60CC0" w14:textId="280E214D" w:rsidR="005B50CE" w:rsidRDefault="005B50CE">
      <w:pPr>
        <w:tabs>
          <w:tab w:val="left" w:pos="1260"/>
        </w:tabs>
        <w:spacing w:after="120" w:line="240" w:lineRule="auto"/>
        <w:ind w:left="1260" w:hanging="1260"/>
        <w:rPr>
          <w:lang w:eastAsia="en-GB"/>
        </w:rPr>
        <w:pPrChange w:id="43" w:author="Raphael Malyankar" w:date="2026-02-02T16:28:00Z" w16du:dateUtc="2026-02-02T23:28:00Z">
          <w:pPr>
            <w:tabs>
              <w:tab w:val="left" w:pos="1037"/>
            </w:tabs>
            <w:spacing w:after="120" w:line="240" w:lineRule="auto"/>
            <w:ind w:left="1080" w:hanging="1080"/>
          </w:pPr>
        </w:pPrChange>
      </w:pPr>
      <w:r>
        <w:rPr>
          <w:lang w:eastAsia="en-GB"/>
        </w:rPr>
        <w:t>S-158</w:t>
      </w:r>
      <w:r>
        <w:rPr>
          <w:lang w:eastAsia="en-GB"/>
        </w:rPr>
        <w:tab/>
      </w:r>
      <w:r w:rsidRPr="005B50CE">
        <w:rPr>
          <w:lang w:eastAsia="en-GB"/>
        </w:rPr>
        <w:t>Validation Checks – Introduction and Structure, Edition 1.0.0, February 2025</w:t>
      </w:r>
    </w:p>
    <w:p w14:paraId="6C0CC652" w14:textId="7027CEC5" w:rsidR="005B50CE" w:rsidRDefault="005B50CE">
      <w:pPr>
        <w:tabs>
          <w:tab w:val="left" w:pos="1260"/>
        </w:tabs>
        <w:spacing w:after="120" w:line="240" w:lineRule="auto"/>
        <w:ind w:left="1260" w:hanging="1260"/>
        <w:rPr>
          <w:lang w:eastAsia="en-GB"/>
        </w:rPr>
        <w:pPrChange w:id="44" w:author="Raphael Malyankar" w:date="2026-02-02T16:28:00Z" w16du:dateUtc="2026-02-02T23:28:00Z">
          <w:pPr>
            <w:tabs>
              <w:tab w:val="left" w:pos="1037"/>
            </w:tabs>
            <w:spacing w:after="120" w:line="240" w:lineRule="auto"/>
            <w:ind w:left="1080" w:hanging="1080"/>
          </w:pPr>
        </w:pPrChange>
      </w:pPr>
      <w:r>
        <w:rPr>
          <w:lang w:eastAsia="en-GB"/>
        </w:rPr>
        <w:t>S-158:100</w:t>
      </w:r>
      <w:r w:rsidR="001C406B">
        <w:rPr>
          <w:lang w:eastAsia="en-GB"/>
        </w:rPr>
        <w:tab/>
      </w:r>
      <w:r w:rsidRPr="005B50CE">
        <w:rPr>
          <w:lang w:eastAsia="en-GB"/>
        </w:rPr>
        <w:t>Universal Hydrographic Data Model Validation Checks, Edition 1.0.0, February 2025</w:t>
      </w:r>
      <w:r>
        <w:rPr>
          <w:lang w:eastAsia="en-GB"/>
        </w:rPr>
        <w:t>.</w:t>
      </w:r>
    </w:p>
    <w:p w14:paraId="69718533" w14:textId="77777777" w:rsidR="00576F9F" w:rsidRPr="005B50CE" w:rsidRDefault="00576F9F" w:rsidP="00576F9F">
      <w:pPr>
        <w:tabs>
          <w:tab w:val="left" w:pos="1037"/>
        </w:tabs>
        <w:spacing w:after="120" w:line="240" w:lineRule="auto"/>
        <w:ind w:left="1080" w:hanging="1080"/>
        <w:rPr>
          <w:lang w:eastAsia="en-GB"/>
        </w:rPr>
      </w:pPr>
    </w:p>
    <w:p w14:paraId="4869F193" w14:textId="559C0538" w:rsidR="00C53B69" w:rsidRPr="005B50CE" w:rsidRDefault="00F61C52" w:rsidP="00EA3783">
      <w:pPr>
        <w:pStyle w:val="Heading2"/>
      </w:pPr>
      <w:bookmarkStart w:id="45" w:name="_Toc225648274"/>
      <w:bookmarkStart w:id="46" w:name="_Toc225065131"/>
      <w:bookmarkStart w:id="47" w:name="_Toc206291103"/>
      <w:r w:rsidRPr="005B50CE">
        <w:t>Terms, definitions and abbreviations</w:t>
      </w:r>
      <w:bookmarkStart w:id="48" w:name="_Toc225648275"/>
      <w:bookmarkStart w:id="49" w:name="_Toc225065132"/>
      <w:bookmarkEnd w:id="45"/>
      <w:bookmarkEnd w:id="46"/>
      <w:bookmarkEnd w:id="47"/>
    </w:p>
    <w:p w14:paraId="23656A59" w14:textId="331B4F63" w:rsidR="00F61C52" w:rsidRPr="005B50CE" w:rsidRDefault="00AC5E66" w:rsidP="009512F4">
      <w:pPr>
        <w:pStyle w:val="Heading3"/>
      </w:pPr>
      <w:bookmarkStart w:id="50" w:name="_Toc206291104"/>
      <w:bookmarkEnd w:id="48"/>
      <w:bookmarkEnd w:id="49"/>
      <w:r>
        <w:t>Abbreviations</w:t>
      </w:r>
      <w:bookmarkEnd w:id="50"/>
    </w:p>
    <w:p w14:paraId="5AB3A613" w14:textId="01B9C6B5" w:rsidR="001C406B" w:rsidRDefault="001C406B" w:rsidP="00576F9F">
      <w:pPr>
        <w:pStyle w:val="note0"/>
        <w:tabs>
          <w:tab w:val="left" w:pos="1037"/>
        </w:tabs>
        <w:spacing w:after="120" w:line="240" w:lineRule="auto"/>
        <w:ind w:left="1037" w:hanging="1037"/>
        <w:rPr>
          <w:i w:val="0"/>
          <w:iCs/>
          <w:color w:val="auto"/>
          <w:lang w:eastAsia="en-GB"/>
        </w:rPr>
      </w:pPr>
      <w:r>
        <w:rPr>
          <w:i w:val="0"/>
          <w:iCs/>
          <w:color w:val="auto"/>
          <w:lang w:eastAsia="en-GB"/>
        </w:rPr>
        <w:t>DCEG</w:t>
      </w:r>
      <w:r>
        <w:rPr>
          <w:i w:val="0"/>
          <w:iCs/>
          <w:color w:val="auto"/>
          <w:lang w:eastAsia="en-GB"/>
        </w:rPr>
        <w:tab/>
        <w:t>Data Classification and Encoding Guide</w:t>
      </w:r>
    </w:p>
    <w:p w14:paraId="1B0AD6BD" w14:textId="1445F423" w:rsidR="001C406B" w:rsidRDefault="001C406B" w:rsidP="00576F9F">
      <w:pPr>
        <w:pStyle w:val="note0"/>
        <w:tabs>
          <w:tab w:val="left" w:pos="1037"/>
        </w:tabs>
        <w:spacing w:after="120" w:line="240" w:lineRule="auto"/>
        <w:ind w:left="1037" w:hanging="1037"/>
        <w:rPr>
          <w:i w:val="0"/>
          <w:iCs/>
          <w:color w:val="auto"/>
          <w:lang w:eastAsia="en-GB"/>
        </w:rPr>
      </w:pPr>
      <w:r>
        <w:rPr>
          <w:i w:val="0"/>
          <w:iCs/>
          <w:color w:val="auto"/>
          <w:lang w:eastAsia="en-GB"/>
        </w:rPr>
        <w:t>FC</w:t>
      </w:r>
      <w:r>
        <w:rPr>
          <w:i w:val="0"/>
          <w:iCs/>
          <w:color w:val="auto"/>
          <w:lang w:eastAsia="en-GB"/>
        </w:rPr>
        <w:tab/>
        <w:t>Feature Catalogue</w:t>
      </w:r>
    </w:p>
    <w:p w14:paraId="3774AE8C" w14:textId="412C8141" w:rsidR="001C406B" w:rsidRDefault="001C406B" w:rsidP="00576F9F">
      <w:pPr>
        <w:pStyle w:val="note0"/>
        <w:tabs>
          <w:tab w:val="left" w:pos="1037"/>
        </w:tabs>
        <w:spacing w:after="120" w:line="240" w:lineRule="auto"/>
        <w:ind w:left="1037" w:hanging="1037"/>
        <w:rPr>
          <w:i w:val="0"/>
          <w:iCs/>
          <w:color w:val="auto"/>
          <w:lang w:eastAsia="en-GB"/>
        </w:rPr>
      </w:pPr>
      <w:r>
        <w:rPr>
          <w:i w:val="0"/>
          <w:iCs/>
          <w:color w:val="auto"/>
          <w:lang w:eastAsia="en-GB"/>
        </w:rPr>
        <w:t>GML</w:t>
      </w:r>
      <w:r>
        <w:rPr>
          <w:i w:val="0"/>
          <w:iCs/>
          <w:color w:val="auto"/>
          <w:lang w:eastAsia="en-GB"/>
        </w:rPr>
        <w:tab/>
        <w:t>Geography Markup Language</w:t>
      </w:r>
    </w:p>
    <w:p w14:paraId="1D48CD5A" w14:textId="29CD256D" w:rsidR="001C406B" w:rsidRDefault="001C406B" w:rsidP="00576F9F">
      <w:pPr>
        <w:pStyle w:val="note0"/>
        <w:tabs>
          <w:tab w:val="left" w:pos="1037"/>
        </w:tabs>
        <w:spacing w:after="120" w:line="240" w:lineRule="auto"/>
        <w:ind w:left="1037" w:hanging="1037"/>
        <w:rPr>
          <w:i w:val="0"/>
          <w:iCs/>
          <w:color w:val="auto"/>
          <w:lang w:eastAsia="en-GB"/>
        </w:rPr>
      </w:pPr>
      <w:r>
        <w:rPr>
          <w:i w:val="0"/>
          <w:iCs/>
          <w:color w:val="auto"/>
          <w:lang w:eastAsia="en-GB"/>
        </w:rPr>
        <w:t>PC</w:t>
      </w:r>
      <w:r>
        <w:rPr>
          <w:i w:val="0"/>
          <w:iCs/>
          <w:color w:val="auto"/>
          <w:lang w:eastAsia="en-GB"/>
        </w:rPr>
        <w:tab/>
        <w:t xml:space="preserve">Portrayal </w:t>
      </w:r>
      <w:r w:rsidR="009D7F41">
        <w:rPr>
          <w:i w:val="0"/>
          <w:iCs/>
          <w:color w:val="auto"/>
          <w:lang w:eastAsia="en-GB"/>
        </w:rPr>
        <w:t>Catalogue</w:t>
      </w:r>
    </w:p>
    <w:p w14:paraId="04AD98ED" w14:textId="055A6896" w:rsidR="00DA4B97" w:rsidRDefault="001C406B" w:rsidP="00576F9F">
      <w:pPr>
        <w:pStyle w:val="note0"/>
        <w:tabs>
          <w:tab w:val="left" w:pos="1037"/>
        </w:tabs>
        <w:spacing w:after="120" w:line="240" w:lineRule="auto"/>
        <w:ind w:left="1037" w:hanging="1037"/>
        <w:rPr>
          <w:i w:val="0"/>
          <w:iCs/>
          <w:color w:val="auto"/>
          <w:lang w:eastAsia="en-GB"/>
        </w:rPr>
      </w:pPr>
      <w:r>
        <w:rPr>
          <w:i w:val="0"/>
          <w:iCs/>
          <w:color w:val="auto"/>
          <w:lang w:eastAsia="en-GB"/>
        </w:rPr>
        <w:t>PS</w:t>
      </w:r>
      <w:r>
        <w:rPr>
          <w:i w:val="0"/>
          <w:iCs/>
          <w:color w:val="auto"/>
          <w:lang w:eastAsia="en-GB"/>
        </w:rPr>
        <w:tab/>
        <w:t>Product Specification</w:t>
      </w:r>
    </w:p>
    <w:p w14:paraId="23BA7831" w14:textId="2CEF4136" w:rsidR="00F447A6" w:rsidRDefault="00F447A6" w:rsidP="00576F9F">
      <w:pPr>
        <w:pStyle w:val="note0"/>
        <w:tabs>
          <w:tab w:val="left" w:pos="1037"/>
        </w:tabs>
        <w:spacing w:after="120" w:line="240" w:lineRule="auto"/>
        <w:ind w:left="1037" w:hanging="1037"/>
        <w:rPr>
          <w:i w:val="0"/>
          <w:iCs/>
          <w:color w:val="auto"/>
          <w:lang w:eastAsia="en-GB"/>
        </w:rPr>
      </w:pPr>
      <w:r>
        <w:rPr>
          <w:i w:val="0"/>
          <w:iCs/>
          <w:color w:val="auto"/>
          <w:lang w:eastAsia="en-GB"/>
        </w:rPr>
        <w:t>RL</w:t>
      </w:r>
      <w:r>
        <w:rPr>
          <w:i w:val="0"/>
          <w:iCs/>
          <w:color w:val="auto"/>
          <w:lang w:eastAsia="en-GB"/>
        </w:rPr>
        <w:tab/>
        <w:t>Readiness Level as described in S-97</w:t>
      </w:r>
    </w:p>
    <w:p w14:paraId="0CB7CBF8" w14:textId="10013ABA" w:rsidR="00576F9F" w:rsidRDefault="00576F9F" w:rsidP="00576F9F">
      <w:pPr>
        <w:pStyle w:val="note0"/>
        <w:tabs>
          <w:tab w:val="left" w:pos="1037"/>
        </w:tabs>
        <w:spacing w:after="120" w:line="240" w:lineRule="auto"/>
        <w:ind w:left="1037" w:hanging="1037"/>
        <w:rPr>
          <w:i w:val="0"/>
          <w:iCs/>
          <w:color w:val="auto"/>
          <w:lang w:eastAsia="en-GB"/>
        </w:rPr>
      </w:pPr>
      <w:r>
        <w:rPr>
          <w:i w:val="0"/>
          <w:iCs/>
          <w:color w:val="auto"/>
          <w:lang w:eastAsia="en-GB"/>
        </w:rPr>
        <w:t>XML</w:t>
      </w:r>
      <w:r>
        <w:rPr>
          <w:i w:val="0"/>
          <w:iCs/>
          <w:color w:val="auto"/>
          <w:lang w:eastAsia="en-GB"/>
        </w:rPr>
        <w:tab/>
        <w:t>eXtensible Markup Language</w:t>
      </w:r>
    </w:p>
    <w:p w14:paraId="4F125525" w14:textId="77777777" w:rsidR="00576F9F" w:rsidRPr="00576F9F" w:rsidRDefault="00576F9F" w:rsidP="00576F9F">
      <w:pPr>
        <w:pStyle w:val="note0"/>
        <w:tabs>
          <w:tab w:val="left" w:pos="1037"/>
        </w:tabs>
        <w:spacing w:after="120" w:line="240" w:lineRule="auto"/>
        <w:ind w:left="1037" w:hanging="1037"/>
        <w:rPr>
          <w:rFonts w:cs="Arial"/>
          <w:i w:val="0"/>
          <w:iCs/>
          <w:color w:val="auto"/>
        </w:rPr>
      </w:pPr>
    </w:p>
    <w:p w14:paraId="33928221" w14:textId="77777777" w:rsidR="00712F70" w:rsidRPr="005B50CE" w:rsidRDefault="00712F70" w:rsidP="00EA3783">
      <w:pPr>
        <w:pStyle w:val="Heading2"/>
      </w:pPr>
      <w:bookmarkStart w:id="51" w:name="_Toc206291105"/>
      <w:r w:rsidRPr="005B50CE">
        <w:t xml:space="preserve">Use of </w:t>
      </w:r>
      <w:r w:rsidR="009608F5" w:rsidRPr="005B50CE">
        <w:t>l</w:t>
      </w:r>
      <w:r w:rsidRPr="005B50CE">
        <w:t>anguage</w:t>
      </w:r>
      <w:bookmarkEnd w:id="51"/>
    </w:p>
    <w:p w14:paraId="1696F545" w14:textId="77777777" w:rsidR="00712F70" w:rsidRPr="005B50CE" w:rsidRDefault="00712F70" w:rsidP="00712F70">
      <w:pPr>
        <w:spacing w:after="120"/>
        <w:rPr>
          <w:lang w:val="en-AU"/>
        </w:rPr>
      </w:pPr>
      <w:r w:rsidRPr="005B50CE">
        <w:rPr>
          <w:lang w:val="en-AU"/>
        </w:rPr>
        <w:t>Within this document:</w:t>
      </w:r>
    </w:p>
    <w:p w14:paraId="384C2445" w14:textId="77777777" w:rsidR="00712F70" w:rsidRPr="005B50CE" w:rsidRDefault="00712F70" w:rsidP="00712F70">
      <w:pPr>
        <w:numPr>
          <w:ilvl w:val="0"/>
          <w:numId w:val="27"/>
        </w:numPr>
        <w:spacing w:after="0" w:line="240" w:lineRule="auto"/>
        <w:rPr>
          <w:lang w:val="en-AU"/>
        </w:rPr>
      </w:pPr>
      <w:r w:rsidRPr="005B50CE">
        <w:rPr>
          <w:lang w:val="en-AU"/>
        </w:rPr>
        <w:t>“Must” indicates a mandatory requirement.</w:t>
      </w:r>
    </w:p>
    <w:p w14:paraId="5C183A7D" w14:textId="77777777" w:rsidR="00712F70" w:rsidRPr="005B50CE" w:rsidRDefault="00712F70" w:rsidP="00712F70">
      <w:pPr>
        <w:pStyle w:val="BodyTextIndent2"/>
        <w:numPr>
          <w:ilvl w:val="0"/>
          <w:numId w:val="27"/>
        </w:numPr>
        <w:spacing w:after="0" w:line="240" w:lineRule="auto"/>
        <w:rPr>
          <w:lang w:val="en-AU"/>
        </w:rPr>
      </w:pPr>
      <w:r w:rsidRPr="005B50CE">
        <w:rPr>
          <w:lang w:val="en-AU"/>
        </w:rPr>
        <w:t>“Should” indicates an optional requirement, that is the recommended process to be followed, but is not mandatory.</w:t>
      </w:r>
    </w:p>
    <w:p w14:paraId="2888BBEE" w14:textId="77777777" w:rsidR="00712F70" w:rsidRPr="005B50CE" w:rsidRDefault="00712F70" w:rsidP="00712F70">
      <w:pPr>
        <w:numPr>
          <w:ilvl w:val="0"/>
          <w:numId w:val="27"/>
        </w:numPr>
        <w:spacing w:after="0" w:line="240" w:lineRule="auto"/>
        <w:rPr>
          <w:lang w:val="en-AU"/>
        </w:rPr>
      </w:pPr>
      <w:r w:rsidRPr="005B50CE">
        <w:rPr>
          <w:lang w:val="en-AU"/>
        </w:rPr>
        <w:t>“May” means “allowed to” or “could possibly”, and is not mandatory.</w:t>
      </w:r>
    </w:p>
    <w:p w14:paraId="209E703B" w14:textId="77777777" w:rsidR="00712F70" w:rsidRPr="005B50CE" w:rsidRDefault="00712F70" w:rsidP="00972855">
      <w:pPr>
        <w:pStyle w:val="note0"/>
        <w:rPr>
          <w:i w:val="0"/>
          <w:iCs/>
          <w:color w:val="auto"/>
        </w:rPr>
      </w:pPr>
    </w:p>
    <w:p w14:paraId="794447F2" w14:textId="783A2F8F" w:rsidR="00C92C5E" w:rsidRPr="005B50CE" w:rsidRDefault="00C92C5E" w:rsidP="00666E30">
      <w:pPr>
        <w:pStyle w:val="Heading2"/>
      </w:pPr>
      <w:bookmarkStart w:id="52" w:name="_Toc225648277"/>
      <w:bookmarkStart w:id="53" w:name="_Toc225065134"/>
      <w:bookmarkStart w:id="54" w:name="_Toc206291106"/>
      <w:r w:rsidRPr="005B50CE">
        <w:t xml:space="preserve">General </w:t>
      </w:r>
      <w:r w:rsidR="009608F5" w:rsidRPr="005B50CE">
        <w:t>d</w:t>
      </w:r>
      <w:r w:rsidRPr="005B50CE">
        <w:t xml:space="preserve">ata </w:t>
      </w:r>
      <w:r w:rsidR="009608F5" w:rsidRPr="005B50CE">
        <w:t>p</w:t>
      </w:r>
      <w:r w:rsidRPr="005B50CE">
        <w:t xml:space="preserve">roduct </w:t>
      </w:r>
      <w:r w:rsidR="009608F5" w:rsidRPr="005B50CE">
        <w:t>d</w:t>
      </w:r>
      <w:r w:rsidRPr="005B50CE">
        <w:t>escription</w:t>
      </w:r>
      <w:bookmarkEnd w:id="52"/>
      <w:bookmarkEnd w:id="53"/>
      <w:bookmarkEnd w:id="54"/>
    </w:p>
    <w:p w14:paraId="2B27D305" w14:textId="1F81EA6B" w:rsidR="00C92C5E" w:rsidRPr="00241919" w:rsidRDefault="00241919" w:rsidP="009512F4">
      <w:pPr>
        <w:pStyle w:val="Label1"/>
        <w:spacing w:before="120" w:line="240" w:lineRule="auto"/>
        <w:rPr>
          <w:b w:val="0"/>
          <w:bCs/>
        </w:rPr>
      </w:pPr>
      <w:r w:rsidRPr="00241919">
        <w:rPr>
          <w:b w:val="0"/>
          <w:bCs/>
          <w:lang w:eastAsia="en-GB"/>
        </w:rPr>
        <w:t>Inapplicable</w:t>
      </w:r>
      <w:r>
        <w:rPr>
          <w:b w:val="0"/>
          <w:bCs/>
          <w:lang w:eastAsia="en-GB"/>
        </w:rPr>
        <w:t>.</w:t>
      </w:r>
    </w:p>
    <w:p w14:paraId="31D71F77" w14:textId="77777777" w:rsidR="001221F6" w:rsidRPr="005B50CE" w:rsidRDefault="001221F6" w:rsidP="00595A33">
      <w:pPr>
        <w:autoSpaceDE w:val="0"/>
        <w:autoSpaceDN w:val="0"/>
        <w:adjustRightInd w:val="0"/>
        <w:spacing w:after="0" w:line="240" w:lineRule="auto"/>
        <w:rPr>
          <w:b/>
          <w:sz w:val="22"/>
          <w:szCs w:val="22"/>
        </w:rPr>
      </w:pPr>
    </w:p>
    <w:p w14:paraId="24DED7FF" w14:textId="2363BABD" w:rsidR="001221F6" w:rsidRPr="005B50CE" w:rsidRDefault="00677671" w:rsidP="00666E30">
      <w:pPr>
        <w:pStyle w:val="Heading2"/>
      </w:pPr>
      <w:bookmarkStart w:id="55" w:name="_Toc206291107"/>
      <w:r>
        <w:t>S</w:t>
      </w:r>
      <w:r w:rsidR="001221F6" w:rsidRPr="005B50CE">
        <w:t>pecification metadata</w:t>
      </w:r>
      <w:bookmarkEnd w:id="55"/>
    </w:p>
    <w:p w14:paraId="6F4DF50E" w14:textId="76E26542" w:rsidR="000F2AEA" w:rsidRPr="00576F9F" w:rsidRDefault="000F2AEA" w:rsidP="00972855">
      <w:pPr>
        <w:pStyle w:val="Label1"/>
        <w:rPr>
          <w:b w:val="0"/>
          <w:bCs/>
          <w:sz w:val="20"/>
          <w:szCs w:val="20"/>
        </w:rPr>
      </w:pPr>
      <w:r w:rsidRPr="00576F9F">
        <w:rPr>
          <w:sz w:val="20"/>
          <w:szCs w:val="20"/>
        </w:rPr>
        <w:t>Title:</w:t>
      </w:r>
      <w:r w:rsidRPr="00576F9F">
        <w:rPr>
          <w:sz w:val="20"/>
          <w:szCs w:val="20"/>
        </w:rPr>
        <w:tab/>
      </w:r>
      <w:r w:rsidRPr="00576F9F">
        <w:rPr>
          <w:sz w:val="20"/>
          <w:szCs w:val="20"/>
        </w:rPr>
        <w:tab/>
      </w:r>
      <w:r w:rsidR="00241919" w:rsidRPr="00576F9F">
        <w:rPr>
          <w:b w:val="0"/>
          <w:bCs/>
          <w:sz w:val="20"/>
          <w:szCs w:val="20"/>
        </w:rPr>
        <w:t>S-97 Annex C - Checklist for Product Specification Developers</w:t>
      </w:r>
    </w:p>
    <w:p w14:paraId="1CBEFF64" w14:textId="62BD8701" w:rsidR="000F2AEA" w:rsidRPr="00576F9F" w:rsidRDefault="000F2AEA" w:rsidP="00C53B69">
      <w:pPr>
        <w:ind w:left="1695" w:hanging="1695"/>
      </w:pPr>
      <w:r w:rsidRPr="00576F9F">
        <w:rPr>
          <w:rStyle w:val="Label1Char"/>
          <w:sz w:val="20"/>
          <w:szCs w:val="20"/>
        </w:rPr>
        <w:t>S-100 Version:</w:t>
      </w:r>
      <w:r w:rsidRPr="00576F9F">
        <w:rPr>
          <w:b/>
        </w:rPr>
        <w:tab/>
      </w:r>
      <w:r w:rsidR="00241919" w:rsidRPr="00576F9F">
        <w:t>5.2.</w:t>
      </w:r>
      <w:ins w:id="56" w:author="Raphael Malyankar" w:date="2026-02-02T15:04:00Z" w16du:dateUtc="2026-02-02T22:04:00Z">
        <w:r w:rsidR="006C1B27">
          <w:t>1</w:t>
        </w:r>
      </w:ins>
      <w:del w:id="57" w:author="Raphael Malyankar" w:date="2026-02-02T15:04:00Z" w16du:dateUtc="2026-02-02T22:04:00Z">
        <w:r w:rsidR="00241919" w:rsidRPr="00576F9F" w:rsidDel="006C1B27">
          <w:delText>0</w:delText>
        </w:r>
      </w:del>
    </w:p>
    <w:p w14:paraId="665868FB" w14:textId="3A3D9019" w:rsidR="000F2AEA" w:rsidRPr="00576F9F" w:rsidRDefault="008D49AA" w:rsidP="00C53B69">
      <w:r w:rsidRPr="00576F9F">
        <w:rPr>
          <w:rStyle w:val="Label1Char"/>
          <w:sz w:val="20"/>
          <w:szCs w:val="20"/>
        </w:rPr>
        <w:lastRenderedPageBreak/>
        <w:t>S-</w:t>
      </w:r>
      <w:r w:rsidR="00241919" w:rsidRPr="00576F9F">
        <w:rPr>
          <w:rStyle w:val="Label1Char"/>
          <w:sz w:val="20"/>
          <w:szCs w:val="20"/>
        </w:rPr>
        <w:t>97</w:t>
      </w:r>
      <w:r w:rsidR="00AE16E3" w:rsidRPr="00576F9F">
        <w:rPr>
          <w:rStyle w:val="Label1Char"/>
          <w:sz w:val="20"/>
          <w:szCs w:val="20"/>
        </w:rPr>
        <w:t xml:space="preserve"> </w:t>
      </w:r>
      <w:r w:rsidR="000F2AEA" w:rsidRPr="00576F9F">
        <w:rPr>
          <w:rStyle w:val="Label1Char"/>
          <w:sz w:val="20"/>
          <w:szCs w:val="20"/>
        </w:rPr>
        <w:t>Version:</w:t>
      </w:r>
      <w:r w:rsidR="000F2AEA" w:rsidRPr="00576F9F">
        <w:t xml:space="preserve"> </w:t>
      </w:r>
      <w:r w:rsidR="000F2AEA" w:rsidRPr="00576F9F">
        <w:tab/>
      </w:r>
      <w:r w:rsidR="00576F9F">
        <w:tab/>
      </w:r>
      <w:r w:rsidR="00241919" w:rsidRPr="00576F9F">
        <w:t>2.0.0</w:t>
      </w:r>
    </w:p>
    <w:p w14:paraId="68C0543A" w14:textId="365732B4" w:rsidR="000F2AEA" w:rsidRPr="00576F9F" w:rsidRDefault="000F2AEA" w:rsidP="00972855">
      <w:pPr>
        <w:pStyle w:val="Label1"/>
        <w:rPr>
          <w:b w:val="0"/>
          <w:bCs/>
          <w:sz w:val="20"/>
          <w:szCs w:val="20"/>
          <w:lang w:val="fr-MC"/>
        </w:rPr>
      </w:pPr>
      <w:r w:rsidRPr="00576F9F">
        <w:rPr>
          <w:sz w:val="20"/>
          <w:szCs w:val="20"/>
          <w:lang w:val="fr-MC"/>
        </w:rPr>
        <w:t>Date:</w:t>
      </w:r>
      <w:r w:rsidRPr="00576F9F">
        <w:rPr>
          <w:sz w:val="20"/>
          <w:szCs w:val="20"/>
          <w:lang w:val="fr-MC"/>
        </w:rPr>
        <w:tab/>
      </w:r>
      <w:r w:rsidRPr="00576F9F">
        <w:rPr>
          <w:sz w:val="20"/>
          <w:szCs w:val="20"/>
          <w:lang w:val="fr-MC"/>
        </w:rPr>
        <w:tab/>
      </w:r>
      <w:del w:id="58" w:author="Raphael Malyankar" w:date="2026-02-02T15:05:00Z" w16du:dateUtc="2026-02-02T22:05:00Z">
        <w:r w:rsidR="00241919" w:rsidRPr="00576F9F" w:rsidDel="006C1B27">
          <w:rPr>
            <w:b w:val="0"/>
            <w:bCs/>
            <w:sz w:val="20"/>
            <w:szCs w:val="20"/>
            <w:lang w:val="fr-MC"/>
          </w:rPr>
          <w:delText>2025</w:delText>
        </w:r>
      </w:del>
      <w:ins w:id="59" w:author="Raphael Malyankar" w:date="2026-02-02T15:05:00Z" w16du:dateUtc="2026-02-02T22:05:00Z">
        <w:r w:rsidR="006C1B27" w:rsidRPr="00576F9F">
          <w:rPr>
            <w:b w:val="0"/>
            <w:bCs/>
            <w:sz w:val="20"/>
            <w:szCs w:val="20"/>
            <w:lang w:val="fr-MC"/>
          </w:rPr>
          <w:t>202</w:t>
        </w:r>
        <w:r w:rsidR="006C1B27">
          <w:rPr>
            <w:b w:val="0"/>
            <w:bCs/>
            <w:sz w:val="20"/>
            <w:szCs w:val="20"/>
            <w:lang w:val="fr-MC"/>
          </w:rPr>
          <w:t>6</w:t>
        </w:r>
      </w:ins>
      <w:r w:rsidR="00241919" w:rsidRPr="00576F9F">
        <w:rPr>
          <w:b w:val="0"/>
          <w:bCs/>
          <w:sz w:val="20"/>
          <w:szCs w:val="20"/>
          <w:lang w:val="fr-MC"/>
        </w:rPr>
        <w:t>-</w:t>
      </w:r>
      <w:del w:id="60" w:author="Raphael Malyankar" w:date="2026-02-02T15:05:00Z" w16du:dateUtc="2026-02-02T22:05:00Z">
        <w:r w:rsidR="00241919" w:rsidRPr="00576F9F" w:rsidDel="006C1B27">
          <w:rPr>
            <w:b w:val="0"/>
            <w:bCs/>
            <w:sz w:val="20"/>
            <w:szCs w:val="20"/>
            <w:lang w:val="fr-MC"/>
          </w:rPr>
          <w:delText>08</w:delText>
        </w:r>
      </w:del>
      <w:ins w:id="61" w:author="Raphael Malyankar" w:date="2026-02-02T15:05:00Z" w16du:dateUtc="2026-02-02T22:05:00Z">
        <w:r w:rsidR="006C1B27" w:rsidRPr="00576F9F">
          <w:rPr>
            <w:b w:val="0"/>
            <w:bCs/>
            <w:sz w:val="20"/>
            <w:szCs w:val="20"/>
            <w:lang w:val="fr-MC"/>
          </w:rPr>
          <w:t>0</w:t>
        </w:r>
        <w:r w:rsidR="006C1B27">
          <w:rPr>
            <w:b w:val="0"/>
            <w:bCs/>
            <w:sz w:val="20"/>
            <w:szCs w:val="20"/>
            <w:lang w:val="fr-MC"/>
          </w:rPr>
          <w:t>2</w:t>
        </w:r>
      </w:ins>
      <w:r w:rsidR="00241919" w:rsidRPr="00576F9F">
        <w:rPr>
          <w:b w:val="0"/>
          <w:bCs/>
          <w:sz w:val="20"/>
          <w:szCs w:val="20"/>
          <w:lang w:val="fr-MC"/>
        </w:rPr>
        <w:t>-</w:t>
      </w:r>
      <w:ins w:id="62" w:author="Raphael Malyankar" w:date="2026-02-02T15:05:00Z" w16du:dateUtc="2026-02-02T22:05:00Z">
        <w:r w:rsidR="006C1B27">
          <w:rPr>
            <w:b w:val="0"/>
            <w:bCs/>
            <w:sz w:val="20"/>
            <w:szCs w:val="20"/>
            <w:lang w:val="fr-MC"/>
          </w:rPr>
          <w:t>02</w:t>
        </w:r>
      </w:ins>
      <w:del w:id="63" w:author="Raphael Malyankar" w:date="2026-02-02T15:05:00Z" w16du:dateUtc="2026-02-02T22:05:00Z">
        <w:r w:rsidR="00241919" w:rsidRPr="00576F9F" w:rsidDel="006C1B27">
          <w:rPr>
            <w:b w:val="0"/>
            <w:bCs/>
            <w:sz w:val="20"/>
            <w:szCs w:val="20"/>
            <w:lang w:val="fr-MC"/>
          </w:rPr>
          <w:delText>15</w:delText>
        </w:r>
      </w:del>
    </w:p>
    <w:p w14:paraId="356C1641" w14:textId="35BD0ED5" w:rsidR="000F2AEA" w:rsidRPr="00576F9F" w:rsidRDefault="009D7F41" w:rsidP="00972855">
      <w:pPr>
        <w:pStyle w:val="Label1"/>
        <w:rPr>
          <w:b w:val="0"/>
          <w:bCs/>
          <w:sz w:val="20"/>
          <w:szCs w:val="20"/>
          <w:lang w:val="fr-MC"/>
        </w:rPr>
      </w:pPr>
      <w:r>
        <w:rPr>
          <w:sz w:val="20"/>
          <w:szCs w:val="20"/>
          <w:lang w:val="fr-MC"/>
        </w:rPr>
        <w:t>Language</w:t>
      </w:r>
      <w:r w:rsidR="000F2AEA" w:rsidRPr="00576F9F">
        <w:rPr>
          <w:sz w:val="20"/>
          <w:szCs w:val="20"/>
          <w:lang w:val="fr-MC"/>
        </w:rPr>
        <w:t xml:space="preserve">: </w:t>
      </w:r>
      <w:r w:rsidR="000F2AEA" w:rsidRPr="00576F9F">
        <w:rPr>
          <w:sz w:val="20"/>
          <w:szCs w:val="20"/>
          <w:lang w:val="fr-MC"/>
        </w:rPr>
        <w:tab/>
      </w:r>
      <w:r w:rsidR="00241919" w:rsidRPr="00576F9F">
        <w:rPr>
          <w:b w:val="0"/>
          <w:bCs/>
          <w:sz w:val="20"/>
          <w:szCs w:val="20"/>
          <w:lang w:val="fr-MC"/>
        </w:rPr>
        <w:t>English</w:t>
      </w:r>
    </w:p>
    <w:p w14:paraId="0E9E85A5" w14:textId="5AFE214F" w:rsidR="000F2AEA" w:rsidRPr="00576F9F" w:rsidRDefault="000F2AEA" w:rsidP="00972855">
      <w:pPr>
        <w:pStyle w:val="Label1"/>
        <w:rPr>
          <w:sz w:val="20"/>
          <w:szCs w:val="20"/>
          <w:lang w:val="fr-MC"/>
        </w:rPr>
      </w:pPr>
      <w:r w:rsidRPr="00576F9F">
        <w:rPr>
          <w:sz w:val="20"/>
          <w:szCs w:val="20"/>
          <w:lang w:val="fr-MC"/>
        </w:rPr>
        <w:t xml:space="preserve">Classification: </w:t>
      </w:r>
      <w:r w:rsidRPr="00576F9F">
        <w:rPr>
          <w:sz w:val="20"/>
          <w:szCs w:val="20"/>
          <w:lang w:val="fr-MC"/>
        </w:rPr>
        <w:tab/>
      </w:r>
      <w:r w:rsidR="00241919" w:rsidRPr="00576F9F">
        <w:rPr>
          <w:b w:val="0"/>
          <w:bCs/>
          <w:sz w:val="20"/>
          <w:szCs w:val="20"/>
          <w:lang w:val="fr-MC"/>
        </w:rPr>
        <w:t>Unclassified</w:t>
      </w:r>
    </w:p>
    <w:p w14:paraId="235DC35F" w14:textId="18151F54" w:rsidR="003644B4" w:rsidRPr="00576F9F" w:rsidRDefault="000F2AEA" w:rsidP="003644B4">
      <w:pPr>
        <w:spacing w:after="0" w:line="240" w:lineRule="auto"/>
        <w:ind w:left="1699" w:hanging="1700"/>
      </w:pPr>
      <w:r w:rsidRPr="00576F9F">
        <w:rPr>
          <w:b/>
          <w:bCs/>
          <w:lang w:val="fr-MC"/>
        </w:rPr>
        <w:t>Contact:</w:t>
      </w:r>
      <w:r w:rsidRPr="00576F9F">
        <w:rPr>
          <w:lang w:val="fr-MC"/>
        </w:rPr>
        <w:tab/>
      </w:r>
      <w:r w:rsidRPr="00576F9F">
        <w:rPr>
          <w:lang w:val="fr-MC"/>
        </w:rPr>
        <w:tab/>
      </w:r>
      <w:r w:rsidR="003644B4" w:rsidRPr="00576F9F">
        <w:t xml:space="preserve">International Hydrographic Organization. </w:t>
      </w:r>
    </w:p>
    <w:p w14:paraId="5F1CCB55" w14:textId="77777777" w:rsidR="003644B4" w:rsidRPr="00576F9F" w:rsidRDefault="003644B4" w:rsidP="003644B4">
      <w:pPr>
        <w:spacing w:after="0" w:line="240" w:lineRule="auto"/>
        <w:ind w:left="1699"/>
      </w:pPr>
      <w:r w:rsidRPr="00576F9F">
        <w:t>4 quai Antoine 1er</w:t>
      </w:r>
    </w:p>
    <w:p w14:paraId="6EB16214" w14:textId="77777777" w:rsidR="003644B4" w:rsidRPr="00576F9F" w:rsidRDefault="003644B4" w:rsidP="003644B4">
      <w:pPr>
        <w:spacing w:after="0" w:line="240" w:lineRule="auto"/>
        <w:ind w:left="1699"/>
      </w:pPr>
      <w:r w:rsidRPr="00576F9F">
        <w:t>B.P. 445 MC 98011 MONACO CEDEX</w:t>
      </w:r>
    </w:p>
    <w:p w14:paraId="260C902E" w14:textId="77777777" w:rsidR="003644B4" w:rsidRPr="00576F9F" w:rsidRDefault="003644B4" w:rsidP="003644B4">
      <w:pPr>
        <w:spacing w:after="0" w:line="240" w:lineRule="auto"/>
        <w:ind w:left="1699"/>
      </w:pPr>
      <w:r w:rsidRPr="00576F9F">
        <w:t>Telephone: +377 93 10 81 00</w:t>
      </w:r>
    </w:p>
    <w:p w14:paraId="4B03F260" w14:textId="77777777" w:rsidR="003644B4" w:rsidRPr="00576F9F" w:rsidRDefault="003644B4" w:rsidP="003644B4">
      <w:pPr>
        <w:spacing w:after="0" w:line="240" w:lineRule="auto"/>
        <w:ind w:left="1699"/>
      </w:pPr>
      <w:r w:rsidRPr="00576F9F">
        <w:t>Fax: + 377 93 10 81 40</w:t>
      </w:r>
    </w:p>
    <w:p w14:paraId="7279D019" w14:textId="1A0B63AD" w:rsidR="00F949A2" w:rsidRPr="00576F9F" w:rsidRDefault="003644B4" w:rsidP="003644B4">
      <w:pPr>
        <w:spacing w:after="120" w:line="240" w:lineRule="auto"/>
        <w:ind w:left="1701"/>
      </w:pPr>
      <w:r w:rsidRPr="00576F9F">
        <w:t xml:space="preserve">Email: </w:t>
      </w:r>
      <w:hyperlink r:id="rId20" w:history="1">
        <w:r w:rsidRPr="00576F9F">
          <w:rPr>
            <w:rStyle w:val="Hyperlink"/>
            <w:lang w:val="en-GB"/>
          </w:rPr>
          <w:t>info@iho.int</w:t>
        </w:r>
      </w:hyperlink>
    </w:p>
    <w:p w14:paraId="46314206" w14:textId="1F436F9D" w:rsidR="000F2AEA" w:rsidRPr="00576F9F" w:rsidRDefault="000F2AEA" w:rsidP="00972855">
      <w:pPr>
        <w:pStyle w:val="Label1"/>
        <w:rPr>
          <w:b w:val="0"/>
          <w:bCs/>
          <w:sz w:val="20"/>
          <w:szCs w:val="20"/>
          <w:lang w:val="fr-MC"/>
        </w:rPr>
      </w:pPr>
      <w:r w:rsidRPr="00576F9F">
        <w:rPr>
          <w:sz w:val="20"/>
          <w:szCs w:val="20"/>
          <w:lang w:val="fr-MC"/>
        </w:rPr>
        <w:t xml:space="preserve">URL: </w:t>
      </w:r>
      <w:r w:rsidRPr="00576F9F">
        <w:rPr>
          <w:sz w:val="20"/>
          <w:szCs w:val="20"/>
          <w:lang w:val="fr-MC"/>
        </w:rPr>
        <w:tab/>
      </w:r>
      <w:r w:rsidRPr="00576F9F">
        <w:rPr>
          <w:sz w:val="20"/>
          <w:szCs w:val="20"/>
          <w:lang w:val="fr-MC"/>
        </w:rPr>
        <w:tab/>
      </w:r>
      <w:r w:rsidR="003644B4" w:rsidRPr="00576F9F">
        <w:rPr>
          <w:b w:val="0"/>
          <w:bCs/>
          <w:sz w:val="20"/>
          <w:szCs w:val="20"/>
          <w:lang w:val="fr-MC"/>
        </w:rPr>
        <w:t>https://iho.int</w:t>
      </w:r>
    </w:p>
    <w:p w14:paraId="6ABEAC3B" w14:textId="446B8481" w:rsidR="000F2AEA" w:rsidRPr="00576F9F" w:rsidRDefault="000F2AEA" w:rsidP="00972855">
      <w:pPr>
        <w:pStyle w:val="Label1"/>
        <w:rPr>
          <w:sz w:val="20"/>
          <w:szCs w:val="20"/>
          <w:lang w:val="fr-MC"/>
        </w:rPr>
      </w:pPr>
      <w:r w:rsidRPr="00576F9F">
        <w:rPr>
          <w:sz w:val="20"/>
          <w:szCs w:val="20"/>
          <w:lang w:val="fr-MC"/>
        </w:rPr>
        <w:t xml:space="preserve">Identifier: </w:t>
      </w:r>
      <w:r w:rsidRPr="00576F9F">
        <w:rPr>
          <w:sz w:val="20"/>
          <w:szCs w:val="20"/>
          <w:lang w:val="fr-MC"/>
        </w:rPr>
        <w:tab/>
      </w:r>
      <w:r w:rsidRPr="00576F9F">
        <w:rPr>
          <w:sz w:val="20"/>
          <w:szCs w:val="20"/>
          <w:lang w:val="fr-MC"/>
        </w:rPr>
        <w:tab/>
      </w:r>
      <w:r w:rsidR="003644B4" w:rsidRPr="00576F9F">
        <w:rPr>
          <w:b w:val="0"/>
          <w:bCs/>
          <w:sz w:val="20"/>
          <w:szCs w:val="20"/>
          <w:lang w:val="fr-MC"/>
        </w:rPr>
        <w:t>S-97 Annex C</w:t>
      </w:r>
    </w:p>
    <w:p w14:paraId="2FE23B49" w14:textId="5B432AB2" w:rsidR="009F7443" w:rsidRPr="00576F9F" w:rsidRDefault="000F2AEA" w:rsidP="00AE16E3">
      <w:pPr>
        <w:pStyle w:val="Label1"/>
        <w:spacing w:line="240" w:lineRule="auto"/>
        <w:ind w:left="1699" w:hanging="1699"/>
        <w:rPr>
          <w:b w:val="0"/>
          <w:sz w:val="20"/>
          <w:szCs w:val="20"/>
        </w:rPr>
      </w:pPr>
      <w:r w:rsidRPr="00576F9F">
        <w:rPr>
          <w:sz w:val="20"/>
          <w:szCs w:val="20"/>
        </w:rPr>
        <w:t>Maintenance:</w:t>
      </w:r>
      <w:r w:rsidRPr="00576F9F">
        <w:rPr>
          <w:sz w:val="20"/>
          <w:szCs w:val="20"/>
        </w:rPr>
        <w:tab/>
      </w:r>
      <w:r w:rsidRPr="00576F9F">
        <w:rPr>
          <w:sz w:val="20"/>
          <w:szCs w:val="20"/>
        </w:rPr>
        <w:tab/>
      </w:r>
      <w:bookmarkStart w:id="64" w:name="_Hlk122532146"/>
      <w:r w:rsidR="00AE16E3" w:rsidRPr="00576F9F">
        <w:rPr>
          <w:b w:val="0"/>
          <w:sz w:val="20"/>
          <w:szCs w:val="20"/>
        </w:rPr>
        <w:t xml:space="preserve">Changes to the </w:t>
      </w:r>
      <w:r w:rsidR="00241919" w:rsidRPr="00576F9F">
        <w:rPr>
          <w:b w:val="0"/>
          <w:sz w:val="20"/>
          <w:szCs w:val="20"/>
        </w:rPr>
        <w:t>this document</w:t>
      </w:r>
      <w:r w:rsidR="00AE16E3" w:rsidRPr="00576F9F">
        <w:rPr>
          <w:b w:val="0"/>
          <w:sz w:val="20"/>
          <w:szCs w:val="20"/>
        </w:rPr>
        <w:t xml:space="preserve"> are coordinated by </w:t>
      </w:r>
      <w:r w:rsidR="003644B4" w:rsidRPr="00576F9F">
        <w:rPr>
          <w:b w:val="0"/>
          <w:sz w:val="20"/>
          <w:szCs w:val="20"/>
        </w:rPr>
        <w:t>the S-100 Working group</w:t>
      </w:r>
      <w:r w:rsidR="00AE16E3" w:rsidRPr="00576F9F">
        <w:rPr>
          <w:b w:val="0"/>
          <w:sz w:val="20"/>
          <w:szCs w:val="20"/>
        </w:rPr>
        <w:t xml:space="preserve"> and made available via the IHO Publications web site. Maintenance of the </w:t>
      </w:r>
      <w:r w:rsidR="003644B4" w:rsidRPr="00576F9F">
        <w:rPr>
          <w:b w:val="0"/>
          <w:sz w:val="20"/>
          <w:szCs w:val="20"/>
        </w:rPr>
        <w:t>document</w:t>
      </w:r>
      <w:r w:rsidR="00AE16E3" w:rsidRPr="00576F9F">
        <w:rPr>
          <w:b w:val="0"/>
          <w:sz w:val="20"/>
          <w:szCs w:val="20"/>
        </w:rPr>
        <w:t xml:space="preserve"> must conform to IHO Technical Resolution 2/2007 (</w:t>
      </w:r>
      <w:r w:rsidR="00A15DCA" w:rsidRPr="00576F9F">
        <w:rPr>
          <w:b w:val="0"/>
          <w:sz w:val="20"/>
          <w:szCs w:val="20"/>
        </w:rPr>
        <w:t>as amended</w:t>
      </w:r>
      <w:r w:rsidR="00AE16E3" w:rsidRPr="00576F9F">
        <w:rPr>
          <w:b w:val="0"/>
          <w:sz w:val="20"/>
          <w:szCs w:val="20"/>
        </w:rPr>
        <w:t>).</w:t>
      </w:r>
      <w:bookmarkEnd w:id="64"/>
    </w:p>
    <w:p w14:paraId="15092FEC" w14:textId="77777777" w:rsidR="00AE16E3" w:rsidRPr="005B50CE" w:rsidRDefault="00AE16E3" w:rsidP="009512F4">
      <w:pPr>
        <w:pStyle w:val="Label1"/>
        <w:spacing w:line="240" w:lineRule="auto"/>
        <w:ind w:left="1699" w:hanging="1699"/>
        <w:rPr>
          <w:rFonts w:eastAsia="Times New Roman" w:cs="Arial"/>
          <w:b w:val="0"/>
          <w:bCs/>
          <w:sz w:val="20"/>
          <w:szCs w:val="20"/>
          <w:lang w:eastAsia="en-GB"/>
        </w:rPr>
      </w:pPr>
    </w:p>
    <w:p w14:paraId="1C802064" w14:textId="4721433B" w:rsidR="009F7443" w:rsidRDefault="009F7443" w:rsidP="009512F4">
      <w:pPr>
        <w:pStyle w:val="Heading3"/>
        <w:rPr>
          <w:lang w:eastAsia="en-US"/>
        </w:rPr>
      </w:pPr>
      <w:bookmarkStart w:id="65" w:name="_Toc206291108"/>
      <w:r w:rsidRPr="005B50CE">
        <w:rPr>
          <w:lang w:eastAsia="en-US"/>
        </w:rPr>
        <w:t>Specification Maintenance</w:t>
      </w:r>
      <w:bookmarkEnd w:id="65"/>
    </w:p>
    <w:p w14:paraId="6B6FC0D9" w14:textId="77777777" w:rsidR="009F7443" w:rsidRPr="005B50CE" w:rsidRDefault="009F7443" w:rsidP="00D722DC">
      <w:pPr>
        <w:pStyle w:val="Heading4"/>
        <w:rPr>
          <w:lang w:eastAsia="en-US"/>
        </w:rPr>
      </w:pPr>
      <w:r w:rsidRPr="005B50CE">
        <w:rPr>
          <w:lang w:eastAsia="en-US"/>
        </w:rPr>
        <w:t>Introduction</w:t>
      </w:r>
    </w:p>
    <w:p w14:paraId="39462677" w14:textId="238E6316" w:rsidR="009F7443" w:rsidRPr="005B50CE" w:rsidRDefault="003644B4" w:rsidP="00DB035D">
      <w:pPr>
        <w:spacing w:after="120"/>
        <w:rPr>
          <w:lang w:val="en-US" w:eastAsia="en-US"/>
        </w:rPr>
      </w:pPr>
      <w:r w:rsidRPr="003644B4">
        <w:rPr>
          <w:lang w:val="en-US" w:eastAsia="en-US"/>
        </w:rPr>
        <w:t>This document is maintained by the IHO S-100 Working Group on an as-needed basis.</w:t>
      </w:r>
      <w:r>
        <w:rPr>
          <w:lang w:val="en-US" w:eastAsia="en-US"/>
        </w:rPr>
        <w:t xml:space="preserve"> </w:t>
      </w:r>
      <w:r w:rsidR="008D49AA" w:rsidRPr="005B50CE">
        <w:rPr>
          <w:lang w:val="en-US" w:eastAsia="en-US"/>
        </w:rPr>
        <w:t xml:space="preserve">Changes </w:t>
      </w:r>
      <w:r w:rsidR="00A15DCA" w:rsidRPr="005B50CE">
        <w:rPr>
          <w:lang w:val="en-US" w:eastAsia="en-US"/>
        </w:rPr>
        <w:t xml:space="preserve"> </w:t>
      </w:r>
      <w:r w:rsidR="009F7443" w:rsidRPr="005B50CE">
        <w:rPr>
          <w:lang w:val="en-US" w:eastAsia="en-US"/>
        </w:rPr>
        <w:t>will be released by the IHO as a new edition, revision, or clarification.</w:t>
      </w:r>
    </w:p>
    <w:p w14:paraId="533E70C8" w14:textId="77777777" w:rsidR="009F7443" w:rsidRPr="005B50CE" w:rsidRDefault="009F7443" w:rsidP="00D722DC">
      <w:pPr>
        <w:pStyle w:val="Heading4"/>
        <w:rPr>
          <w:lang w:eastAsia="en-US"/>
        </w:rPr>
      </w:pPr>
      <w:r w:rsidRPr="005B50CE">
        <w:rPr>
          <w:lang w:eastAsia="en-US"/>
        </w:rPr>
        <w:t>New Edition</w:t>
      </w:r>
    </w:p>
    <w:p w14:paraId="1D79826C" w14:textId="6D1AA690" w:rsidR="008F7F95" w:rsidRPr="005B50CE" w:rsidRDefault="009F7443" w:rsidP="00DB035D">
      <w:pPr>
        <w:autoSpaceDE w:val="0"/>
        <w:autoSpaceDN w:val="0"/>
        <w:adjustRightInd w:val="0"/>
        <w:spacing w:after="120" w:line="240" w:lineRule="auto"/>
        <w:rPr>
          <w:rFonts w:cs="Arial"/>
          <w:lang w:val="en-US" w:eastAsia="en-US"/>
        </w:rPr>
      </w:pPr>
      <w:r w:rsidRPr="005B50CE">
        <w:rPr>
          <w:rFonts w:cs="Arial"/>
          <w:iCs/>
          <w:lang w:val="en-US" w:eastAsia="en-US"/>
        </w:rPr>
        <w:t>New Editions</w:t>
      </w:r>
      <w:r w:rsidR="00A15DCA" w:rsidRPr="005B50CE">
        <w:rPr>
          <w:rFonts w:cs="Arial"/>
          <w:lang w:val="en-US" w:eastAsia="en-US"/>
        </w:rPr>
        <w:t xml:space="preserve"> </w:t>
      </w:r>
      <w:r w:rsidRPr="005B50CE">
        <w:rPr>
          <w:rFonts w:cs="Arial"/>
          <w:lang w:val="en-US" w:eastAsia="en-US"/>
        </w:rPr>
        <w:t xml:space="preserve">introduce significant changes. </w:t>
      </w:r>
      <w:r w:rsidRPr="005B50CE">
        <w:rPr>
          <w:rFonts w:cs="Arial"/>
          <w:i/>
          <w:iCs/>
          <w:lang w:val="en-US" w:eastAsia="en-US"/>
        </w:rPr>
        <w:t xml:space="preserve">New Editions </w:t>
      </w:r>
      <w:r w:rsidR="003644B4">
        <w:rPr>
          <w:rFonts w:cs="Arial"/>
          <w:lang w:val="en-US" w:eastAsia="en-US"/>
        </w:rPr>
        <w:t>will track new editions of</w:t>
      </w:r>
      <w:r w:rsidR="008D49AA" w:rsidRPr="005B50CE">
        <w:rPr>
          <w:rFonts w:cs="Arial"/>
          <w:lang w:val="en-US" w:eastAsia="en-US"/>
        </w:rPr>
        <w:t xml:space="preserve"> </w:t>
      </w:r>
      <w:r w:rsidR="00A15DCA" w:rsidRPr="005B50CE">
        <w:rPr>
          <w:rFonts w:cs="Arial"/>
          <w:lang w:val="en-US" w:eastAsia="en-US"/>
        </w:rPr>
        <w:t>S-</w:t>
      </w:r>
      <w:r w:rsidR="003644B4">
        <w:rPr>
          <w:rFonts w:cs="Arial"/>
          <w:lang w:val="en-US" w:eastAsia="en-US"/>
        </w:rPr>
        <w:t>97</w:t>
      </w:r>
      <w:r w:rsidR="000B0546">
        <w:rPr>
          <w:rFonts w:cs="Arial"/>
          <w:lang w:val="en-US" w:eastAsia="en-US"/>
        </w:rPr>
        <w:t>.</w:t>
      </w:r>
      <w:r w:rsidRPr="005B50CE">
        <w:rPr>
          <w:rFonts w:cs="Arial"/>
          <w:lang w:val="en-US" w:eastAsia="en-US"/>
        </w:rPr>
        <w:t xml:space="preserve"> </w:t>
      </w:r>
    </w:p>
    <w:p w14:paraId="598D33F0" w14:textId="77777777" w:rsidR="008F7F95" w:rsidRPr="005B50CE" w:rsidRDefault="008F7F95" w:rsidP="00D722DC">
      <w:pPr>
        <w:pStyle w:val="Heading4"/>
        <w:rPr>
          <w:lang w:eastAsia="en-US"/>
        </w:rPr>
      </w:pPr>
      <w:r w:rsidRPr="005B50CE">
        <w:rPr>
          <w:lang w:eastAsia="en-US"/>
        </w:rPr>
        <w:t>Revisions</w:t>
      </w:r>
    </w:p>
    <w:p w14:paraId="0B9AC5AD" w14:textId="457F74B3" w:rsidR="008F7F95" w:rsidRPr="003644B4" w:rsidRDefault="009F7443" w:rsidP="00DB035D">
      <w:pPr>
        <w:autoSpaceDE w:val="0"/>
        <w:autoSpaceDN w:val="0"/>
        <w:adjustRightInd w:val="0"/>
        <w:spacing w:after="120" w:line="240" w:lineRule="auto"/>
        <w:rPr>
          <w:rFonts w:cs="Arial"/>
          <w:szCs w:val="22"/>
          <w:lang w:val="en-US" w:eastAsia="en-US"/>
        </w:rPr>
      </w:pPr>
      <w:r w:rsidRPr="005B50CE">
        <w:rPr>
          <w:rFonts w:cs="Arial"/>
          <w:i/>
          <w:iCs/>
          <w:szCs w:val="22"/>
          <w:lang w:val="en-US" w:eastAsia="en-US"/>
        </w:rPr>
        <w:t xml:space="preserve">Revisions </w:t>
      </w:r>
      <w:r w:rsidRPr="005B50CE">
        <w:rPr>
          <w:rFonts w:cs="Arial"/>
          <w:szCs w:val="22"/>
          <w:lang w:val="en-US" w:eastAsia="en-US"/>
        </w:rPr>
        <w:t xml:space="preserve">are defined as substantive semantic changes to </w:t>
      </w:r>
      <w:r w:rsidR="008D49AA" w:rsidRPr="005B50CE">
        <w:rPr>
          <w:rFonts w:cs="Arial"/>
          <w:szCs w:val="22"/>
          <w:lang w:val="en-US" w:eastAsia="en-US"/>
        </w:rPr>
        <w:t>S-</w:t>
      </w:r>
      <w:r w:rsidR="003644B4">
        <w:rPr>
          <w:rFonts w:cs="Arial"/>
          <w:szCs w:val="22"/>
          <w:lang w:val="en-US" w:eastAsia="en-US"/>
        </w:rPr>
        <w:t>97</w:t>
      </w:r>
      <w:r w:rsidR="000B0546">
        <w:rPr>
          <w:rFonts w:cs="Arial"/>
          <w:szCs w:val="22"/>
          <w:lang w:val="en-US" w:eastAsia="en-US"/>
        </w:rPr>
        <w:t xml:space="preserve"> Annex C</w:t>
      </w:r>
      <w:r w:rsidRPr="005B50CE">
        <w:rPr>
          <w:rFonts w:cs="Arial"/>
          <w:szCs w:val="22"/>
          <w:lang w:val="en-US" w:eastAsia="en-US"/>
        </w:rPr>
        <w:t xml:space="preserve">. Typically, revisions </w:t>
      </w:r>
      <w:r w:rsidR="003644B4">
        <w:rPr>
          <w:rFonts w:cs="Arial"/>
          <w:szCs w:val="22"/>
          <w:lang w:val="en-US" w:eastAsia="en-US"/>
        </w:rPr>
        <w:t>will track new revisions or new editions of S-100</w:t>
      </w:r>
      <w:r w:rsidR="000B0546">
        <w:rPr>
          <w:rFonts w:cs="Arial"/>
          <w:szCs w:val="22"/>
          <w:lang w:val="en-US" w:eastAsia="en-US"/>
        </w:rPr>
        <w:t xml:space="preserve"> which do not entail substantive changes to S-97.</w:t>
      </w:r>
    </w:p>
    <w:p w14:paraId="4B9E367E" w14:textId="77777777" w:rsidR="008F7F95" w:rsidRPr="005B50CE" w:rsidRDefault="008F7F95" w:rsidP="00D722DC">
      <w:pPr>
        <w:pStyle w:val="Heading4"/>
        <w:rPr>
          <w:lang w:eastAsia="en-US"/>
        </w:rPr>
      </w:pPr>
      <w:r w:rsidRPr="005B50CE">
        <w:rPr>
          <w:lang w:eastAsia="en-US"/>
        </w:rPr>
        <w:t>Clarification</w:t>
      </w:r>
    </w:p>
    <w:p w14:paraId="0F9D65E7" w14:textId="196E1214" w:rsidR="009F7443" w:rsidRPr="005B50CE" w:rsidRDefault="009F7443" w:rsidP="00DB035D">
      <w:pPr>
        <w:autoSpaceDE w:val="0"/>
        <w:autoSpaceDN w:val="0"/>
        <w:adjustRightInd w:val="0"/>
        <w:spacing w:after="120" w:line="240" w:lineRule="auto"/>
        <w:rPr>
          <w:rFonts w:cs="Arial"/>
          <w:szCs w:val="22"/>
          <w:lang w:val="en-US" w:eastAsia="en-US"/>
        </w:rPr>
      </w:pPr>
      <w:r w:rsidRPr="005B50CE">
        <w:rPr>
          <w:rFonts w:cs="Arial"/>
          <w:szCs w:val="22"/>
          <w:lang w:val="en-US" w:eastAsia="en-US"/>
        </w:rPr>
        <w:t xml:space="preserve">Clarifications are non-substantive changes to </w:t>
      </w:r>
      <w:r w:rsidR="00A15DCA" w:rsidRPr="005B50CE">
        <w:rPr>
          <w:rFonts w:cs="Arial"/>
          <w:szCs w:val="22"/>
          <w:lang w:val="en-US" w:eastAsia="en-US"/>
        </w:rPr>
        <w:t>S-</w:t>
      </w:r>
      <w:r w:rsidR="003644B4">
        <w:rPr>
          <w:rFonts w:cs="Arial"/>
          <w:szCs w:val="22"/>
          <w:lang w:val="en-US" w:eastAsia="en-US"/>
        </w:rPr>
        <w:t>97</w:t>
      </w:r>
      <w:r w:rsidR="000B0546">
        <w:rPr>
          <w:rFonts w:cs="Arial"/>
          <w:szCs w:val="22"/>
          <w:lang w:val="en-US" w:eastAsia="en-US"/>
        </w:rPr>
        <w:t xml:space="preserve"> Annex C</w:t>
      </w:r>
      <w:r w:rsidRPr="005B50CE">
        <w:rPr>
          <w:rFonts w:cs="Arial"/>
          <w:szCs w:val="22"/>
          <w:lang w:val="en-US" w:eastAsia="en-US"/>
        </w:rPr>
        <w:t xml:space="preserve">. Typically, clarifications: </w:t>
      </w:r>
      <w:r w:rsidR="000B0546">
        <w:rPr>
          <w:rFonts w:cs="Arial"/>
          <w:szCs w:val="22"/>
          <w:lang w:val="en-US" w:eastAsia="en-US"/>
        </w:rPr>
        <w:t xml:space="preserve">align S-97 Annex C better with the same version of S-100; </w:t>
      </w:r>
      <w:r w:rsidRPr="005B50CE">
        <w:rPr>
          <w:rFonts w:cs="Arial"/>
          <w:szCs w:val="22"/>
          <w:lang w:val="en-US" w:eastAsia="en-US"/>
        </w:rPr>
        <w:t xml:space="preserve">remove ambiguity; correct grammatical and spelling errors; amend or update cross references; </w:t>
      </w:r>
      <w:r w:rsidR="000B0546">
        <w:rPr>
          <w:rFonts w:cs="Arial"/>
          <w:szCs w:val="22"/>
          <w:lang w:val="en-US" w:eastAsia="en-US"/>
        </w:rPr>
        <w:t xml:space="preserve">or </w:t>
      </w:r>
      <w:r w:rsidRPr="005B50CE">
        <w:rPr>
          <w:rFonts w:cs="Arial"/>
          <w:szCs w:val="22"/>
          <w:lang w:val="en-US" w:eastAsia="en-US"/>
        </w:rPr>
        <w:t xml:space="preserve">insert improved graphics. A clarification must not cause any substantive semantic change to </w:t>
      </w:r>
      <w:r w:rsidR="00A15DCA" w:rsidRPr="005B50CE">
        <w:rPr>
          <w:rFonts w:cs="Arial"/>
          <w:szCs w:val="22"/>
          <w:lang w:val="en-US" w:eastAsia="en-US"/>
        </w:rPr>
        <w:t>S-</w:t>
      </w:r>
      <w:r w:rsidR="000B0546">
        <w:rPr>
          <w:rFonts w:cs="Arial"/>
          <w:szCs w:val="22"/>
          <w:lang w:val="en-US" w:eastAsia="en-US"/>
        </w:rPr>
        <w:t>97 Annex C</w:t>
      </w:r>
      <w:r w:rsidR="008F7F95" w:rsidRPr="005B50CE">
        <w:rPr>
          <w:rFonts w:cs="Arial"/>
          <w:szCs w:val="22"/>
          <w:lang w:val="en-US" w:eastAsia="en-US"/>
        </w:rPr>
        <w:t>.</w:t>
      </w:r>
    </w:p>
    <w:p w14:paraId="55C7A836" w14:textId="77777777" w:rsidR="008F7F95" w:rsidRPr="005B50CE" w:rsidRDefault="008F7F95" w:rsidP="00D722DC">
      <w:pPr>
        <w:pStyle w:val="Heading4"/>
      </w:pPr>
      <w:r w:rsidRPr="005B50CE">
        <w:t>Version Numbers</w:t>
      </w:r>
    </w:p>
    <w:p w14:paraId="678D04EB" w14:textId="5C8005D4" w:rsidR="008F7F95" w:rsidRPr="005B50CE" w:rsidRDefault="008F7F95" w:rsidP="00DB035D">
      <w:pPr>
        <w:spacing w:after="120"/>
      </w:pPr>
      <w:r w:rsidRPr="005B50CE">
        <w:t xml:space="preserve">The associated version control numbering </w:t>
      </w:r>
      <w:r w:rsidR="008D49AA" w:rsidRPr="005B50CE">
        <w:t xml:space="preserve">to identify changes (n) to </w:t>
      </w:r>
      <w:r w:rsidR="00A15DCA" w:rsidRPr="005B50CE">
        <w:t>S-1</w:t>
      </w:r>
      <w:r w:rsidR="000B0546">
        <w:t>97 Annex C</w:t>
      </w:r>
      <w:r w:rsidRPr="005B50CE">
        <w:t xml:space="preserve"> </w:t>
      </w:r>
      <w:r w:rsidR="006767ED" w:rsidRPr="005B50CE">
        <w:t>must</w:t>
      </w:r>
      <w:r w:rsidRPr="005B50CE">
        <w:t xml:space="preserve"> be as follows:</w:t>
      </w:r>
    </w:p>
    <w:p w14:paraId="28029B64" w14:textId="77777777" w:rsidR="008F7F95" w:rsidRPr="005B50CE" w:rsidRDefault="008F7F95" w:rsidP="00DB035D">
      <w:pPr>
        <w:spacing w:after="120"/>
      </w:pPr>
      <w:r w:rsidRPr="005B50CE">
        <w:t xml:space="preserve">New Editions denoted as </w:t>
      </w:r>
      <w:r w:rsidRPr="005B50CE">
        <w:rPr>
          <w:b/>
          <w:sz w:val="32"/>
        </w:rPr>
        <w:t>n</w:t>
      </w:r>
      <w:r w:rsidRPr="005B50CE">
        <w:t>.0.0</w:t>
      </w:r>
    </w:p>
    <w:p w14:paraId="07101403" w14:textId="77777777" w:rsidR="008F7F95" w:rsidRPr="005B50CE" w:rsidRDefault="008F7F95" w:rsidP="00DB035D">
      <w:pPr>
        <w:spacing w:after="120"/>
      </w:pPr>
      <w:r w:rsidRPr="005B50CE">
        <w:t>Revisions denoted as n.</w:t>
      </w:r>
      <w:r w:rsidRPr="005B50CE">
        <w:rPr>
          <w:b/>
          <w:sz w:val="28"/>
        </w:rPr>
        <w:t>n</w:t>
      </w:r>
      <w:r w:rsidRPr="005B50CE">
        <w:t>.0</w:t>
      </w:r>
    </w:p>
    <w:p w14:paraId="3A0AC1AD" w14:textId="2EB84D9A" w:rsidR="006435C5" w:rsidRPr="000B0546" w:rsidRDefault="008F7F95" w:rsidP="000B0546">
      <w:pPr>
        <w:spacing w:after="120"/>
        <w:rPr>
          <w:b/>
          <w:sz w:val="28"/>
        </w:rPr>
      </w:pPr>
      <w:r w:rsidRPr="005B50CE">
        <w:t>Clarifications denoted as n.n.</w:t>
      </w:r>
      <w:r w:rsidRPr="005B50CE">
        <w:rPr>
          <w:b/>
          <w:sz w:val="28"/>
        </w:rPr>
        <w:t>n</w:t>
      </w:r>
    </w:p>
    <w:p w14:paraId="49B4CF02" w14:textId="77777777" w:rsidR="00731C05" w:rsidRPr="005B50CE" w:rsidRDefault="004B59B1" w:rsidP="001C2735">
      <w:pPr>
        <w:pStyle w:val="Heading1"/>
      </w:pPr>
      <w:bookmarkStart w:id="66" w:name="_Toc225648278"/>
      <w:bookmarkStart w:id="67" w:name="_Toc225065135"/>
      <w:bookmarkStart w:id="68" w:name="_Toc206291109"/>
      <w:r w:rsidRPr="005B50CE">
        <w:t>Specification Scopes</w:t>
      </w:r>
      <w:bookmarkEnd w:id="66"/>
      <w:bookmarkEnd w:id="67"/>
      <w:bookmarkEnd w:id="68"/>
    </w:p>
    <w:p w14:paraId="3D35CF8B" w14:textId="3AC5407C" w:rsidR="00FB48D8" w:rsidRPr="00FC14D6" w:rsidRDefault="000B0546" w:rsidP="00972855">
      <w:pPr>
        <w:pStyle w:val="Label1"/>
        <w:rPr>
          <w:b w:val="0"/>
          <w:bCs/>
          <w:sz w:val="20"/>
          <w:szCs w:val="20"/>
          <w:rPrChange w:id="69" w:author="Raphael Malyankar" w:date="2026-02-02T18:43:00Z" w16du:dateUtc="2026-02-03T01:43:00Z">
            <w:rPr>
              <w:b w:val="0"/>
              <w:bCs/>
            </w:rPr>
          </w:rPrChange>
        </w:rPr>
      </w:pPr>
      <w:r w:rsidRPr="00FC14D6">
        <w:rPr>
          <w:b w:val="0"/>
          <w:bCs/>
          <w:sz w:val="20"/>
          <w:szCs w:val="20"/>
          <w:rPrChange w:id="70" w:author="Raphael Malyankar" w:date="2026-02-02T18:43:00Z" w16du:dateUtc="2026-02-03T01:43:00Z">
            <w:rPr>
              <w:b w:val="0"/>
              <w:bCs/>
            </w:rPr>
          </w:rPrChange>
        </w:rPr>
        <w:t>Scopes are not applicable to this document.</w:t>
      </w:r>
      <w:r w:rsidR="000D6280" w:rsidRPr="00FC14D6">
        <w:rPr>
          <w:b w:val="0"/>
          <w:bCs/>
          <w:sz w:val="20"/>
          <w:szCs w:val="20"/>
          <w:rPrChange w:id="71" w:author="Raphael Malyankar" w:date="2026-02-02T18:43:00Z" w16du:dateUtc="2026-02-03T01:43:00Z">
            <w:rPr>
              <w:b w:val="0"/>
              <w:bCs/>
            </w:rPr>
          </w:rPrChange>
        </w:rPr>
        <w:tab/>
      </w:r>
    </w:p>
    <w:p w14:paraId="5467DCD7" w14:textId="77777777" w:rsidR="00A25DC9" w:rsidRPr="005B50CE" w:rsidRDefault="00A25DC9" w:rsidP="001C2735">
      <w:pPr>
        <w:pStyle w:val="Heading1"/>
      </w:pPr>
      <w:bookmarkStart w:id="72" w:name="_Toc225648279"/>
      <w:bookmarkStart w:id="73" w:name="_Toc225065136"/>
      <w:bookmarkStart w:id="74" w:name="_Toc206291110"/>
      <w:r w:rsidRPr="005B50CE">
        <w:lastRenderedPageBreak/>
        <w:t>Data</w:t>
      </w:r>
      <w:r w:rsidR="00053ABB" w:rsidRPr="005B50CE">
        <w:t>s</w:t>
      </w:r>
      <w:r w:rsidR="00A25574" w:rsidRPr="005B50CE">
        <w:t xml:space="preserve">et </w:t>
      </w:r>
      <w:bookmarkEnd w:id="72"/>
      <w:bookmarkEnd w:id="73"/>
      <w:r w:rsidR="00A25574" w:rsidRPr="005B50CE">
        <w:t>Identification</w:t>
      </w:r>
      <w:bookmarkEnd w:id="74"/>
    </w:p>
    <w:p w14:paraId="7A1EEB98" w14:textId="0BBDA1C4" w:rsidR="003D1865" w:rsidRPr="000B0546" w:rsidRDefault="000B0546" w:rsidP="00972855">
      <w:pPr>
        <w:pStyle w:val="Label1"/>
        <w:rPr>
          <w:bCs/>
          <w:sz w:val="24"/>
          <w:szCs w:val="20"/>
          <w:lang w:val="en-AU"/>
        </w:rPr>
      </w:pPr>
      <w:r w:rsidRPr="000B0546">
        <w:rPr>
          <w:rFonts w:cs="Arial"/>
          <w:b w:val="0"/>
          <w:bCs/>
          <w:sz w:val="20"/>
          <w:szCs w:val="20"/>
        </w:rPr>
        <w:t xml:space="preserve">Inapplicable. </w:t>
      </w:r>
      <w:r w:rsidRPr="000B0546">
        <w:rPr>
          <w:b w:val="0"/>
          <w:bCs/>
          <w:sz w:val="20"/>
          <w:szCs w:val="20"/>
          <w:lang w:val="en-AU"/>
        </w:rPr>
        <w:t>Th</w:t>
      </w:r>
      <w:r>
        <w:rPr>
          <w:b w:val="0"/>
          <w:bCs/>
          <w:sz w:val="20"/>
          <w:szCs w:val="20"/>
          <w:lang w:val="en-AU"/>
        </w:rPr>
        <w:t>is document does not describe any datasets.</w:t>
      </w:r>
      <w:r w:rsidR="00D20CD5" w:rsidRPr="000B0546">
        <w:rPr>
          <w:bCs/>
          <w:sz w:val="24"/>
          <w:szCs w:val="20"/>
          <w:lang w:val="en-AU"/>
        </w:rPr>
        <w:tab/>
        <w:t xml:space="preserve"> </w:t>
      </w:r>
    </w:p>
    <w:p w14:paraId="1F043B91" w14:textId="0369E777" w:rsidR="00B3315D" w:rsidRPr="005B50CE" w:rsidRDefault="00677671" w:rsidP="001C2735">
      <w:pPr>
        <w:pStyle w:val="Heading1"/>
      </w:pPr>
      <w:bookmarkStart w:id="75" w:name="_Toc8629863"/>
      <w:bookmarkStart w:id="76" w:name="_Toc8629995"/>
      <w:bookmarkStart w:id="77" w:name="_Toc19077382"/>
      <w:bookmarkStart w:id="78" w:name="_Toc191284919"/>
      <w:bookmarkStart w:id="79" w:name="_Toc206291111"/>
      <w:bookmarkEnd w:id="75"/>
      <w:bookmarkEnd w:id="76"/>
      <w:bookmarkEnd w:id="77"/>
      <w:bookmarkEnd w:id="78"/>
      <w:r>
        <w:t>Checklist</w:t>
      </w:r>
      <w:bookmarkEnd w:id="79"/>
    </w:p>
    <w:p w14:paraId="2BE84B2F" w14:textId="328C48C4" w:rsidR="00B337E4" w:rsidRDefault="00677671" w:rsidP="00677671">
      <w:r>
        <w:t xml:space="preserve">The following tables contain the checklist, organised by </w:t>
      </w:r>
      <w:r w:rsidR="00493C7B">
        <w:t>origin</w:t>
      </w:r>
      <w:r w:rsidR="00B337E4">
        <w:t xml:space="preserve">, either </w:t>
      </w:r>
      <w:r w:rsidR="00493C7B">
        <w:t>S-97 or the Collection B checks in S-158:100 Edition 1.0.0</w:t>
      </w:r>
      <w:r w:rsidR="00B337E4">
        <w:t xml:space="preserve">, indicated by the </w:t>
      </w:r>
      <w:r w:rsidR="009D7F41">
        <w:t>prefixes</w:t>
      </w:r>
      <w:r w:rsidR="00B337E4">
        <w:t xml:space="preserve"> ‘97” and “100” respectively)</w:t>
      </w:r>
      <w:r>
        <w:t>.</w:t>
      </w:r>
    </w:p>
    <w:p w14:paraId="006DE732" w14:textId="7D016C42" w:rsidR="00780142" w:rsidRDefault="00B337E4" w:rsidP="00677671">
      <w:r>
        <w:t>To save time in evaluation, u</w:t>
      </w:r>
      <w:r w:rsidR="00677671">
        <w:t xml:space="preserve">sers of this checklist </w:t>
      </w:r>
      <w:r>
        <w:t>may</w:t>
      </w:r>
      <w:r w:rsidR="00677671">
        <w:t xml:space="preserve"> first determine which Parts of S-100 apply to their Product Specification and </w:t>
      </w:r>
      <w:r>
        <w:t>evaluate</w:t>
      </w:r>
      <w:r w:rsidR="00677671">
        <w:t xml:space="preserve"> onl</w:t>
      </w:r>
      <w:r>
        <w:t>y</w:t>
      </w:r>
      <w:r w:rsidR="00677671">
        <w:t xml:space="preserve"> the checklist items for the </w:t>
      </w:r>
      <w:r>
        <w:t xml:space="preserve">applicable </w:t>
      </w:r>
      <w:r w:rsidR="00677671">
        <w:t>Parts.</w:t>
      </w:r>
    </w:p>
    <w:p w14:paraId="09AED66B" w14:textId="63ED7908" w:rsidR="00DE7488" w:rsidRDefault="00DE7488" w:rsidP="00677671">
      <w:r>
        <w:t>The spatial operators in the checks are defined in S-158.</w:t>
      </w:r>
    </w:p>
    <w:p w14:paraId="323B8BB0" w14:textId="3B5A22E2" w:rsidR="003D3AFC" w:rsidRDefault="003D3AFC" w:rsidP="00677671">
      <w:r>
        <w:t>The Classification of checklist items is described below. In order to pass, a Product Specification</w:t>
      </w:r>
      <w:r w:rsidR="0074217A">
        <w:t xml:space="preserve"> must pass all</w:t>
      </w:r>
      <w:r w:rsidR="001B14B8">
        <w:t xml:space="preserve"> applicable</w:t>
      </w:r>
      <w:r w:rsidR="0074217A">
        <w:t xml:space="preserve"> checklist items designated as Critical</w:t>
      </w:r>
      <w:r w:rsidR="001B14B8">
        <w:t>.</w:t>
      </w:r>
    </w:p>
    <w:tbl>
      <w:tblPr>
        <w:tblStyle w:val="TableGrid"/>
        <w:tblW w:w="0" w:type="auto"/>
        <w:tblLook w:val="04A0" w:firstRow="1" w:lastRow="0" w:firstColumn="1" w:lastColumn="0" w:noHBand="0" w:noVBand="1"/>
      </w:tblPr>
      <w:tblGrid>
        <w:gridCol w:w="1061"/>
        <w:gridCol w:w="961"/>
        <w:gridCol w:w="6994"/>
      </w:tblGrid>
      <w:tr w:rsidR="003D3AFC" w:rsidRPr="00102109" w14:paraId="046B2FD8" w14:textId="77777777" w:rsidTr="004A4982">
        <w:trPr>
          <w:cantSplit/>
          <w:tblHeader/>
        </w:trPr>
        <w:tc>
          <w:tcPr>
            <w:tcW w:w="0" w:type="auto"/>
            <w:shd w:val="clear" w:color="auto" w:fill="D9D9D9" w:themeFill="background1" w:themeFillShade="D9"/>
          </w:tcPr>
          <w:p w14:paraId="171D214A" w14:textId="77777777" w:rsidR="003D3AFC" w:rsidRPr="00102109" w:rsidRDefault="003D3AFC" w:rsidP="004A4982">
            <w:pPr>
              <w:spacing w:after="120" w:line="240" w:lineRule="auto"/>
              <w:rPr>
                <w:b/>
                <w:bCs/>
              </w:rPr>
            </w:pPr>
            <w:r w:rsidRPr="00102109">
              <w:rPr>
                <w:b/>
                <w:bCs/>
              </w:rPr>
              <w:t>Indicator</w:t>
            </w:r>
          </w:p>
        </w:tc>
        <w:tc>
          <w:tcPr>
            <w:tcW w:w="0" w:type="auto"/>
            <w:shd w:val="clear" w:color="auto" w:fill="D9D9D9" w:themeFill="background1" w:themeFillShade="D9"/>
          </w:tcPr>
          <w:p w14:paraId="5392C0B0" w14:textId="77777777" w:rsidR="003D3AFC" w:rsidRPr="00102109" w:rsidRDefault="003D3AFC" w:rsidP="004A4982">
            <w:pPr>
              <w:spacing w:after="120" w:line="240" w:lineRule="auto"/>
              <w:rPr>
                <w:b/>
                <w:bCs/>
              </w:rPr>
            </w:pPr>
            <w:r w:rsidRPr="00102109">
              <w:rPr>
                <w:b/>
                <w:bCs/>
              </w:rPr>
              <w:t>Type</w:t>
            </w:r>
          </w:p>
        </w:tc>
        <w:tc>
          <w:tcPr>
            <w:tcW w:w="0" w:type="auto"/>
            <w:shd w:val="clear" w:color="auto" w:fill="D9D9D9" w:themeFill="background1" w:themeFillShade="D9"/>
          </w:tcPr>
          <w:p w14:paraId="3FF7119B" w14:textId="77777777" w:rsidR="003D3AFC" w:rsidRPr="00102109" w:rsidRDefault="003D3AFC" w:rsidP="004A4982">
            <w:pPr>
              <w:spacing w:after="120" w:line="240" w:lineRule="auto"/>
              <w:rPr>
                <w:b/>
                <w:bCs/>
              </w:rPr>
            </w:pPr>
            <w:r w:rsidRPr="00102109">
              <w:rPr>
                <w:b/>
                <w:bCs/>
              </w:rPr>
              <w:t>Description</w:t>
            </w:r>
          </w:p>
        </w:tc>
      </w:tr>
      <w:tr w:rsidR="003D3AFC" w:rsidRPr="00102109" w14:paraId="2FB8727C" w14:textId="77777777" w:rsidTr="004A4982">
        <w:tc>
          <w:tcPr>
            <w:tcW w:w="0" w:type="auto"/>
          </w:tcPr>
          <w:p w14:paraId="1F171E5A" w14:textId="77777777" w:rsidR="003D3AFC" w:rsidRPr="00102109" w:rsidRDefault="003D3AFC" w:rsidP="004A4982">
            <w:pPr>
              <w:spacing w:after="120" w:line="240" w:lineRule="auto"/>
            </w:pPr>
            <w:r w:rsidRPr="00102109">
              <w:t>C</w:t>
            </w:r>
          </w:p>
        </w:tc>
        <w:tc>
          <w:tcPr>
            <w:tcW w:w="0" w:type="auto"/>
          </w:tcPr>
          <w:p w14:paraId="54F434F7" w14:textId="0BF03E6F" w:rsidR="003D3AFC" w:rsidRPr="00102109" w:rsidRDefault="003D3AFC" w:rsidP="004A4982">
            <w:pPr>
              <w:spacing w:after="120" w:line="240" w:lineRule="auto"/>
            </w:pPr>
            <w:r w:rsidRPr="00102109">
              <w:t>Critical</w:t>
            </w:r>
          </w:p>
        </w:tc>
        <w:tc>
          <w:tcPr>
            <w:tcW w:w="0" w:type="auto"/>
          </w:tcPr>
          <w:p w14:paraId="37A0D281" w14:textId="004877CA" w:rsidR="003D3AFC" w:rsidRPr="00102109" w:rsidRDefault="003D3AFC" w:rsidP="004A4982">
            <w:pPr>
              <w:spacing w:after="120" w:line="240" w:lineRule="auto"/>
            </w:pPr>
            <w:r>
              <w:t xml:space="preserve">Failure to pass this check would render the Product Specification unusable for its intended purpose, or prevent the Product Specification Package proceeding through approval </w:t>
            </w:r>
            <w:r w:rsidR="0074217A">
              <w:t>procedures</w:t>
            </w:r>
            <w:r>
              <w:t>.</w:t>
            </w:r>
          </w:p>
        </w:tc>
      </w:tr>
      <w:tr w:rsidR="003D3AFC" w:rsidRPr="00102109" w14:paraId="78D97205" w14:textId="77777777" w:rsidTr="004A4982">
        <w:tc>
          <w:tcPr>
            <w:tcW w:w="0" w:type="auto"/>
          </w:tcPr>
          <w:p w14:paraId="520CCDCC" w14:textId="77777777" w:rsidR="003D3AFC" w:rsidRPr="00102109" w:rsidRDefault="003D3AFC" w:rsidP="004A4982">
            <w:pPr>
              <w:spacing w:after="120" w:line="240" w:lineRule="auto"/>
            </w:pPr>
            <w:r w:rsidRPr="00102109">
              <w:t>E</w:t>
            </w:r>
          </w:p>
        </w:tc>
        <w:tc>
          <w:tcPr>
            <w:tcW w:w="0" w:type="auto"/>
          </w:tcPr>
          <w:p w14:paraId="503FE147" w14:textId="77777777" w:rsidR="003D3AFC" w:rsidRPr="00102109" w:rsidRDefault="003D3AFC" w:rsidP="004A4982">
            <w:pPr>
              <w:spacing w:after="120" w:line="240" w:lineRule="auto"/>
            </w:pPr>
            <w:r w:rsidRPr="00102109">
              <w:t>Error</w:t>
            </w:r>
          </w:p>
        </w:tc>
        <w:tc>
          <w:tcPr>
            <w:tcW w:w="0" w:type="auto"/>
          </w:tcPr>
          <w:p w14:paraId="3DB23649" w14:textId="4AD05C9F" w:rsidR="003D3AFC" w:rsidRPr="00102109" w:rsidRDefault="003D3AFC" w:rsidP="004A4982">
            <w:pPr>
              <w:spacing w:after="120" w:line="240" w:lineRule="auto"/>
            </w:pPr>
            <w:r w:rsidRPr="00102109">
              <w:t>An error which may degrade the quality</w:t>
            </w:r>
            <w:r w:rsidR="0074217A">
              <w:t xml:space="preserve"> or usability </w:t>
            </w:r>
            <w:r w:rsidRPr="00102109">
              <w:t xml:space="preserve">of the </w:t>
            </w:r>
            <w:r w:rsidR="0074217A">
              <w:t xml:space="preserve">Product Specification or data products based on it, </w:t>
            </w:r>
            <w:r w:rsidRPr="00102109">
              <w:t xml:space="preserve">but which will not pose a significant danger </w:t>
            </w:r>
            <w:r w:rsidR="0074217A">
              <w:t xml:space="preserve">to </w:t>
            </w:r>
            <w:r w:rsidRPr="00E00F5B">
              <w:t>the intended purpose of the product</w:t>
            </w:r>
            <w:r w:rsidRPr="00102109">
              <w:t>.</w:t>
            </w:r>
            <w:r w:rsidR="0074217A">
              <w:t xml:space="preserve"> Errors may hinder or prevent the Product </w:t>
            </w:r>
            <w:r w:rsidR="009D7F41">
              <w:t>Specification’s</w:t>
            </w:r>
            <w:r w:rsidR="0074217A">
              <w:t xml:space="preserve"> progress through approval procedures.</w:t>
            </w:r>
          </w:p>
        </w:tc>
      </w:tr>
      <w:tr w:rsidR="003D3AFC" w:rsidRPr="00102109" w14:paraId="61A27672" w14:textId="77777777" w:rsidTr="004A4982">
        <w:tc>
          <w:tcPr>
            <w:tcW w:w="0" w:type="auto"/>
          </w:tcPr>
          <w:p w14:paraId="48F83269" w14:textId="77777777" w:rsidR="003D3AFC" w:rsidRPr="00102109" w:rsidRDefault="003D3AFC" w:rsidP="004A4982">
            <w:pPr>
              <w:spacing w:after="120" w:line="240" w:lineRule="auto"/>
            </w:pPr>
            <w:r w:rsidRPr="00102109">
              <w:t>W</w:t>
            </w:r>
          </w:p>
        </w:tc>
        <w:tc>
          <w:tcPr>
            <w:tcW w:w="0" w:type="auto"/>
          </w:tcPr>
          <w:p w14:paraId="74B2C513" w14:textId="77777777" w:rsidR="003D3AFC" w:rsidRPr="00102109" w:rsidRDefault="003D3AFC" w:rsidP="004A4982">
            <w:pPr>
              <w:spacing w:after="120" w:line="240" w:lineRule="auto"/>
            </w:pPr>
            <w:r w:rsidRPr="00102109">
              <w:t>Warning</w:t>
            </w:r>
          </w:p>
        </w:tc>
        <w:tc>
          <w:tcPr>
            <w:tcW w:w="0" w:type="auto"/>
          </w:tcPr>
          <w:p w14:paraId="093F6F6E" w14:textId="178CDBEF" w:rsidR="003D3AFC" w:rsidRPr="00102109" w:rsidRDefault="003D3AFC" w:rsidP="004A4982">
            <w:pPr>
              <w:spacing w:after="120" w:line="240" w:lineRule="auto"/>
            </w:pPr>
            <w:r w:rsidRPr="00102109">
              <w:t>An error which may be duplication or an inconsistency</w:t>
            </w:r>
            <w:r w:rsidR="0074217A">
              <w:t xml:space="preserve"> </w:t>
            </w:r>
            <w:r w:rsidRPr="00102109">
              <w:t xml:space="preserve">which will not noticeably degrade the usability of </w:t>
            </w:r>
            <w:r>
              <w:t xml:space="preserve">the S-100 based </w:t>
            </w:r>
            <w:r w:rsidR="0074217A">
              <w:t xml:space="preserve">Product Specification or its </w:t>
            </w:r>
            <w:r>
              <w:t xml:space="preserve">dataset or exchange set </w:t>
            </w:r>
            <w:r w:rsidRPr="00102109">
              <w:t xml:space="preserve">in </w:t>
            </w:r>
            <w:r>
              <w:t>the end-user system</w:t>
            </w:r>
            <w:r w:rsidR="0074217A">
              <w:t xml:space="preserve"> and is unlikely to prevent the Product Specification’s completion of approval procedures.</w:t>
            </w:r>
          </w:p>
        </w:tc>
      </w:tr>
    </w:tbl>
    <w:p w14:paraId="09AA5DCE" w14:textId="77777777" w:rsidR="003D3AFC" w:rsidRPr="005B50CE" w:rsidRDefault="003D3AFC" w:rsidP="00677671"/>
    <w:p w14:paraId="134B2183" w14:textId="7FF284BB" w:rsidR="00D62903" w:rsidRPr="005B50CE" w:rsidRDefault="00D62903" w:rsidP="00972855">
      <w:pPr>
        <w:pStyle w:val="note0"/>
        <w:rPr>
          <w:color w:val="auto"/>
          <w:lang w:eastAsia="de-DE"/>
        </w:rPr>
      </w:pPr>
    </w:p>
    <w:p w14:paraId="084A8419" w14:textId="77777777" w:rsidR="00B413FE" w:rsidRPr="005B50CE" w:rsidRDefault="00B413FE" w:rsidP="00C53B69">
      <w:pPr>
        <w:autoSpaceDE w:val="0"/>
        <w:autoSpaceDN w:val="0"/>
        <w:adjustRightInd w:val="0"/>
        <w:spacing w:line="240" w:lineRule="auto"/>
        <w:rPr>
          <w:lang w:eastAsia="en-GB"/>
        </w:rPr>
      </w:pPr>
      <w:bookmarkStart w:id="80" w:name="_Toc225648365"/>
      <w:bookmarkStart w:id="81" w:name="_Toc225065222"/>
    </w:p>
    <w:p w14:paraId="2DBA69DC" w14:textId="77777777" w:rsidR="006F742F" w:rsidRPr="005B50CE" w:rsidRDefault="006F742F" w:rsidP="00C53B69">
      <w:pPr>
        <w:autoSpaceDE w:val="0"/>
        <w:autoSpaceDN w:val="0"/>
        <w:adjustRightInd w:val="0"/>
        <w:spacing w:line="240" w:lineRule="auto"/>
        <w:rPr>
          <w:lang w:eastAsia="en-GB"/>
        </w:rPr>
        <w:sectPr w:rsidR="006F742F" w:rsidRPr="005B50CE" w:rsidSect="00937674">
          <w:headerReference w:type="first" r:id="rId21"/>
          <w:footerReference w:type="first" r:id="rId22"/>
          <w:pgSz w:w="11906" w:h="16838"/>
          <w:pgMar w:top="1440" w:right="1440" w:bottom="1440" w:left="1440" w:header="709" w:footer="709" w:gutter="0"/>
          <w:pgNumType w:start="1"/>
          <w:cols w:space="720"/>
          <w:docGrid w:linePitch="272"/>
        </w:sectPr>
      </w:pPr>
    </w:p>
    <w:p w14:paraId="637BDEEC" w14:textId="00EF259D" w:rsidR="00B413FE" w:rsidRPr="005B50CE" w:rsidRDefault="00677671" w:rsidP="00B413FE">
      <w:pPr>
        <w:pStyle w:val="Heading2"/>
      </w:pPr>
      <w:bookmarkStart w:id="82" w:name="_Toc206291112"/>
      <w:r>
        <w:lastRenderedPageBreak/>
        <w:t>General information</w:t>
      </w:r>
      <w:bookmarkEnd w:id="82"/>
    </w:p>
    <w:tbl>
      <w:tblPr>
        <w:tblStyle w:val="TableGrid"/>
        <w:tblW w:w="0" w:type="auto"/>
        <w:tblLook w:val="04A0" w:firstRow="1" w:lastRow="0" w:firstColumn="1" w:lastColumn="0" w:noHBand="0" w:noVBand="1"/>
      </w:tblPr>
      <w:tblGrid>
        <w:gridCol w:w="4405"/>
        <w:gridCol w:w="3420"/>
        <w:gridCol w:w="6123"/>
      </w:tblGrid>
      <w:tr w:rsidR="008D421C" w:rsidRPr="008D421C" w14:paraId="4DD9790F" w14:textId="77777777" w:rsidTr="008B7441">
        <w:trPr>
          <w:cantSplit/>
        </w:trPr>
        <w:tc>
          <w:tcPr>
            <w:tcW w:w="4405" w:type="dxa"/>
            <w:shd w:val="clear" w:color="auto" w:fill="D9D9D9" w:themeFill="background1" w:themeFillShade="D9"/>
          </w:tcPr>
          <w:p w14:paraId="6AF2EC2F" w14:textId="77777777" w:rsidR="008D421C" w:rsidRPr="001B5F4C" w:rsidRDefault="008D421C" w:rsidP="00DE7488">
            <w:pPr>
              <w:spacing w:beforeLines="40" w:before="96" w:afterLines="40" w:after="96" w:line="240" w:lineRule="auto"/>
              <w:jc w:val="left"/>
              <w:rPr>
                <w:sz w:val="19"/>
                <w:szCs w:val="19"/>
              </w:rPr>
            </w:pPr>
            <w:r w:rsidRPr="001B5F4C">
              <w:rPr>
                <w:sz w:val="19"/>
                <w:szCs w:val="19"/>
              </w:rPr>
              <w:t>Product Specification Number</w:t>
            </w:r>
          </w:p>
        </w:tc>
        <w:tc>
          <w:tcPr>
            <w:tcW w:w="9543" w:type="dxa"/>
            <w:gridSpan w:val="2"/>
          </w:tcPr>
          <w:p w14:paraId="045BB91E" w14:textId="77777777" w:rsidR="008D421C" w:rsidRPr="008D421C" w:rsidRDefault="008D421C" w:rsidP="00DE7488">
            <w:pPr>
              <w:spacing w:beforeLines="40" w:before="96" w:afterLines="40" w:after="96" w:line="240" w:lineRule="auto"/>
              <w:jc w:val="left"/>
              <w:rPr>
                <w:sz w:val="19"/>
                <w:szCs w:val="19"/>
              </w:rPr>
            </w:pPr>
            <w:r w:rsidRPr="008D421C">
              <w:rPr>
                <w:sz w:val="19"/>
                <w:szCs w:val="19"/>
              </w:rPr>
              <w:t>S-NNN</w:t>
            </w:r>
          </w:p>
        </w:tc>
      </w:tr>
      <w:tr w:rsidR="003C0D05" w:rsidRPr="008D421C" w14:paraId="295F4012" w14:textId="77777777" w:rsidTr="008B7441">
        <w:trPr>
          <w:cantSplit/>
        </w:trPr>
        <w:tc>
          <w:tcPr>
            <w:tcW w:w="4405" w:type="dxa"/>
            <w:shd w:val="clear" w:color="auto" w:fill="D9D9D9" w:themeFill="background1" w:themeFillShade="D9"/>
          </w:tcPr>
          <w:p w14:paraId="5FB7F172" w14:textId="130A72BE" w:rsidR="003C0D05" w:rsidRPr="001B5F4C" w:rsidRDefault="003C0D05" w:rsidP="00DE7488">
            <w:pPr>
              <w:spacing w:beforeLines="40" w:before="96" w:afterLines="40" w:after="96" w:line="240" w:lineRule="auto"/>
              <w:jc w:val="left"/>
              <w:rPr>
                <w:sz w:val="19"/>
                <w:szCs w:val="19"/>
              </w:rPr>
            </w:pPr>
            <w:r w:rsidRPr="003C0D05">
              <w:rPr>
                <w:sz w:val="19"/>
                <w:szCs w:val="19"/>
              </w:rPr>
              <w:t>Product Specification Title</w:t>
            </w:r>
          </w:p>
        </w:tc>
        <w:tc>
          <w:tcPr>
            <w:tcW w:w="9543" w:type="dxa"/>
            <w:gridSpan w:val="2"/>
          </w:tcPr>
          <w:p w14:paraId="2EB6797B" w14:textId="77777777" w:rsidR="003C0D05" w:rsidRPr="008D421C" w:rsidRDefault="003C0D05" w:rsidP="00DE7488">
            <w:pPr>
              <w:spacing w:beforeLines="40" w:before="96" w:afterLines="40" w:after="96" w:line="240" w:lineRule="auto"/>
              <w:jc w:val="left"/>
              <w:rPr>
                <w:sz w:val="19"/>
                <w:szCs w:val="19"/>
              </w:rPr>
            </w:pPr>
          </w:p>
        </w:tc>
      </w:tr>
      <w:tr w:rsidR="00D44BC6" w:rsidRPr="008D421C" w14:paraId="1931AC80" w14:textId="77777777" w:rsidTr="008B7441">
        <w:trPr>
          <w:cantSplit/>
        </w:trPr>
        <w:tc>
          <w:tcPr>
            <w:tcW w:w="4405" w:type="dxa"/>
            <w:shd w:val="clear" w:color="auto" w:fill="D9D9D9" w:themeFill="background1" w:themeFillShade="D9"/>
          </w:tcPr>
          <w:p w14:paraId="26CF6D94" w14:textId="653CF467" w:rsidR="00D44BC6" w:rsidRPr="001B5F4C" w:rsidRDefault="00D44BC6" w:rsidP="00DE7488">
            <w:pPr>
              <w:spacing w:beforeLines="40" w:before="96" w:afterLines="40" w:after="96" w:line="240" w:lineRule="auto"/>
              <w:jc w:val="left"/>
              <w:rPr>
                <w:sz w:val="19"/>
                <w:szCs w:val="19"/>
              </w:rPr>
            </w:pPr>
            <w:r w:rsidRPr="001B5F4C">
              <w:rPr>
                <w:sz w:val="19"/>
                <w:szCs w:val="19"/>
              </w:rPr>
              <w:t xml:space="preserve">Edition </w:t>
            </w:r>
            <w:r w:rsidR="008B7441">
              <w:rPr>
                <w:sz w:val="19"/>
                <w:szCs w:val="19"/>
              </w:rPr>
              <w:t>N</w:t>
            </w:r>
            <w:r w:rsidRPr="001B5F4C">
              <w:rPr>
                <w:sz w:val="19"/>
                <w:szCs w:val="19"/>
              </w:rPr>
              <w:t>umber</w:t>
            </w:r>
          </w:p>
        </w:tc>
        <w:tc>
          <w:tcPr>
            <w:tcW w:w="9543" w:type="dxa"/>
            <w:gridSpan w:val="2"/>
          </w:tcPr>
          <w:p w14:paraId="7EABA04D" w14:textId="44C54405" w:rsidR="00D44BC6" w:rsidRPr="008D421C" w:rsidRDefault="00DE7488" w:rsidP="00DE7488">
            <w:pPr>
              <w:spacing w:beforeLines="40" w:before="96" w:afterLines="40" w:after="96" w:line="240" w:lineRule="auto"/>
              <w:jc w:val="left"/>
              <w:rPr>
                <w:sz w:val="19"/>
                <w:szCs w:val="19"/>
              </w:rPr>
            </w:pPr>
            <w:r>
              <w:rPr>
                <w:sz w:val="19"/>
                <w:szCs w:val="19"/>
              </w:rPr>
              <w:t>X.Y.Z</w:t>
            </w:r>
          </w:p>
        </w:tc>
      </w:tr>
      <w:tr w:rsidR="00D44BC6" w:rsidRPr="008D421C" w14:paraId="439C712E" w14:textId="77777777" w:rsidTr="008B7441">
        <w:trPr>
          <w:cantSplit/>
        </w:trPr>
        <w:tc>
          <w:tcPr>
            <w:tcW w:w="4405" w:type="dxa"/>
            <w:shd w:val="clear" w:color="auto" w:fill="D9D9D9" w:themeFill="background1" w:themeFillShade="D9"/>
          </w:tcPr>
          <w:p w14:paraId="6C09D0E5" w14:textId="367E1C4D" w:rsidR="00D44BC6" w:rsidRPr="001B5F4C" w:rsidRDefault="009D7F41" w:rsidP="00DE7488">
            <w:pPr>
              <w:spacing w:beforeLines="40" w:before="96" w:afterLines="40" w:after="96" w:line="240" w:lineRule="auto"/>
              <w:jc w:val="left"/>
              <w:rPr>
                <w:sz w:val="19"/>
                <w:szCs w:val="19"/>
              </w:rPr>
            </w:pPr>
            <w:r w:rsidRPr="001B5F4C">
              <w:rPr>
                <w:sz w:val="19"/>
                <w:szCs w:val="19"/>
              </w:rPr>
              <w:t>Operational</w:t>
            </w:r>
            <w:r w:rsidR="00D44BC6" w:rsidRPr="001B5F4C">
              <w:rPr>
                <w:sz w:val="19"/>
                <w:szCs w:val="19"/>
              </w:rPr>
              <w:t xml:space="preserve"> or testing</w:t>
            </w:r>
            <w:r w:rsidR="008826C8" w:rsidRPr="001B5F4C">
              <w:rPr>
                <w:sz w:val="19"/>
                <w:szCs w:val="19"/>
              </w:rPr>
              <w:t>/evaluation</w:t>
            </w:r>
            <w:r w:rsidR="00D44BC6" w:rsidRPr="001B5F4C">
              <w:rPr>
                <w:sz w:val="19"/>
                <w:szCs w:val="19"/>
              </w:rPr>
              <w:t xml:space="preserve"> edition</w:t>
            </w:r>
          </w:p>
        </w:tc>
        <w:tc>
          <w:tcPr>
            <w:tcW w:w="9543" w:type="dxa"/>
            <w:gridSpan w:val="2"/>
          </w:tcPr>
          <w:p w14:paraId="4F9FE18B" w14:textId="48D74BD7" w:rsidR="00D44BC6" w:rsidRPr="008D421C" w:rsidRDefault="00D44BC6" w:rsidP="00DE7488">
            <w:pPr>
              <w:spacing w:beforeLines="40" w:before="96" w:afterLines="40" w:after="96" w:line="240" w:lineRule="auto"/>
              <w:jc w:val="left"/>
              <w:rPr>
                <w:sz w:val="19"/>
                <w:szCs w:val="19"/>
              </w:rPr>
            </w:pPr>
            <w:r>
              <w:rPr>
                <w:sz w:val="19"/>
                <w:szCs w:val="19"/>
              </w:rPr>
              <w:t>Operational / Testing and Evaluation</w:t>
            </w:r>
          </w:p>
        </w:tc>
      </w:tr>
      <w:tr w:rsidR="008D421C" w:rsidRPr="008D421C" w14:paraId="72A93053" w14:textId="77777777" w:rsidTr="008B7441">
        <w:trPr>
          <w:cantSplit/>
        </w:trPr>
        <w:tc>
          <w:tcPr>
            <w:tcW w:w="4405" w:type="dxa"/>
            <w:shd w:val="clear" w:color="auto" w:fill="D9D9D9" w:themeFill="background1" w:themeFillShade="D9"/>
          </w:tcPr>
          <w:p w14:paraId="2B060107" w14:textId="7D9DA13B" w:rsidR="008D421C" w:rsidRPr="001B5F4C" w:rsidRDefault="003C0D05" w:rsidP="00DE7488">
            <w:pPr>
              <w:spacing w:beforeLines="40" w:before="96" w:afterLines="40" w:after="96" w:line="240" w:lineRule="auto"/>
              <w:jc w:val="left"/>
              <w:rPr>
                <w:sz w:val="19"/>
                <w:szCs w:val="19"/>
              </w:rPr>
            </w:pPr>
            <w:r>
              <w:rPr>
                <w:sz w:val="19"/>
                <w:szCs w:val="19"/>
              </w:rPr>
              <w:t>Readiness Level</w:t>
            </w:r>
            <w:r w:rsidR="00F447A6">
              <w:rPr>
                <w:sz w:val="19"/>
                <w:szCs w:val="19"/>
              </w:rPr>
              <w:t xml:space="preserve"> (RL)</w:t>
            </w:r>
          </w:p>
        </w:tc>
        <w:tc>
          <w:tcPr>
            <w:tcW w:w="9543" w:type="dxa"/>
            <w:gridSpan w:val="2"/>
          </w:tcPr>
          <w:p w14:paraId="20623573" w14:textId="4E37845D" w:rsidR="008D421C" w:rsidRPr="008D421C" w:rsidRDefault="003C0D05" w:rsidP="00DE7488">
            <w:pPr>
              <w:spacing w:beforeLines="40" w:before="96" w:afterLines="40" w:after="96" w:line="240" w:lineRule="auto"/>
              <w:jc w:val="left"/>
              <w:rPr>
                <w:sz w:val="19"/>
                <w:szCs w:val="19"/>
              </w:rPr>
            </w:pPr>
            <w:r>
              <w:rPr>
                <w:sz w:val="19"/>
                <w:szCs w:val="19"/>
              </w:rPr>
              <w:t>One of Level 1 through Level 5 (see Readiness Levels in S-97)</w:t>
            </w:r>
          </w:p>
        </w:tc>
      </w:tr>
      <w:tr w:rsidR="008D421C" w:rsidRPr="008D421C" w14:paraId="161024F2" w14:textId="77777777" w:rsidTr="008B7441">
        <w:trPr>
          <w:cantSplit/>
        </w:trPr>
        <w:tc>
          <w:tcPr>
            <w:tcW w:w="4405" w:type="dxa"/>
            <w:shd w:val="clear" w:color="auto" w:fill="D9D9D9" w:themeFill="background1" w:themeFillShade="D9"/>
          </w:tcPr>
          <w:p w14:paraId="5FAFDF27" w14:textId="77777777" w:rsidR="008D421C" w:rsidRPr="001B5F4C" w:rsidRDefault="008D421C" w:rsidP="00DE7488">
            <w:pPr>
              <w:spacing w:beforeLines="40" w:before="96" w:afterLines="40" w:after="96" w:line="240" w:lineRule="auto"/>
              <w:jc w:val="left"/>
              <w:rPr>
                <w:sz w:val="19"/>
                <w:szCs w:val="19"/>
              </w:rPr>
            </w:pPr>
            <w:r w:rsidRPr="001B5F4C">
              <w:rPr>
                <w:sz w:val="19"/>
                <w:szCs w:val="19"/>
              </w:rPr>
              <w:t>Responsible group</w:t>
            </w:r>
          </w:p>
        </w:tc>
        <w:tc>
          <w:tcPr>
            <w:tcW w:w="9543" w:type="dxa"/>
            <w:gridSpan w:val="2"/>
          </w:tcPr>
          <w:p w14:paraId="7910D6DF" w14:textId="77777777" w:rsidR="008D421C" w:rsidRPr="008D421C" w:rsidRDefault="008D421C" w:rsidP="00DE7488">
            <w:pPr>
              <w:spacing w:beforeLines="40" w:before="96" w:afterLines="40" w:after="96" w:line="240" w:lineRule="auto"/>
              <w:jc w:val="left"/>
              <w:rPr>
                <w:sz w:val="19"/>
                <w:szCs w:val="19"/>
              </w:rPr>
            </w:pPr>
          </w:p>
        </w:tc>
      </w:tr>
      <w:tr w:rsidR="008D421C" w:rsidRPr="008D421C" w14:paraId="1194F9E7" w14:textId="77777777" w:rsidTr="008B7441">
        <w:trPr>
          <w:cantSplit/>
        </w:trPr>
        <w:tc>
          <w:tcPr>
            <w:tcW w:w="4405" w:type="dxa"/>
            <w:shd w:val="clear" w:color="auto" w:fill="D9D9D9" w:themeFill="background1" w:themeFillShade="D9"/>
          </w:tcPr>
          <w:p w14:paraId="04661C2D" w14:textId="77777777" w:rsidR="008D421C" w:rsidRPr="001B5F4C" w:rsidRDefault="008D421C" w:rsidP="00DE7488">
            <w:pPr>
              <w:spacing w:beforeLines="40" w:before="96" w:afterLines="40" w:after="96" w:line="240" w:lineRule="auto"/>
              <w:jc w:val="left"/>
              <w:rPr>
                <w:sz w:val="19"/>
                <w:szCs w:val="19"/>
              </w:rPr>
            </w:pPr>
            <w:r w:rsidRPr="001B5F4C">
              <w:rPr>
                <w:sz w:val="19"/>
                <w:szCs w:val="19"/>
              </w:rPr>
              <w:t>Covered by IHO Res. 2/2007 (Yes / No)</w:t>
            </w:r>
          </w:p>
        </w:tc>
        <w:tc>
          <w:tcPr>
            <w:tcW w:w="9543" w:type="dxa"/>
            <w:gridSpan w:val="2"/>
          </w:tcPr>
          <w:p w14:paraId="5C53B008" w14:textId="77777777" w:rsidR="008D421C" w:rsidRPr="008D421C" w:rsidRDefault="008D421C" w:rsidP="00DE7488">
            <w:pPr>
              <w:spacing w:beforeLines="40" w:before="96" w:afterLines="40" w:after="96" w:line="240" w:lineRule="auto"/>
              <w:jc w:val="left"/>
              <w:rPr>
                <w:sz w:val="19"/>
                <w:szCs w:val="19"/>
              </w:rPr>
            </w:pPr>
          </w:p>
        </w:tc>
      </w:tr>
      <w:tr w:rsidR="008D421C" w:rsidRPr="008D421C" w14:paraId="5BA47BA0" w14:textId="77777777" w:rsidTr="008B7441">
        <w:trPr>
          <w:cantSplit/>
        </w:trPr>
        <w:tc>
          <w:tcPr>
            <w:tcW w:w="4405" w:type="dxa"/>
            <w:shd w:val="clear" w:color="auto" w:fill="D9D9D9" w:themeFill="background1" w:themeFillShade="D9"/>
          </w:tcPr>
          <w:p w14:paraId="1B43C1FA" w14:textId="72F9F463" w:rsidR="008D421C" w:rsidRPr="001B5F4C" w:rsidRDefault="008D421C" w:rsidP="00DE7488">
            <w:pPr>
              <w:spacing w:beforeLines="40" w:before="96" w:afterLines="40" w:after="96" w:line="240" w:lineRule="auto"/>
              <w:jc w:val="left"/>
              <w:rPr>
                <w:sz w:val="19"/>
                <w:szCs w:val="19"/>
              </w:rPr>
            </w:pPr>
            <w:r w:rsidRPr="001B5F4C">
              <w:rPr>
                <w:sz w:val="19"/>
                <w:szCs w:val="19"/>
              </w:rPr>
              <w:t>Person(s) or group(s) completing this c</w:t>
            </w:r>
            <w:r w:rsidR="008826C8" w:rsidRPr="001B5F4C">
              <w:rPr>
                <w:sz w:val="19"/>
                <w:szCs w:val="19"/>
              </w:rPr>
              <w:t>h</w:t>
            </w:r>
            <w:r w:rsidRPr="001B5F4C">
              <w:rPr>
                <w:sz w:val="19"/>
                <w:szCs w:val="19"/>
              </w:rPr>
              <w:t>ecklist</w:t>
            </w:r>
          </w:p>
        </w:tc>
        <w:tc>
          <w:tcPr>
            <w:tcW w:w="9543" w:type="dxa"/>
            <w:gridSpan w:val="2"/>
          </w:tcPr>
          <w:p w14:paraId="117549FF" w14:textId="77777777" w:rsidR="008D421C" w:rsidRPr="008D421C" w:rsidRDefault="008D421C" w:rsidP="00DE7488">
            <w:pPr>
              <w:spacing w:beforeLines="40" w:before="96" w:afterLines="40" w:after="96" w:line="240" w:lineRule="auto"/>
              <w:jc w:val="left"/>
              <w:rPr>
                <w:sz w:val="19"/>
                <w:szCs w:val="19"/>
              </w:rPr>
            </w:pPr>
          </w:p>
        </w:tc>
      </w:tr>
      <w:tr w:rsidR="008D421C" w:rsidRPr="008D421C" w14:paraId="59C3CBDF" w14:textId="77777777" w:rsidTr="008B7441">
        <w:trPr>
          <w:cantSplit/>
        </w:trPr>
        <w:tc>
          <w:tcPr>
            <w:tcW w:w="4405" w:type="dxa"/>
            <w:shd w:val="clear" w:color="auto" w:fill="D9D9D9" w:themeFill="background1" w:themeFillShade="D9"/>
          </w:tcPr>
          <w:p w14:paraId="17542F00" w14:textId="77777777" w:rsidR="008D421C" w:rsidRPr="001B5F4C" w:rsidRDefault="008D421C" w:rsidP="00DE7488">
            <w:pPr>
              <w:spacing w:beforeLines="40" w:before="96" w:afterLines="40" w:after="96" w:line="240" w:lineRule="auto"/>
              <w:jc w:val="left"/>
              <w:rPr>
                <w:sz w:val="19"/>
                <w:szCs w:val="19"/>
              </w:rPr>
            </w:pPr>
            <w:r w:rsidRPr="001B5F4C">
              <w:rPr>
                <w:sz w:val="19"/>
                <w:szCs w:val="19"/>
              </w:rPr>
              <w:t>Date checklist completed</w:t>
            </w:r>
          </w:p>
        </w:tc>
        <w:tc>
          <w:tcPr>
            <w:tcW w:w="9543" w:type="dxa"/>
            <w:gridSpan w:val="2"/>
          </w:tcPr>
          <w:p w14:paraId="139BC43B" w14:textId="77777777" w:rsidR="008D421C" w:rsidRPr="008D421C" w:rsidRDefault="008D421C" w:rsidP="00DE7488">
            <w:pPr>
              <w:spacing w:beforeLines="40" w:before="96" w:afterLines="40" w:after="96" w:line="240" w:lineRule="auto"/>
              <w:jc w:val="left"/>
              <w:rPr>
                <w:sz w:val="19"/>
                <w:szCs w:val="19"/>
              </w:rPr>
            </w:pPr>
          </w:p>
        </w:tc>
      </w:tr>
      <w:tr w:rsidR="008D421C" w:rsidRPr="008D421C" w14:paraId="034E3693" w14:textId="77777777" w:rsidTr="008B7441">
        <w:trPr>
          <w:cantSplit/>
        </w:trPr>
        <w:tc>
          <w:tcPr>
            <w:tcW w:w="4405" w:type="dxa"/>
            <w:shd w:val="clear" w:color="auto" w:fill="D9D9D9" w:themeFill="background1" w:themeFillShade="D9"/>
          </w:tcPr>
          <w:p w14:paraId="5893D519" w14:textId="775C29C8" w:rsidR="008D421C" w:rsidRPr="001B5F4C" w:rsidRDefault="008D421C" w:rsidP="00DE7488">
            <w:pPr>
              <w:spacing w:beforeLines="40" w:before="96" w:afterLines="40" w:after="96" w:line="240" w:lineRule="auto"/>
              <w:jc w:val="left"/>
              <w:rPr>
                <w:sz w:val="19"/>
                <w:szCs w:val="19"/>
              </w:rPr>
            </w:pPr>
            <w:r w:rsidRPr="001B5F4C">
              <w:rPr>
                <w:sz w:val="19"/>
                <w:szCs w:val="19"/>
              </w:rPr>
              <w:t xml:space="preserve">Notes </w:t>
            </w:r>
            <w:r w:rsidR="00F447A6">
              <w:rPr>
                <w:sz w:val="19"/>
                <w:szCs w:val="19"/>
              </w:rPr>
              <w:t>or</w:t>
            </w:r>
            <w:r w:rsidRPr="001B5F4C">
              <w:rPr>
                <w:sz w:val="19"/>
                <w:szCs w:val="19"/>
              </w:rPr>
              <w:t xml:space="preserve"> other information</w:t>
            </w:r>
          </w:p>
        </w:tc>
        <w:tc>
          <w:tcPr>
            <w:tcW w:w="9543" w:type="dxa"/>
            <w:gridSpan w:val="2"/>
          </w:tcPr>
          <w:p w14:paraId="3A6301F0" w14:textId="145774D4" w:rsidR="008D421C" w:rsidRPr="008D421C" w:rsidRDefault="009A1B8D" w:rsidP="00DE7488">
            <w:pPr>
              <w:spacing w:beforeLines="40" w:before="96" w:afterLines="40" w:after="96" w:line="240" w:lineRule="auto"/>
              <w:jc w:val="left"/>
              <w:rPr>
                <w:sz w:val="19"/>
                <w:szCs w:val="19"/>
              </w:rPr>
            </w:pPr>
            <w:r>
              <w:rPr>
                <w:sz w:val="19"/>
                <w:szCs w:val="19"/>
              </w:rPr>
              <w:t xml:space="preserve">If the evaluator </w:t>
            </w:r>
            <w:r w:rsidR="001F0216">
              <w:rPr>
                <w:sz w:val="19"/>
                <w:szCs w:val="19"/>
              </w:rPr>
              <w:t xml:space="preserve">completing this checklist </w:t>
            </w:r>
            <w:r>
              <w:rPr>
                <w:sz w:val="19"/>
                <w:szCs w:val="19"/>
              </w:rPr>
              <w:t xml:space="preserve">is checking only part of the Product Specification package, that should be </w:t>
            </w:r>
            <w:r w:rsidR="001F0216">
              <w:rPr>
                <w:sz w:val="19"/>
                <w:szCs w:val="19"/>
              </w:rPr>
              <w:t>stated</w:t>
            </w:r>
            <w:r>
              <w:rPr>
                <w:sz w:val="19"/>
                <w:szCs w:val="19"/>
              </w:rPr>
              <w:t xml:space="preserve"> here.</w:t>
            </w:r>
          </w:p>
        </w:tc>
      </w:tr>
      <w:tr w:rsidR="00F447A6" w:rsidRPr="008D421C" w14:paraId="0FB9DE71" w14:textId="77777777" w:rsidTr="009A1B8D">
        <w:trPr>
          <w:cantSplit/>
        </w:trPr>
        <w:tc>
          <w:tcPr>
            <w:tcW w:w="4405" w:type="dxa"/>
            <w:vMerge w:val="restart"/>
            <w:shd w:val="clear" w:color="auto" w:fill="D9D9D9" w:themeFill="background1" w:themeFillShade="D9"/>
          </w:tcPr>
          <w:p w14:paraId="4B829EE1" w14:textId="1F1075F7" w:rsidR="008B7441" w:rsidRDefault="00F447A6" w:rsidP="00DE7488">
            <w:pPr>
              <w:spacing w:beforeLines="40" w:before="96" w:afterLines="40" w:after="96" w:line="240" w:lineRule="auto"/>
              <w:jc w:val="left"/>
              <w:rPr>
                <w:sz w:val="19"/>
                <w:szCs w:val="19"/>
              </w:rPr>
            </w:pPr>
            <w:r>
              <w:rPr>
                <w:sz w:val="19"/>
                <w:szCs w:val="19"/>
              </w:rPr>
              <w:t xml:space="preserve">List of </w:t>
            </w:r>
            <w:r w:rsidR="009D7F41" w:rsidRPr="001B5F4C">
              <w:rPr>
                <w:sz w:val="19"/>
                <w:szCs w:val="19"/>
              </w:rPr>
              <w:t>components</w:t>
            </w:r>
            <w:r w:rsidRPr="001B5F4C">
              <w:rPr>
                <w:sz w:val="19"/>
                <w:szCs w:val="19"/>
              </w:rPr>
              <w:t xml:space="preserve"> verified including version number and </w:t>
            </w:r>
            <w:r w:rsidR="008B7441">
              <w:rPr>
                <w:sz w:val="19"/>
                <w:szCs w:val="19"/>
              </w:rPr>
              <w:t xml:space="preserve">build </w:t>
            </w:r>
            <w:r w:rsidRPr="001B5F4C">
              <w:rPr>
                <w:sz w:val="19"/>
                <w:szCs w:val="19"/>
              </w:rPr>
              <w:t>date of each</w:t>
            </w:r>
            <w:r w:rsidR="008B7441">
              <w:rPr>
                <w:sz w:val="19"/>
                <w:szCs w:val="19"/>
              </w:rPr>
              <w:t>.</w:t>
            </w:r>
          </w:p>
          <w:p w14:paraId="01C31977" w14:textId="46568D1A" w:rsidR="00F447A6" w:rsidRPr="001B5F4C" w:rsidRDefault="008B7441" w:rsidP="00DE7488">
            <w:pPr>
              <w:spacing w:beforeLines="40" w:before="96" w:afterLines="40" w:after="96" w:line="240" w:lineRule="auto"/>
              <w:jc w:val="left"/>
              <w:rPr>
                <w:sz w:val="19"/>
                <w:szCs w:val="19"/>
              </w:rPr>
            </w:pPr>
            <w:r>
              <w:rPr>
                <w:sz w:val="19"/>
                <w:szCs w:val="19"/>
              </w:rPr>
              <w:t>(Version numbers should match the Product Specification Edition Number in the first two components.</w:t>
            </w:r>
            <w:r w:rsidR="00A27B7A">
              <w:rPr>
                <w:sz w:val="19"/>
                <w:szCs w:val="19"/>
              </w:rPr>
              <w:t xml:space="preserve"> Mismatches should be noted in the checklist below.</w:t>
            </w:r>
            <w:r>
              <w:rPr>
                <w:sz w:val="19"/>
                <w:szCs w:val="19"/>
              </w:rPr>
              <w:t>)</w:t>
            </w:r>
          </w:p>
        </w:tc>
        <w:tc>
          <w:tcPr>
            <w:tcW w:w="3420" w:type="dxa"/>
          </w:tcPr>
          <w:p w14:paraId="4F6A268A" w14:textId="018E9D1A" w:rsidR="00F447A6" w:rsidRDefault="00F447A6" w:rsidP="00DE7488">
            <w:pPr>
              <w:spacing w:beforeLines="40" w:before="96" w:afterLines="40" w:after="96" w:line="240" w:lineRule="auto"/>
              <w:jc w:val="left"/>
              <w:rPr>
                <w:sz w:val="19"/>
                <w:szCs w:val="19"/>
              </w:rPr>
            </w:pPr>
            <w:r>
              <w:rPr>
                <w:sz w:val="19"/>
                <w:szCs w:val="19"/>
              </w:rPr>
              <w:t xml:space="preserve">Product Specification </w:t>
            </w:r>
            <w:r w:rsidR="008B7441">
              <w:rPr>
                <w:sz w:val="19"/>
                <w:szCs w:val="19"/>
              </w:rPr>
              <w:t xml:space="preserve">Main </w:t>
            </w:r>
            <w:r>
              <w:rPr>
                <w:sz w:val="19"/>
                <w:szCs w:val="19"/>
              </w:rPr>
              <w:t>document</w:t>
            </w:r>
          </w:p>
        </w:tc>
        <w:tc>
          <w:tcPr>
            <w:tcW w:w="6123" w:type="dxa"/>
          </w:tcPr>
          <w:p w14:paraId="34B49B62" w14:textId="1C5E1E8E" w:rsidR="00F447A6" w:rsidRPr="008D421C" w:rsidRDefault="008B7441" w:rsidP="00DE7488">
            <w:pPr>
              <w:spacing w:beforeLines="40" w:before="96" w:afterLines="40" w:after="96" w:line="240" w:lineRule="auto"/>
              <w:jc w:val="left"/>
              <w:rPr>
                <w:sz w:val="19"/>
                <w:szCs w:val="19"/>
              </w:rPr>
            </w:pPr>
            <w:r>
              <w:rPr>
                <w:sz w:val="19"/>
                <w:szCs w:val="19"/>
              </w:rPr>
              <w:t>X.</w:t>
            </w:r>
            <w:r w:rsidR="00A27B7A">
              <w:rPr>
                <w:sz w:val="19"/>
                <w:szCs w:val="19"/>
              </w:rPr>
              <w:t>Y.Z</w:t>
            </w:r>
            <w:r>
              <w:rPr>
                <w:sz w:val="19"/>
                <w:szCs w:val="19"/>
              </w:rPr>
              <w:t xml:space="preserve"> YYYYMMDD</w:t>
            </w:r>
            <w:r w:rsidR="00A27B7A">
              <w:rPr>
                <w:sz w:val="19"/>
                <w:szCs w:val="19"/>
              </w:rPr>
              <w:t xml:space="preserve"> </w:t>
            </w:r>
            <w:r w:rsidR="00DC2744">
              <w:rPr>
                <w:sz w:val="19"/>
                <w:szCs w:val="19"/>
              </w:rPr>
              <w:t>/ Not available / Not applicable</w:t>
            </w:r>
            <w:r w:rsidR="009A1B8D">
              <w:rPr>
                <w:sz w:val="19"/>
                <w:szCs w:val="19"/>
              </w:rPr>
              <w:t xml:space="preserve"> / Not checked</w:t>
            </w:r>
          </w:p>
        </w:tc>
      </w:tr>
      <w:tr w:rsidR="00DC2744" w:rsidRPr="008D421C" w14:paraId="6CD3391A" w14:textId="77777777" w:rsidTr="009A1B8D">
        <w:trPr>
          <w:cantSplit/>
        </w:trPr>
        <w:tc>
          <w:tcPr>
            <w:tcW w:w="4405" w:type="dxa"/>
            <w:vMerge/>
            <w:shd w:val="clear" w:color="auto" w:fill="D9D9D9" w:themeFill="background1" w:themeFillShade="D9"/>
          </w:tcPr>
          <w:p w14:paraId="1E6AFB57" w14:textId="77777777" w:rsidR="00DC2744" w:rsidRDefault="00DC2744" w:rsidP="00DC2744">
            <w:pPr>
              <w:spacing w:beforeLines="40" w:before="96" w:afterLines="40" w:after="96" w:line="240" w:lineRule="auto"/>
              <w:jc w:val="left"/>
              <w:rPr>
                <w:sz w:val="19"/>
                <w:szCs w:val="19"/>
              </w:rPr>
            </w:pPr>
          </w:p>
        </w:tc>
        <w:tc>
          <w:tcPr>
            <w:tcW w:w="3420" w:type="dxa"/>
          </w:tcPr>
          <w:p w14:paraId="47CCCAFD" w14:textId="0F711CA3" w:rsidR="00DC2744" w:rsidRDefault="00DC2744" w:rsidP="00DC2744">
            <w:pPr>
              <w:spacing w:beforeLines="40" w:before="96" w:afterLines="40" w:after="96" w:line="240" w:lineRule="auto"/>
              <w:jc w:val="left"/>
              <w:rPr>
                <w:sz w:val="19"/>
                <w:szCs w:val="19"/>
              </w:rPr>
            </w:pPr>
            <w:r w:rsidRPr="006E35D3">
              <w:rPr>
                <w:sz w:val="19"/>
                <w:szCs w:val="19"/>
              </w:rPr>
              <w:t>DCEG</w:t>
            </w:r>
          </w:p>
        </w:tc>
        <w:tc>
          <w:tcPr>
            <w:tcW w:w="6123" w:type="dxa"/>
          </w:tcPr>
          <w:p w14:paraId="09390DCD" w14:textId="44CB164B" w:rsidR="00DC2744" w:rsidRDefault="00DC2744" w:rsidP="00DC2744">
            <w:pPr>
              <w:spacing w:beforeLines="40" w:before="96" w:afterLines="40" w:after="96" w:line="240" w:lineRule="auto"/>
              <w:jc w:val="left"/>
              <w:rPr>
                <w:sz w:val="19"/>
                <w:szCs w:val="19"/>
              </w:rPr>
            </w:pPr>
            <w:r w:rsidRPr="00A07D55">
              <w:rPr>
                <w:sz w:val="19"/>
                <w:szCs w:val="19"/>
              </w:rPr>
              <w:t>X.Y.Z YYYYMMDD / Not available / Not applicable</w:t>
            </w:r>
            <w:r w:rsidR="009A1B8D">
              <w:rPr>
                <w:sz w:val="19"/>
                <w:szCs w:val="19"/>
              </w:rPr>
              <w:t xml:space="preserve"> / Not checked</w:t>
            </w:r>
          </w:p>
        </w:tc>
      </w:tr>
      <w:tr w:rsidR="00DC2744" w:rsidRPr="008D421C" w14:paraId="3AA6F2D6" w14:textId="77777777" w:rsidTr="009A1B8D">
        <w:trPr>
          <w:cantSplit/>
        </w:trPr>
        <w:tc>
          <w:tcPr>
            <w:tcW w:w="4405" w:type="dxa"/>
            <w:vMerge/>
            <w:shd w:val="clear" w:color="auto" w:fill="D9D9D9" w:themeFill="background1" w:themeFillShade="D9"/>
          </w:tcPr>
          <w:p w14:paraId="7E428D28" w14:textId="77777777" w:rsidR="00DC2744" w:rsidRDefault="00DC2744" w:rsidP="00DC2744">
            <w:pPr>
              <w:spacing w:beforeLines="40" w:before="96" w:afterLines="40" w:after="96" w:line="240" w:lineRule="auto"/>
              <w:jc w:val="left"/>
              <w:rPr>
                <w:sz w:val="19"/>
                <w:szCs w:val="19"/>
              </w:rPr>
            </w:pPr>
          </w:p>
        </w:tc>
        <w:tc>
          <w:tcPr>
            <w:tcW w:w="3420" w:type="dxa"/>
          </w:tcPr>
          <w:p w14:paraId="4BB3854D" w14:textId="2AA4CD9F" w:rsidR="00DC2744" w:rsidRDefault="00DC2744" w:rsidP="00DC2744">
            <w:pPr>
              <w:spacing w:beforeLines="40" w:before="96" w:afterLines="40" w:after="96" w:line="240" w:lineRule="auto"/>
              <w:jc w:val="left"/>
              <w:rPr>
                <w:sz w:val="19"/>
                <w:szCs w:val="19"/>
              </w:rPr>
            </w:pPr>
            <w:r w:rsidRPr="006E35D3">
              <w:rPr>
                <w:sz w:val="19"/>
                <w:szCs w:val="19"/>
              </w:rPr>
              <w:t>Feature catalogue</w:t>
            </w:r>
          </w:p>
        </w:tc>
        <w:tc>
          <w:tcPr>
            <w:tcW w:w="6123" w:type="dxa"/>
          </w:tcPr>
          <w:p w14:paraId="5A2E3B54" w14:textId="61CD4B98" w:rsidR="00DC2744" w:rsidRDefault="00DC2744" w:rsidP="00DC2744">
            <w:pPr>
              <w:spacing w:beforeLines="40" w:before="96" w:afterLines="40" w:after="96" w:line="240" w:lineRule="auto"/>
              <w:jc w:val="left"/>
              <w:rPr>
                <w:sz w:val="19"/>
                <w:szCs w:val="19"/>
              </w:rPr>
            </w:pPr>
            <w:r w:rsidRPr="00A07D55">
              <w:rPr>
                <w:sz w:val="19"/>
                <w:szCs w:val="19"/>
              </w:rPr>
              <w:t>X.Y.Z YYYYMMDD / Not available / Not applicable</w:t>
            </w:r>
            <w:r w:rsidR="009A1B8D">
              <w:rPr>
                <w:sz w:val="19"/>
                <w:szCs w:val="19"/>
              </w:rPr>
              <w:t xml:space="preserve"> / Not checked</w:t>
            </w:r>
          </w:p>
        </w:tc>
      </w:tr>
      <w:tr w:rsidR="00DC2744" w:rsidRPr="008D421C" w14:paraId="0F71251A" w14:textId="77777777" w:rsidTr="009A1B8D">
        <w:trPr>
          <w:cantSplit/>
        </w:trPr>
        <w:tc>
          <w:tcPr>
            <w:tcW w:w="4405" w:type="dxa"/>
            <w:vMerge/>
            <w:shd w:val="clear" w:color="auto" w:fill="D9D9D9" w:themeFill="background1" w:themeFillShade="D9"/>
          </w:tcPr>
          <w:p w14:paraId="31BED61B" w14:textId="77777777" w:rsidR="00DC2744" w:rsidRDefault="00DC2744" w:rsidP="00DC2744">
            <w:pPr>
              <w:spacing w:beforeLines="40" w:before="96" w:afterLines="40" w:after="96" w:line="240" w:lineRule="auto"/>
              <w:jc w:val="left"/>
              <w:rPr>
                <w:sz w:val="19"/>
                <w:szCs w:val="19"/>
              </w:rPr>
            </w:pPr>
          </w:p>
        </w:tc>
        <w:tc>
          <w:tcPr>
            <w:tcW w:w="3420" w:type="dxa"/>
          </w:tcPr>
          <w:p w14:paraId="60A3998C" w14:textId="016464D2" w:rsidR="00DC2744" w:rsidRDefault="00DC2744" w:rsidP="00DC2744">
            <w:pPr>
              <w:spacing w:beforeLines="40" w:before="96" w:afterLines="40" w:after="96" w:line="240" w:lineRule="auto"/>
              <w:jc w:val="left"/>
              <w:rPr>
                <w:sz w:val="19"/>
                <w:szCs w:val="19"/>
              </w:rPr>
            </w:pPr>
            <w:r w:rsidRPr="006E35D3">
              <w:rPr>
                <w:sz w:val="19"/>
                <w:szCs w:val="19"/>
              </w:rPr>
              <w:t>Portrayal catalogue</w:t>
            </w:r>
          </w:p>
        </w:tc>
        <w:tc>
          <w:tcPr>
            <w:tcW w:w="6123" w:type="dxa"/>
          </w:tcPr>
          <w:p w14:paraId="0128A5E6" w14:textId="14A880C2" w:rsidR="00DC2744" w:rsidRDefault="00DC2744" w:rsidP="00DC2744">
            <w:pPr>
              <w:spacing w:beforeLines="40" w:before="96" w:afterLines="40" w:after="96" w:line="240" w:lineRule="auto"/>
              <w:jc w:val="left"/>
              <w:rPr>
                <w:sz w:val="19"/>
                <w:szCs w:val="19"/>
              </w:rPr>
            </w:pPr>
            <w:r w:rsidRPr="00A07D55">
              <w:rPr>
                <w:sz w:val="19"/>
                <w:szCs w:val="19"/>
              </w:rPr>
              <w:t>X.Y.Z YYYYMMDD / Not available / Not applicable</w:t>
            </w:r>
            <w:r w:rsidR="009A1B8D">
              <w:rPr>
                <w:sz w:val="19"/>
                <w:szCs w:val="19"/>
              </w:rPr>
              <w:t xml:space="preserve"> / Not checked</w:t>
            </w:r>
          </w:p>
        </w:tc>
      </w:tr>
      <w:tr w:rsidR="00DC2744" w:rsidRPr="008D421C" w14:paraId="0CAC2C72" w14:textId="77777777" w:rsidTr="009A1B8D">
        <w:trPr>
          <w:cantSplit/>
        </w:trPr>
        <w:tc>
          <w:tcPr>
            <w:tcW w:w="4405" w:type="dxa"/>
            <w:vMerge/>
            <w:shd w:val="clear" w:color="auto" w:fill="D9D9D9" w:themeFill="background1" w:themeFillShade="D9"/>
          </w:tcPr>
          <w:p w14:paraId="02A900EF" w14:textId="77777777" w:rsidR="00DC2744" w:rsidRDefault="00DC2744" w:rsidP="00DC2744">
            <w:pPr>
              <w:spacing w:beforeLines="40" w:before="96" w:afterLines="40" w:after="96" w:line="240" w:lineRule="auto"/>
              <w:jc w:val="left"/>
              <w:rPr>
                <w:sz w:val="19"/>
                <w:szCs w:val="19"/>
              </w:rPr>
            </w:pPr>
          </w:p>
        </w:tc>
        <w:tc>
          <w:tcPr>
            <w:tcW w:w="3420" w:type="dxa"/>
          </w:tcPr>
          <w:p w14:paraId="621F7020" w14:textId="037C8A55" w:rsidR="00DC2744" w:rsidRDefault="00DC2744" w:rsidP="00DC2744">
            <w:pPr>
              <w:spacing w:beforeLines="40" w:before="96" w:afterLines="40" w:after="96" w:line="240" w:lineRule="auto"/>
              <w:jc w:val="left"/>
              <w:rPr>
                <w:sz w:val="19"/>
                <w:szCs w:val="19"/>
              </w:rPr>
            </w:pPr>
            <w:r w:rsidRPr="006E35D3">
              <w:rPr>
                <w:sz w:val="19"/>
                <w:szCs w:val="19"/>
              </w:rPr>
              <w:t>Alert catalogue</w:t>
            </w:r>
          </w:p>
        </w:tc>
        <w:tc>
          <w:tcPr>
            <w:tcW w:w="6123" w:type="dxa"/>
          </w:tcPr>
          <w:p w14:paraId="28958F6E" w14:textId="4A547FBA" w:rsidR="00DC2744" w:rsidRDefault="00DC2744" w:rsidP="00DC2744">
            <w:pPr>
              <w:spacing w:beforeLines="40" w:before="96" w:afterLines="40" w:after="96" w:line="240" w:lineRule="auto"/>
              <w:jc w:val="left"/>
              <w:rPr>
                <w:sz w:val="19"/>
                <w:szCs w:val="19"/>
              </w:rPr>
            </w:pPr>
            <w:r w:rsidRPr="00A07D55">
              <w:rPr>
                <w:sz w:val="19"/>
                <w:szCs w:val="19"/>
              </w:rPr>
              <w:t>X.Y.Z YYYYMMDD / Not available / Not applicable</w:t>
            </w:r>
            <w:r w:rsidR="009A1B8D">
              <w:rPr>
                <w:sz w:val="19"/>
                <w:szCs w:val="19"/>
              </w:rPr>
              <w:t xml:space="preserve"> / Not checked</w:t>
            </w:r>
          </w:p>
        </w:tc>
      </w:tr>
      <w:tr w:rsidR="00DC2744" w:rsidRPr="008D421C" w14:paraId="697E3740" w14:textId="77777777" w:rsidTr="009A1B8D">
        <w:trPr>
          <w:cantSplit/>
        </w:trPr>
        <w:tc>
          <w:tcPr>
            <w:tcW w:w="4405" w:type="dxa"/>
            <w:vMerge/>
            <w:shd w:val="clear" w:color="auto" w:fill="D9D9D9" w:themeFill="background1" w:themeFillShade="D9"/>
          </w:tcPr>
          <w:p w14:paraId="4431CA19" w14:textId="77777777" w:rsidR="00DC2744" w:rsidRDefault="00DC2744" w:rsidP="00DC2744">
            <w:pPr>
              <w:spacing w:beforeLines="40" w:before="96" w:afterLines="40" w:after="96" w:line="240" w:lineRule="auto"/>
              <w:jc w:val="left"/>
              <w:rPr>
                <w:sz w:val="19"/>
                <w:szCs w:val="19"/>
              </w:rPr>
            </w:pPr>
          </w:p>
        </w:tc>
        <w:tc>
          <w:tcPr>
            <w:tcW w:w="3420" w:type="dxa"/>
          </w:tcPr>
          <w:p w14:paraId="04D5661C" w14:textId="04A38441" w:rsidR="00DC2744" w:rsidRDefault="00DC2744" w:rsidP="00DC2744">
            <w:pPr>
              <w:spacing w:beforeLines="40" w:before="96" w:afterLines="40" w:after="96" w:line="240" w:lineRule="auto"/>
              <w:jc w:val="left"/>
              <w:rPr>
                <w:sz w:val="19"/>
                <w:szCs w:val="19"/>
              </w:rPr>
            </w:pPr>
            <w:r w:rsidRPr="00922AF2">
              <w:rPr>
                <w:sz w:val="19"/>
                <w:szCs w:val="19"/>
              </w:rPr>
              <w:t>GML schema</w:t>
            </w:r>
          </w:p>
        </w:tc>
        <w:tc>
          <w:tcPr>
            <w:tcW w:w="6123" w:type="dxa"/>
          </w:tcPr>
          <w:p w14:paraId="4522F783" w14:textId="053325E7" w:rsidR="00DC2744" w:rsidRDefault="00DC2744" w:rsidP="00DC2744">
            <w:pPr>
              <w:spacing w:beforeLines="40" w:before="96" w:afterLines="40" w:after="96" w:line="240" w:lineRule="auto"/>
              <w:jc w:val="left"/>
              <w:rPr>
                <w:sz w:val="19"/>
                <w:szCs w:val="19"/>
              </w:rPr>
            </w:pPr>
            <w:r w:rsidRPr="00A07D55">
              <w:rPr>
                <w:sz w:val="19"/>
                <w:szCs w:val="19"/>
              </w:rPr>
              <w:t>X.Y.Z YYYYMMDD / Not available / Not applicable</w:t>
            </w:r>
            <w:r w:rsidR="009A1B8D">
              <w:rPr>
                <w:sz w:val="19"/>
                <w:szCs w:val="19"/>
              </w:rPr>
              <w:t xml:space="preserve"> / Not checked</w:t>
            </w:r>
          </w:p>
        </w:tc>
      </w:tr>
      <w:tr w:rsidR="00DC2744" w:rsidRPr="008D421C" w14:paraId="291BADFB" w14:textId="77777777" w:rsidTr="009A1B8D">
        <w:trPr>
          <w:cantSplit/>
        </w:trPr>
        <w:tc>
          <w:tcPr>
            <w:tcW w:w="4405" w:type="dxa"/>
            <w:vMerge/>
            <w:shd w:val="clear" w:color="auto" w:fill="D9D9D9" w:themeFill="background1" w:themeFillShade="D9"/>
          </w:tcPr>
          <w:p w14:paraId="2A1A8A36" w14:textId="77777777" w:rsidR="00DC2744" w:rsidRDefault="00DC2744" w:rsidP="00DC2744">
            <w:pPr>
              <w:spacing w:beforeLines="40" w:before="96" w:afterLines="40" w:after="96" w:line="240" w:lineRule="auto"/>
              <w:jc w:val="left"/>
              <w:rPr>
                <w:sz w:val="19"/>
                <w:szCs w:val="19"/>
              </w:rPr>
            </w:pPr>
          </w:p>
        </w:tc>
        <w:tc>
          <w:tcPr>
            <w:tcW w:w="3420" w:type="dxa"/>
          </w:tcPr>
          <w:p w14:paraId="2351CDCE" w14:textId="25989C3A" w:rsidR="00DC2744" w:rsidRDefault="00DC2744" w:rsidP="00DC2744">
            <w:pPr>
              <w:spacing w:beforeLines="40" w:before="96" w:afterLines="40" w:after="96" w:line="240" w:lineRule="auto"/>
              <w:jc w:val="left"/>
              <w:rPr>
                <w:sz w:val="19"/>
                <w:szCs w:val="19"/>
              </w:rPr>
            </w:pPr>
            <w:r w:rsidRPr="00922AF2">
              <w:rPr>
                <w:sz w:val="19"/>
                <w:szCs w:val="19"/>
              </w:rPr>
              <w:t>Sample dataset</w:t>
            </w:r>
          </w:p>
        </w:tc>
        <w:tc>
          <w:tcPr>
            <w:tcW w:w="6123" w:type="dxa"/>
          </w:tcPr>
          <w:p w14:paraId="57350C0A" w14:textId="765AD0E0" w:rsidR="00DC2744" w:rsidRDefault="00DC2744" w:rsidP="00DC2744">
            <w:pPr>
              <w:spacing w:beforeLines="40" w:before="96" w:afterLines="40" w:after="96" w:line="240" w:lineRule="auto"/>
              <w:jc w:val="left"/>
              <w:rPr>
                <w:sz w:val="19"/>
                <w:szCs w:val="19"/>
              </w:rPr>
            </w:pPr>
            <w:r w:rsidRPr="00A07D55">
              <w:rPr>
                <w:sz w:val="19"/>
                <w:szCs w:val="19"/>
              </w:rPr>
              <w:t>X.Y.Z YYYYMMDD / Not available / Not applicable</w:t>
            </w:r>
            <w:r w:rsidR="009A1B8D">
              <w:rPr>
                <w:sz w:val="19"/>
                <w:szCs w:val="19"/>
              </w:rPr>
              <w:t xml:space="preserve"> / Not checked</w:t>
            </w:r>
          </w:p>
        </w:tc>
      </w:tr>
      <w:tr w:rsidR="00DC2744" w:rsidRPr="008D421C" w14:paraId="3E69FAB0" w14:textId="77777777" w:rsidTr="009A1B8D">
        <w:trPr>
          <w:cantSplit/>
        </w:trPr>
        <w:tc>
          <w:tcPr>
            <w:tcW w:w="4405" w:type="dxa"/>
            <w:vMerge/>
            <w:shd w:val="clear" w:color="auto" w:fill="D9D9D9" w:themeFill="background1" w:themeFillShade="D9"/>
          </w:tcPr>
          <w:p w14:paraId="25EE4190" w14:textId="77777777" w:rsidR="00DC2744" w:rsidRDefault="00DC2744" w:rsidP="00DC2744">
            <w:pPr>
              <w:spacing w:beforeLines="40" w:before="96" w:afterLines="40" w:after="96" w:line="240" w:lineRule="auto"/>
              <w:jc w:val="left"/>
              <w:rPr>
                <w:sz w:val="19"/>
                <w:szCs w:val="19"/>
              </w:rPr>
            </w:pPr>
          </w:p>
        </w:tc>
        <w:tc>
          <w:tcPr>
            <w:tcW w:w="3420" w:type="dxa"/>
          </w:tcPr>
          <w:p w14:paraId="4E586CDB" w14:textId="0BFD6036" w:rsidR="00DC2744" w:rsidRDefault="00DC2744" w:rsidP="00DC2744">
            <w:pPr>
              <w:spacing w:beforeLines="40" w:before="96" w:afterLines="40" w:after="96" w:line="240" w:lineRule="auto"/>
              <w:jc w:val="left"/>
              <w:rPr>
                <w:sz w:val="19"/>
                <w:szCs w:val="19"/>
              </w:rPr>
            </w:pPr>
            <w:r w:rsidRPr="00922AF2">
              <w:rPr>
                <w:sz w:val="19"/>
                <w:szCs w:val="19"/>
              </w:rPr>
              <w:t>Test datasets</w:t>
            </w:r>
            <w:r w:rsidR="00643D9D">
              <w:rPr>
                <w:sz w:val="19"/>
                <w:szCs w:val="19"/>
              </w:rPr>
              <w:t xml:space="preserve"> (S-164:1XX)</w:t>
            </w:r>
          </w:p>
        </w:tc>
        <w:tc>
          <w:tcPr>
            <w:tcW w:w="6123" w:type="dxa"/>
          </w:tcPr>
          <w:p w14:paraId="405600D0" w14:textId="0A8B5DE2" w:rsidR="00DC2744" w:rsidRDefault="00DC2744" w:rsidP="00DC2744">
            <w:pPr>
              <w:spacing w:beforeLines="40" w:before="96" w:afterLines="40" w:after="96" w:line="240" w:lineRule="auto"/>
              <w:jc w:val="left"/>
              <w:rPr>
                <w:sz w:val="19"/>
                <w:szCs w:val="19"/>
              </w:rPr>
            </w:pPr>
            <w:r w:rsidRPr="00A07D55">
              <w:rPr>
                <w:sz w:val="19"/>
                <w:szCs w:val="19"/>
              </w:rPr>
              <w:t>X.Y.Z YYYYMMDD / Not available / Not applicable</w:t>
            </w:r>
            <w:r w:rsidR="009A1B8D">
              <w:rPr>
                <w:sz w:val="19"/>
                <w:szCs w:val="19"/>
              </w:rPr>
              <w:t xml:space="preserve"> / Not checked</w:t>
            </w:r>
          </w:p>
        </w:tc>
      </w:tr>
      <w:tr w:rsidR="00DC2744" w:rsidRPr="008D421C" w14:paraId="52BC019E" w14:textId="77777777" w:rsidTr="009A1B8D">
        <w:trPr>
          <w:cantSplit/>
        </w:trPr>
        <w:tc>
          <w:tcPr>
            <w:tcW w:w="4405" w:type="dxa"/>
            <w:vMerge/>
            <w:shd w:val="clear" w:color="auto" w:fill="D9D9D9" w:themeFill="background1" w:themeFillShade="D9"/>
          </w:tcPr>
          <w:p w14:paraId="02C30496" w14:textId="77777777" w:rsidR="00DC2744" w:rsidRDefault="00DC2744" w:rsidP="00DC2744">
            <w:pPr>
              <w:spacing w:beforeLines="40" w:before="96" w:afterLines="40" w:after="96" w:line="240" w:lineRule="auto"/>
              <w:jc w:val="left"/>
              <w:rPr>
                <w:sz w:val="19"/>
                <w:szCs w:val="19"/>
              </w:rPr>
            </w:pPr>
          </w:p>
        </w:tc>
        <w:tc>
          <w:tcPr>
            <w:tcW w:w="3420" w:type="dxa"/>
          </w:tcPr>
          <w:p w14:paraId="498622AB" w14:textId="1F263373" w:rsidR="00DC2744" w:rsidRDefault="00DC2744" w:rsidP="00DC2744">
            <w:pPr>
              <w:spacing w:beforeLines="40" w:before="96" w:afterLines="40" w:after="96" w:line="240" w:lineRule="auto"/>
              <w:jc w:val="left"/>
              <w:rPr>
                <w:sz w:val="19"/>
                <w:szCs w:val="19"/>
              </w:rPr>
            </w:pPr>
            <w:r w:rsidRPr="00922AF2">
              <w:rPr>
                <w:sz w:val="19"/>
                <w:szCs w:val="19"/>
              </w:rPr>
              <w:t>Validation Checks (S-158:1XX)</w:t>
            </w:r>
          </w:p>
        </w:tc>
        <w:tc>
          <w:tcPr>
            <w:tcW w:w="6123" w:type="dxa"/>
          </w:tcPr>
          <w:p w14:paraId="0E93AF62" w14:textId="71FF1911" w:rsidR="00DC2744" w:rsidRDefault="00DC2744" w:rsidP="00DC2744">
            <w:pPr>
              <w:spacing w:beforeLines="40" w:before="96" w:afterLines="40" w:after="96" w:line="240" w:lineRule="auto"/>
              <w:jc w:val="left"/>
              <w:rPr>
                <w:sz w:val="19"/>
                <w:szCs w:val="19"/>
              </w:rPr>
            </w:pPr>
            <w:r w:rsidRPr="00A07D55">
              <w:rPr>
                <w:sz w:val="19"/>
                <w:szCs w:val="19"/>
              </w:rPr>
              <w:t>X.Y.Z YYYYMMDD / Not available / Not applicable</w:t>
            </w:r>
            <w:r w:rsidR="009A1B8D">
              <w:rPr>
                <w:sz w:val="19"/>
                <w:szCs w:val="19"/>
              </w:rPr>
              <w:t xml:space="preserve"> / Not checked</w:t>
            </w:r>
          </w:p>
        </w:tc>
      </w:tr>
      <w:tr w:rsidR="00A27B7A" w:rsidRPr="008D421C" w14:paraId="48EDE5A6" w14:textId="77777777" w:rsidTr="009A1B8D">
        <w:trPr>
          <w:cantSplit/>
        </w:trPr>
        <w:tc>
          <w:tcPr>
            <w:tcW w:w="4405" w:type="dxa"/>
            <w:vMerge/>
            <w:shd w:val="clear" w:color="auto" w:fill="D9D9D9" w:themeFill="background1" w:themeFillShade="D9"/>
          </w:tcPr>
          <w:p w14:paraId="1196F207" w14:textId="77777777" w:rsidR="00A27B7A" w:rsidRDefault="00A27B7A" w:rsidP="00A27B7A">
            <w:pPr>
              <w:spacing w:beforeLines="40" w:before="96" w:afterLines="40" w:after="96" w:line="240" w:lineRule="auto"/>
              <w:jc w:val="left"/>
              <w:rPr>
                <w:sz w:val="19"/>
                <w:szCs w:val="19"/>
              </w:rPr>
            </w:pPr>
          </w:p>
        </w:tc>
        <w:tc>
          <w:tcPr>
            <w:tcW w:w="3420" w:type="dxa"/>
          </w:tcPr>
          <w:p w14:paraId="7087D354" w14:textId="5874B355" w:rsidR="00A27B7A" w:rsidRDefault="00A27B7A" w:rsidP="00A27B7A">
            <w:pPr>
              <w:spacing w:beforeLines="40" w:before="96" w:afterLines="40" w:after="96" w:line="240" w:lineRule="auto"/>
              <w:jc w:val="left"/>
              <w:rPr>
                <w:sz w:val="19"/>
                <w:szCs w:val="19"/>
              </w:rPr>
            </w:pPr>
            <w:r>
              <w:rPr>
                <w:sz w:val="19"/>
                <w:szCs w:val="19"/>
              </w:rPr>
              <w:t>(Other – add rows as needed)</w:t>
            </w:r>
          </w:p>
        </w:tc>
        <w:tc>
          <w:tcPr>
            <w:tcW w:w="6123" w:type="dxa"/>
          </w:tcPr>
          <w:p w14:paraId="66CFB209" w14:textId="386924AE" w:rsidR="00A27B7A" w:rsidRDefault="00A27B7A" w:rsidP="00A27B7A">
            <w:pPr>
              <w:spacing w:beforeLines="40" w:before="96" w:afterLines="40" w:after="96" w:line="240" w:lineRule="auto"/>
              <w:jc w:val="left"/>
              <w:rPr>
                <w:sz w:val="19"/>
                <w:szCs w:val="19"/>
              </w:rPr>
            </w:pPr>
            <w:r w:rsidRPr="0068732A">
              <w:rPr>
                <w:sz w:val="19"/>
                <w:szCs w:val="19"/>
              </w:rPr>
              <w:t>X.Y.Z YYYYMMDD</w:t>
            </w:r>
            <w:r w:rsidR="00DC2744">
              <w:rPr>
                <w:sz w:val="19"/>
                <w:szCs w:val="19"/>
              </w:rPr>
              <w:t xml:space="preserve"> / Not applicable</w:t>
            </w:r>
            <w:r w:rsidR="009A1B8D">
              <w:rPr>
                <w:sz w:val="19"/>
                <w:szCs w:val="19"/>
              </w:rPr>
              <w:t xml:space="preserve"> / Not checked</w:t>
            </w:r>
          </w:p>
        </w:tc>
      </w:tr>
    </w:tbl>
    <w:p w14:paraId="1D0DBF94" w14:textId="77777777" w:rsidR="00B413FE" w:rsidRPr="005B50CE" w:rsidRDefault="00B413FE" w:rsidP="0054360D">
      <w:pPr>
        <w:spacing w:beforeLines="40" w:before="96" w:afterLines="40" w:after="96" w:line="240" w:lineRule="auto"/>
        <w:rPr>
          <w:sz w:val="19"/>
          <w:szCs w:val="19"/>
        </w:rPr>
      </w:pPr>
    </w:p>
    <w:p w14:paraId="337B55C7" w14:textId="289299FD" w:rsidR="00262EA5" w:rsidRPr="005B50CE" w:rsidRDefault="00F13D0B" w:rsidP="00F13D0B">
      <w:pPr>
        <w:pStyle w:val="Heading2"/>
      </w:pPr>
      <w:bookmarkStart w:id="83" w:name="_Toc206291113"/>
      <w:r>
        <w:t>Checklist</w:t>
      </w:r>
      <w:bookmarkEnd w:id="83"/>
    </w:p>
    <w:p w14:paraId="4E7E44DC" w14:textId="77777777" w:rsidR="006D1107" w:rsidRDefault="00325481" w:rsidP="005B66E2">
      <w:r>
        <w:t xml:space="preserve">The </w:t>
      </w:r>
      <w:r w:rsidR="00D32816">
        <w:t>“</w:t>
      </w:r>
      <w:r>
        <w:t>notes and action required</w:t>
      </w:r>
      <w:r w:rsidR="00D32816">
        <w:t>”</w:t>
      </w:r>
      <w:r>
        <w:t xml:space="preserve"> column is pre-populated with solutions, which should be amended as needed and deleted</w:t>
      </w:r>
      <w:r w:rsidR="001545BA">
        <w:t xml:space="preserve"> or replaced with “None”, N/A. or “—"</w:t>
      </w:r>
      <w:r>
        <w:t xml:space="preserve"> </w:t>
      </w:r>
      <w:r w:rsidR="001545BA">
        <w:t xml:space="preserve">or similar “no action” indications </w:t>
      </w:r>
      <w:r>
        <w:t>when the item is passed.</w:t>
      </w:r>
    </w:p>
    <w:p w14:paraId="24820EE5" w14:textId="2AF14FB6" w:rsidR="00262EA5" w:rsidRDefault="00D32816" w:rsidP="005B66E2">
      <w:r>
        <w:t>Th</w:t>
      </w:r>
      <w:r w:rsidR="006D1107">
        <w:t>e</w:t>
      </w:r>
      <w:r>
        <w:t xml:space="preserve"> </w:t>
      </w:r>
      <w:r w:rsidR="006D1107">
        <w:t xml:space="preserve">“notes and action required” </w:t>
      </w:r>
      <w:r>
        <w:t>column and the “Checked by” column may be used to maintain an evaluation history if multiple rounds of evaluation are needed, by adding successive lines in those cells for each evaluation round.</w:t>
      </w:r>
    </w:p>
    <w:p w14:paraId="2748CCF5" w14:textId="2769930E" w:rsidR="00EA5443" w:rsidRDefault="00EA5443" w:rsidP="005B66E2">
      <w:r>
        <w:t>X in the “</w:t>
      </w:r>
      <w:r w:rsidR="00C76BDE">
        <w:t>Check result</w:t>
      </w:r>
      <w:r>
        <w:t>” column means the check is not applicable (because the component is not needed for this format, not needed at the intended Technical Readiness Level, or similar reasons).</w:t>
      </w:r>
      <w:r w:rsidR="00C76BDE">
        <w:t xml:space="preserve"> “Y” means the answer to the question in the Description is Yes or the condition described in the Description is satisfied, “N” means the answer is No or the condition is not satisfied.</w:t>
      </w:r>
      <w:r w:rsidR="001B14B8">
        <w:t xml:space="preserve"> To pass a check item the check result must be Y. Inapplicable items (marked X) are not counted in final scoring.</w:t>
      </w:r>
    </w:p>
    <w:p w14:paraId="250C93C7" w14:textId="6E8DEF04" w:rsidR="00240EFB" w:rsidRDefault="00EA5443" w:rsidP="005B66E2">
      <w:r>
        <w:t>In the Reference Document column, “Part X” without a document means S-100 Part X.</w:t>
      </w:r>
    </w:p>
    <w:p w14:paraId="30D3A0CF" w14:textId="5DC8B38E" w:rsidR="00493C7B" w:rsidRPr="005B50CE" w:rsidRDefault="00493C7B" w:rsidP="005B66E2">
      <w:r>
        <w:t>Note: Checks which have been struck through have been iden</w:t>
      </w:r>
      <w:r w:rsidR="009D7F41">
        <w:t>ti</w:t>
      </w:r>
      <w:r>
        <w:t>fied for removal as potential duplicates of checks elsewhere in the table or not applying to Product Specifications.</w:t>
      </w:r>
    </w:p>
    <w:tbl>
      <w:tblPr>
        <w:tblStyle w:val="TableGrid"/>
        <w:tblW w:w="5000" w:type="pct"/>
        <w:tblLayout w:type="fixed"/>
        <w:tblCellMar>
          <w:top w:w="29" w:type="dxa"/>
          <w:left w:w="58" w:type="dxa"/>
          <w:bottom w:w="29" w:type="dxa"/>
          <w:right w:w="58" w:type="dxa"/>
        </w:tblCellMar>
        <w:tblLook w:val="04A0" w:firstRow="1" w:lastRow="0" w:firstColumn="1" w:lastColumn="0" w:noHBand="0" w:noVBand="1"/>
      </w:tblPr>
      <w:tblGrid>
        <w:gridCol w:w="917"/>
        <w:gridCol w:w="1327"/>
        <w:gridCol w:w="2494"/>
        <w:gridCol w:w="798"/>
        <w:gridCol w:w="619"/>
        <w:gridCol w:w="829"/>
        <w:gridCol w:w="988"/>
        <w:gridCol w:w="1021"/>
        <w:gridCol w:w="764"/>
        <w:gridCol w:w="137"/>
        <w:gridCol w:w="92"/>
        <w:gridCol w:w="3094"/>
        <w:gridCol w:w="868"/>
        <w:tblGridChange w:id="84">
          <w:tblGrid>
            <w:gridCol w:w="917"/>
            <w:gridCol w:w="1287"/>
            <w:gridCol w:w="40"/>
            <w:gridCol w:w="2497"/>
            <w:gridCol w:w="798"/>
            <w:gridCol w:w="620"/>
            <w:gridCol w:w="825"/>
            <w:gridCol w:w="2"/>
            <w:gridCol w:w="986"/>
            <w:gridCol w:w="1"/>
            <w:gridCol w:w="1020"/>
            <w:gridCol w:w="766"/>
            <w:gridCol w:w="227"/>
            <w:gridCol w:w="461"/>
            <w:gridCol w:w="657"/>
            <w:gridCol w:w="1976"/>
            <w:gridCol w:w="1"/>
            <w:gridCol w:w="867"/>
          </w:tblGrid>
        </w:tblGridChange>
      </w:tblGrid>
      <w:tr w:rsidR="00C37FAA" w:rsidRPr="008826C8" w14:paraId="30BB0FD8" w14:textId="1E103B40" w:rsidTr="00180820">
        <w:trPr>
          <w:cantSplit/>
          <w:tblHeader/>
        </w:trPr>
        <w:tc>
          <w:tcPr>
            <w:tcW w:w="329" w:type="pct"/>
            <w:shd w:val="clear" w:color="auto" w:fill="D9D9D9" w:themeFill="background1" w:themeFillShade="D9"/>
            <w:hideMark/>
          </w:tcPr>
          <w:p w14:paraId="103E04AD" w14:textId="3BFDA433" w:rsidR="00325481" w:rsidRPr="008826C8" w:rsidRDefault="00325481" w:rsidP="00F21507">
            <w:pPr>
              <w:spacing w:before="60" w:after="60" w:line="240" w:lineRule="auto"/>
              <w:rPr>
                <w:b/>
                <w:bCs/>
                <w:sz w:val="18"/>
                <w:szCs w:val="18"/>
              </w:rPr>
            </w:pPr>
            <w:bookmarkStart w:id="85" w:name="_Toc523493095"/>
            <w:bookmarkEnd w:id="85"/>
            <w:r w:rsidRPr="008826C8">
              <w:rPr>
                <w:b/>
                <w:bCs/>
                <w:sz w:val="18"/>
                <w:szCs w:val="18"/>
              </w:rPr>
              <w:t>Checklist Item ID</w:t>
            </w:r>
          </w:p>
        </w:tc>
        <w:tc>
          <w:tcPr>
            <w:tcW w:w="476" w:type="pct"/>
            <w:shd w:val="clear" w:color="auto" w:fill="D9D9D9" w:themeFill="background1" w:themeFillShade="D9"/>
            <w:hideMark/>
          </w:tcPr>
          <w:p w14:paraId="364621A9" w14:textId="77777777" w:rsidR="00325481" w:rsidRPr="00F447A6" w:rsidRDefault="00325481" w:rsidP="00F21507">
            <w:pPr>
              <w:spacing w:before="60" w:after="60" w:line="240" w:lineRule="auto"/>
              <w:rPr>
                <w:b/>
                <w:bCs/>
              </w:rPr>
            </w:pPr>
            <w:r w:rsidRPr="00240EFB">
              <w:rPr>
                <w:b/>
                <w:bCs/>
                <w:sz w:val="18"/>
                <w:szCs w:val="18"/>
              </w:rPr>
              <w:t>Classification</w:t>
            </w:r>
          </w:p>
        </w:tc>
        <w:tc>
          <w:tcPr>
            <w:tcW w:w="1699" w:type="pct"/>
            <w:gridSpan w:val="4"/>
            <w:shd w:val="clear" w:color="auto" w:fill="D9D9D9" w:themeFill="background1" w:themeFillShade="D9"/>
            <w:hideMark/>
          </w:tcPr>
          <w:p w14:paraId="25BE6995" w14:textId="1BA1DB69" w:rsidR="00325481" w:rsidRPr="008826C8" w:rsidRDefault="00325481" w:rsidP="00F21507">
            <w:pPr>
              <w:spacing w:before="60" w:after="60" w:line="240" w:lineRule="auto"/>
              <w:rPr>
                <w:b/>
                <w:bCs/>
                <w:sz w:val="18"/>
                <w:szCs w:val="18"/>
              </w:rPr>
            </w:pPr>
            <w:r w:rsidRPr="008826C8">
              <w:rPr>
                <w:b/>
                <w:bCs/>
                <w:sz w:val="18"/>
                <w:szCs w:val="18"/>
              </w:rPr>
              <w:t>Description</w:t>
            </w:r>
          </w:p>
        </w:tc>
        <w:tc>
          <w:tcPr>
            <w:tcW w:w="354" w:type="pct"/>
            <w:shd w:val="clear" w:color="auto" w:fill="D9D9D9" w:themeFill="background1" w:themeFillShade="D9"/>
            <w:hideMark/>
          </w:tcPr>
          <w:p w14:paraId="396E0B24" w14:textId="130A3202" w:rsidR="00325481" w:rsidRPr="001B14B8" w:rsidRDefault="00325481" w:rsidP="00F21507">
            <w:pPr>
              <w:spacing w:before="60" w:after="60" w:line="240" w:lineRule="auto"/>
              <w:rPr>
                <w:b/>
                <w:bCs/>
                <w:sz w:val="18"/>
                <w:szCs w:val="18"/>
              </w:rPr>
            </w:pPr>
            <w:r w:rsidRPr="001B14B8">
              <w:rPr>
                <w:b/>
                <w:bCs/>
                <w:sz w:val="18"/>
                <w:szCs w:val="18"/>
              </w:rPr>
              <w:t>Reference document</w:t>
            </w:r>
          </w:p>
        </w:tc>
        <w:tc>
          <w:tcPr>
            <w:tcW w:w="366" w:type="pct"/>
            <w:shd w:val="clear" w:color="auto" w:fill="D9D9D9" w:themeFill="background1" w:themeFillShade="D9"/>
            <w:hideMark/>
          </w:tcPr>
          <w:p w14:paraId="4DAE3F31" w14:textId="77777777" w:rsidR="00325481" w:rsidRPr="008826C8" w:rsidRDefault="00325481" w:rsidP="00F21507">
            <w:pPr>
              <w:spacing w:before="60" w:after="60" w:line="240" w:lineRule="auto"/>
              <w:rPr>
                <w:b/>
                <w:bCs/>
                <w:sz w:val="18"/>
                <w:szCs w:val="18"/>
              </w:rPr>
            </w:pPr>
            <w:r w:rsidRPr="008826C8">
              <w:rPr>
                <w:b/>
                <w:bCs/>
                <w:sz w:val="18"/>
                <w:szCs w:val="18"/>
              </w:rPr>
              <w:t>Clause reference</w:t>
            </w:r>
          </w:p>
        </w:tc>
        <w:tc>
          <w:tcPr>
            <w:tcW w:w="356" w:type="pct"/>
            <w:gridSpan w:val="3"/>
            <w:shd w:val="clear" w:color="auto" w:fill="D9D9D9" w:themeFill="background1" w:themeFillShade="D9"/>
          </w:tcPr>
          <w:p w14:paraId="095F4D95" w14:textId="1F803920" w:rsidR="00290A57" w:rsidRDefault="00C76BDE" w:rsidP="00F21507">
            <w:pPr>
              <w:spacing w:before="60" w:after="60" w:line="240" w:lineRule="auto"/>
              <w:rPr>
                <w:b/>
                <w:bCs/>
                <w:sz w:val="18"/>
                <w:szCs w:val="18"/>
              </w:rPr>
            </w:pPr>
            <w:r>
              <w:rPr>
                <w:b/>
                <w:bCs/>
                <w:sz w:val="18"/>
                <w:szCs w:val="18"/>
              </w:rPr>
              <w:t>Check result</w:t>
            </w:r>
          </w:p>
          <w:p w14:paraId="49F3EB9E" w14:textId="4F3D8C19" w:rsidR="00325481" w:rsidRPr="008826C8" w:rsidRDefault="00325481" w:rsidP="00F21507">
            <w:pPr>
              <w:spacing w:before="60" w:after="60" w:line="240" w:lineRule="auto"/>
              <w:rPr>
                <w:b/>
                <w:bCs/>
                <w:sz w:val="18"/>
                <w:szCs w:val="18"/>
              </w:rPr>
            </w:pPr>
            <w:r w:rsidRPr="008826C8">
              <w:rPr>
                <w:b/>
                <w:bCs/>
                <w:sz w:val="18"/>
                <w:szCs w:val="18"/>
              </w:rPr>
              <w:t>(Y / N</w:t>
            </w:r>
            <w:r w:rsidR="00290A57">
              <w:rPr>
                <w:b/>
                <w:bCs/>
                <w:sz w:val="18"/>
                <w:szCs w:val="18"/>
              </w:rPr>
              <w:t xml:space="preserve"> /</w:t>
            </w:r>
            <w:r w:rsidR="00BD06A9">
              <w:rPr>
                <w:b/>
                <w:bCs/>
                <w:sz w:val="18"/>
                <w:szCs w:val="18"/>
              </w:rPr>
              <w:t xml:space="preserve"> X</w:t>
            </w:r>
            <w:r w:rsidRPr="008826C8">
              <w:rPr>
                <w:b/>
                <w:bCs/>
                <w:sz w:val="18"/>
                <w:szCs w:val="18"/>
              </w:rPr>
              <w:t xml:space="preserve">) </w:t>
            </w:r>
          </w:p>
        </w:tc>
        <w:tc>
          <w:tcPr>
            <w:tcW w:w="1109" w:type="pct"/>
            <w:shd w:val="clear" w:color="auto" w:fill="D9D9D9" w:themeFill="background1" w:themeFillShade="D9"/>
          </w:tcPr>
          <w:p w14:paraId="04CCDA12" w14:textId="4DA456AF" w:rsidR="00240EFB" w:rsidRPr="008826C8" w:rsidRDefault="00325481" w:rsidP="00F21507">
            <w:pPr>
              <w:spacing w:before="60" w:after="60" w:line="240" w:lineRule="auto"/>
              <w:jc w:val="left"/>
              <w:rPr>
                <w:b/>
                <w:bCs/>
                <w:sz w:val="18"/>
                <w:szCs w:val="18"/>
              </w:rPr>
            </w:pPr>
            <w:r>
              <w:rPr>
                <w:b/>
                <w:bCs/>
                <w:sz w:val="18"/>
                <w:szCs w:val="18"/>
              </w:rPr>
              <w:t>Notes and Action required</w:t>
            </w:r>
            <w:r w:rsidR="00240EFB">
              <w:rPr>
                <w:b/>
                <w:bCs/>
                <w:sz w:val="18"/>
                <w:szCs w:val="18"/>
              </w:rPr>
              <w:t>. (Date(s) of evaluation may optionally be added.)</w:t>
            </w:r>
            <w:r w:rsidR="004E6146">
              <w:rPr>
                <w:b/>
                <w:bCs/>
                <w:sz w:val="18"/>
                <w:szCs w:val="18"/>
              </w:rPr>
              <w:t xml:space="preserve"> </w:t>
            </w:r>
            <w:r w:rsidR="004E6146" w:rsidRPr="00FA4BD3">
              <w:rPr>
                <w:sz w:val="18"/>
                <w:szCs w:val="18"/>
              </w:rPr>
              <w:t xml:space="preserve">Note: Changes to one component may </w:t>
            </w:r>
            <w:r w:rsidR="00FA4BD3" w:rsidRPr="00FA4BD3">
              <w:rPr>
                <w:sz w:val="18"/>
                <w:szCs w:val="18"/>
              </w:rPr>
              <w:t>require corresponding changes to another to keep them in alignment.</w:t>
            </w:r>
          </w:p>
        </w:tc>
        <w:tc>
          <w:tcPr>
            <w:tcW w:w="311" w:type="pct"/>
            <w:shd w:val="clear" w:color="auto" w:fill="D9D9D9" w:themeFill="background1" w:themeFillShade="D9"/>
          </w:tcPr>
          <w:p w14:paraId="6FBDD7D8" w14:textId="35248528" w:rsidR="00325481" w:rsidRPr="008826C8" w:rsidRDefault="00325481" w:rsidP="00F21507">
            <w:pPr>
              <w:spacing w:before="60" w:after="60" w:line="240" w:lineRule="auto"/>
              <w:rPr>
                <w:b/>
                <w:bCs/>
                <w:sz w:val="18"/>
                <w:szCs w:val="18"/>
              </w:rPr>
            </w:pPr>
            <w:r w:rsidRPr="008826C8">
              <w:rPr>
                <w:b/>
                <w:bCs/>
                <w:sz w:val="18"/>
                <w:szCs w:val="18"/>
              </w:rPr>
              <w:t>Checked by</w:t>
            </w:r>
          </w:p>
        </w:tc>
      </w:tr>
      <w:tr w:rsidR="00C37FAA" w:rsidRPr="008826C8" w14:paraId="6D79DF0D" w14:textId="77777777" w:rsidTr="00180820">
        <w:trPr>
          <w:cantSplit/>
        </w:trPr>
        <w:tc>
          <w:tcPr>
            <w:tcW w:w="329" w:type="pct"/>
            <w:noWrap/>
          </w:tcPr>
          <w:p w14:paraId="70398454" w14:textId="0D43F222" w:rsidR="003C0D05" w:rsidRPr="008826C8" w:rsidRDefault="003C0D05" w:rsidP="00F21507">
            <w:pPr>
              <w:spacing w:before="60" w:after="60" w:line="240" w:lineRule="auto"/>
              <w:rPr>
                <w:sz w:val="18"/>
                <w:szCs w:val="18"/>
              </w:rPr>
            </w:pPr>
            <w:r>
              <w:rPr>
                <w:sz w:val="18"/>
                <w:szCs w:val="18"/>
              </w:rPr>
              <w:t>97_1001</w:t>
            </w:r>
          </w:p>
        </w:tc>
        <w:tc>
          <w:tcPr>
            <w:tcW w:w="476" w:type="pct"/>
            <w:noWrap/>
          </w:tcPr>
          <w:p w14:paraId="69968D0A" w14:textId="02ACB3E2" w:rsidR="003C0D05" w:rsidRPr="00F447A6" w:rsidRDefault="003C0D05" w:rsidP="00F21507">
            <w:pPr>
              <w:spacing w:before="60" w:after="60" w:line="240" w:lineRule="auto"/>
              <w:rPr>
                <w:rFonts w:cs="Arial"/>
                <w:sz w:val="18"/>
                <w:szCs w:val="18"/>
              </w:rPr>
            </w:pPr>
            <w:r w:rsidRPr="00F447A6">
              <w:rPr>
                <w:rFonts w:cs="Arial"/>
                <w:sz w:val="18"/>
                <w:szCs w:val="18"/>
              </w:rPr>
              <w:t>C</w:t>
            </w:r>
          </w:p>
        </w:tc>
        <w:tc>
          <w:tcPr>
            <w:tcW w:w="1699" w:type="pct"/>
            <w:gridSpan w:val="4"/>
          </w:tcPr>
          <w:p w14:paraId="4FADAE0B" w14:textId="4C4397D7" w:rsidR="003C0D05" w:rsidRPr="008826C8" w:rsidRDefault="003C0D05" w:rsidP="00F21507">
            <w:pPr>
              <w:spacing w:before="60" w:after="60" w:line="240" w:lineRule="auto"/>
              <w:rPr>
                <w:sz w:val="18"/>
                <w:szCs w:val="18"/>
              </w:rPr>
            </w:pPr>
            <w:r>
              <w:rPr>
                <w:sz w:val="18"/>
                <w:szCs w:val="18"/>
              </w:rPr>
              <w:t xml:space="preserve">Does the </w:t>
            </w:r>
            <w:r w:rsidR="00F21507">
              <w:rPr>
                <w:sz w:val="18"/>
                <w:szCs w:val="18"/>
              </w:rPr>
              <w:t>s</w:t>
            </w:r>
            <w:r>
              <w:rPr>
                <w:sz w:val="18"/>
                <w:szCs w:val="18"/>
              </w:rPr>
              <w:t xml:space="preserve">pecification package </w:t>
            </w:r>
            <w:r w:rsidR="001C406B">
              <w:rPr>
                <w:sz w:val="18"/>
                <w:szCs w:val="18"/>
              </w:rPr>
              <w:t>contain a Main Document</w:t>
            </w:r>
            <w:r>
              <w:rPr>
                <w:sz w:val="18"/>
                <w:szCs w:val="18"/>
              </w:rPr>
              <w:t>?</w:t>
            </w:r>
          </w:p>
        </w:tc>
        <w:tc>
          <w:tcPr>
            <w:tcW w:w="354" w:type="pct"/>
            <w:noWrap/>
          </w:tcPr>
          <w:p w14:paraId="54FACE09" w14:textId="42BDA6C7" w:rsidR="003C0D05" w:rsidRPr="001B14B8" w:rsidRDefault="003C0D05" w:rsidP="00F21507">
            <w:pPr>
              <w:spacing w:before="60" w:after="60" w:line="240" w:lineRule="auto"/>
              <w:rPr>
                <w:sz w:val="18"/>
                <w:szCs w:val="18"/>
              </w:rPr>
            </w:pPr>
            <w:r w:rsidRPr="001B14B8">
              <w:rPr>
                <w:sz w:val="18"/>
                <w:szCs w:val="18"/>
              </w:rPr>
              <w:t>S-97</w:t>
            </w:r>
          </w:p>
        </w:tc>
        <w:tc>
          <w:tcPr>
            <w:tcW w:w="366" w:type="pct"/>
          </w:tcPr>
          <w:p w14:paraId="34BF1AA5" w14:textId="7D94780D" w:rsidR="003C0D05" w:rsidRPr="008826C8" w:rsidRDefault="003C0D05" w:rsidP="00FC14D6">
            <w:pPr>
              <w:spacing w:after="0" w:line="240" w:lineRule="auto"/>
              <w:rPr>
                <w:sz w:val="18"/>
                <w:szCs w:val="18"/>
              </w:rPr>
            </w:pPr>
            <w:r>
              <w:rPr>
                <w:sz w:val="18"/>
                <w:szCs w:val="18"/>
              </w:rPr>
              <w:t>A-5.2</w:t>
            </w:r>
          </w:p>
        </w:tc>
        <w:tc>
          <w:tcPr>
            <w:tcW w:w="356" w:type="pct"/>
            <w:gridSpan w:val="3"/>
          </w:tcPr>
          <w:p w14:paraId="226DEA95" w14:textId="77777777" w:rsidR="003C0D05" w:rsidRPr="008826C8" w:rsidRDefault="003C0D05" w:rsidP="00F21507">
            <w:pPr>
              <w:spacing w:before="60" w:after="60" w:line="240" w:lineRule="auto"/>
              <w:rPr>
                <w:sz w:val="18"/>
                <w:szCs w:val="18"/>
              </w:rPr>
            </w:pPr>
          </w:p>
        </w:tc>
        <w:tc>
          <w:tcPr>
            <w:tcW w:w="1109" w:type="pct"/>
          </w:tcPr>
          <w:p w14:paraId="6DCD2A45" w14:textId="07445AB8" w:rsidR="003C0D05" w:rsidRPr="008826C8" w:rsidRDefault="003C0D05" w:rsidP="00F21507">
            <w:pPr>
              <w:spacing w:before="60" w:after="60" w:line="240" w:lineRule="auto"/>
              <w:rPr>
                <w:sz w:val="18"/>
                <w:szCs w:val="18"/>
              </w:rPr>
            </w:pPr>
            <w:r>
              <w:rPr>
                <w:sz w:val="18"/>
                <w:szCs w:val="18"/>
              </w:rPr>
              <w:t>Supply missing component</w:t>
            </w:r>
          </w:p>
        </w:tc>
        <w:tc>
          <w:tcPr>
            <w:tcW w:w="311" w:type="pct"/>
          </w:tcPr>
          <w:p w14:paraId="72DB9897" w14:textId="77777777" w:rsidR="003C0D05" w:rsidRPr="008826C8" w:rsidRDefault="003C0D05" w:rsidP="00F21507">
            <w:pPr>
              <w:spacing w:before="60" w:after="60" w:line="240" w:lineRule="auto"/>
              <w:rPr>
                <w:sz w:val="18"/>
                <w:szCs w:val="18"/>
              </w:rPr>
            </w:pPr>
          </w:p>
        </w:tc>
      </w:tr>
      <w:tr w:rsidR="00C37FAA" w:rsidRPr="008826C8" w14:paraId="58E4A272" w14:textId="77777777" w:rsidTr="00180820">
        <w:trPr>
          <w:cantSplit/>
        </w:trPr>
        <w:tc>
          <w:tcPr>
            <w:tcW w:w="329" w:type="pct"/>
            <w:noWrap/>
          </w:tcPr>
          <w:p w14:paraId="41A58215" w14:textId="6EC07E30" w:rsidR="00590FDE" w:rsidRPr="008826C8" w:rsidRDefault="00590FDE" w:rsidP="00590FDE">
            <w:pPr>
              <w:spacing w:before="60" w:after="60" w:line="240" w:lineRule="auto"/>
              <w:rPr>
                <w:sz w:val="18"/>
                <w:szCs w:val="18"/>
              </w:rPr>
            </w:pPr>
            <w:r w:rsidRPr="00A74504">
              <w:rPr>
                <w:sz w:val="18"/>
                <w:szCs w:val="18"/>
              </w:rPr>
              <w:t>97_100</w:t>
            </w:r>
            <w:r>
              <w:rPr>
                <w:sz w:val="18"/>
                <w:szCs w:val="18"/>
              </w:rPr>
              <w:t>2</w:t>
            </w:r>
          </w:p>
        </w:tc>
        <w:tc>
          <w:tcPr>
            <w:tcW w:w="476" w:type="pct"/>
            <w:noWrap/>
          </w:tcPr>
          <w:p w14:paraId="057C392C" w14:textId="5A8236D4" w:rsidR="00590FDE" w:rsidRPr="00F447A6" w:rsidRDefault="00590FDE" w:rsidP="00590FDE">
            <w:pPr>
              <w:spacing w:before="60" w:after="60" w:line="240" w:lineRule="auto"/>
              <w:rPr>
                <w:rFonts w:cs="Arial"/>
                <w:sz w:val="18"/>
                <w:szCs w:val="18"/>
              </w:rPr>
            </w:pPr>
            <w:r w:rsidRPr="00F447A6">
              <w:rPr>
                <w:rFonts w:cs="Arial"/>
                <w:sz w:val="18"/>
                <w:szCs w:val="18"/>
              </w:rPr>
              <w:t>E</w:t>
            </w:r>
          </w:p>
        </w:tc>
        <w:tc>
          <w:tcPr>
            <w:tcW w:w="1699" w:type="pct"/>
            <w:gridSpan w:val="4"/>
          </w:tcPr>
          <w:p w14:paraId="09AA02C9" w14:textId="2C5B048A" w:rsidR="00590FDE" w:rsidRPr="008826C8" w:rsidRDefault="00590FDE" w:rsidP="00590FDE">
            <w:pPr>
              <w:spacing w:before="60" w:after="60" w:line="240" w:lineRule="auto"/>
              <w:rPr>
                <w:sz w:val="18"/>
                <w:szCs w:val="18"/>
              </w:rPr>
            </w:pPr>
            <w:r>
              <w:rPr>
                <w:sz w:val="18"/>
                <w:szCs w:val="18"/>
              </w:rPr>
              <w:t>Does the specification package contain a DCEG?</w:t>
            </w:r>
          </w:p>
        </w:tc>
        <w:tc>
          <w:tcPr>
            <w:tcW w:w="354" w:type="pct"/>
            <w:noWrap/>
          </w:tcPr>
          <w:p w14:paraId="5A399C87" w14:textId="155AAD43" w:rsidR="00590FDE" w:rsidRPr="001B14B8" w:rsidRDefault="00590FDE" w:rsidP="00590FDE">
            <w:pPr>
              <w:spacing w:before="60" w:after="60" w:line="240" w:lineRule="auto"/>
              <w:rPr>
                <w:sz w:val="18"/>
                <w:szCs w:val="18"/>
              </w:rPr>
            </w:pPr>
            <w:r w:rsidRPr="001B14B8">
              <w:rPr>
                <w:sz w:val="18"/>
                <w:szCs w:val="18"/>
              </w:rPr>
              <w:t>S-97</w:t>
            </w:r>
          </w:p>
        </w:tc>
        <w:tc>
          <w:tcPr>
            <w:tcW w:w="366" w:type="pct"/>
          </w:tcPr>
          <w:p w14:paraId="6F36DA21" w14:textId="12C75872" w:rsidR="00590FDE" w:rsidRPr="008826C8" w:rsidRDefault="00590FDE" w:rsidP="00FC14D6">
            <w:pPr>
              <w:spacing w:after="0" w:line="240" w:lineRule="auto"/>
              <w:rPr>
                <w:sz w:val="18"/>
                <w:szCs w:val="18"/>
              </w:rPr>
            </w:pPr>
            <w:r w:rsidRPr="00551761">
              <w:rPr>
                <w:sz w:val="18"/>
                <w:szCs w:val="18"/>
              </w:rPr>
              <w:t>A-5.2</w:t>
            </w:r>
          </w:p>
        </w:tc>
        <w:tc>
          <w:tcPr>
            <w:tcW w:w="356" w:type="pct"/>
            <w:gridSpan w:val="3"/>
          </w:tcPr>
          <w:p w14:paraId="265B2431" w14:textId="77777777" w:rsidR="00590FDE" w:rsidRPr="008826C8" w:rsidRDefault="00590FDE" w:rsidP="00590FDE">
            <w:pPr>
              <w:spacing w:before="60" w:after="60" w:line="240" w:lineRule="auto"/>
              <w:rPr>
                <w:sz w:val="18"/>
                <w:szCs w:val="18"/>
              </w:rPr>
            </w:pPr>
          </w:p>
        </w:tc>
        <w:tc>
          <w:tcPr>
            <w:tcW w:w="1109" w:type="pct"/>
          </w:tcPr>
          <w:p w14:paraId="11883D8D" w14:textId="5BB5B059" w:rsidR="00590FDE" w:rsidRPr="00E95DF4" w:rsidRDefault="00590FDE" w:rsidP="00590FDE">
            <w:pPr>
              <w:spacing w:before="60" w:after="60" w:line="240" w:lineRule="auto"/>
              <w:rPr>
                <w:sz w:val="18"/>
                <w:szCs w:val="18"/>
              </w:rPr>
            </w:pPr>
            <w:r w:rsidRPr="00E95DF4">
              <w:rPr>
                <w:sz w:val="18"/>
                <w:szCs w:val="18"/>
              </w:rPr>
              <w:t>Supply missing component</w:t>
            </w:r>
          </w:p>
        </w:tc>
        <w:tc>
          <w:tcPr>
            <w:tcW w:w="311" w:type="pct"/>
          </w:tcPr>
          <w:p w14:paraId="32AE0438" w14:textId="77777777" w:rsidR="00590FDE" w:rsidRPr="008826C8" w:rsidRDefault="00590FDE" w:rsidP="00590FDE">
            <w:pPr>
              <w:spacing w:before="60" w:after="60" w:line="240" w:lineRule="auto"/>
              <w:rPr>
                <w:sz w:val="18"/>
                <w:szCs w:val="18"/>
              </w:rPr>
            </w:pPr>
          </w:p>
        </w:tc>
      </w:tr>
      <w:tr w:rsidR="00C37FAA" w:rsidRPr="008826C8" w14:paraId="345921D3" w14:textId="77777777" w:rsidTr="00180820">
        <w:trPr>
          <w:cantSplit/>
        </w:trPr>
        <w:tc>
          <w:tcPr>
            <w:tcW w:w="329" w:type="pct"/>
            <w:noWrap/>
          </w:tcPr>
          <w:p w14:paraId="1532EACE" w14:textId="04C4CD79" w:rsidR="00590FDE" w:rsidRPr="008826C8" w:rsidRDefault="00590FDE" w:rsidP="00590FDE">
            <w:pPr>
              <w:spacing w:before="60" w:after="60" w:line="240" w:lineRule="auto"/>
              <w:rPr>
                <w:sz w:val="18"/>
                <w:szCs w:val="18"/>
              </w:rPr>
            </w:pPr>
            <w:r w:rsidRPr="00A74504">
              <w:rPr>
                <w:sz w:val="18"/>
                <w:szCs w:val="18"/>
              </w:rPr>
              <w:t>97_100</w:t>
            </w:r>
            <w:r>
              <w:rPr>
                <w:sz w:val="18"/>
                <w:szCs w:val="18"/>
              </w:rPr>
              <w:t>3</w:t>
            </w:r>
          </w:p>
        </w:tc>
        <w:tc>
          <w:tcPr>
            <w:tcW w:w="476" w:type="pct"/>
            <w:noWrap/>
          </w:tcPr>
          <w:p w14:paraId="5D66ABD6" w14:textId="507E4DF0" w:rsidR="00590FDE" w:rsidRPr="00F447A6" w:rsidRDefault="00590FDE" w:rsidP="00590FDE">
            <w:pPr>
              <w:spacing w:before="60" w:after="60" w:line="240" w:lineRule="auto"/>
              <w:rPr>
                <w:rFonts w:cs="Arial"/>
                <w:sz w:val="18"/>
                <w:szCs w:val="18"/>
              </w:rPr>
            </w:pPr>
            <w:r w:rsidRPr="00F447A6">
              <w:rPr>
                <w:rFonts w:cs="Arial"/>
                <w:sz w:val="18"/>
                <w:szCs w:val="18"/>
              </w:rPr>
              <w:t>C</w:t>
            </w:r>
          </w:p>
        </w:tc>
        <w:tc>
          <w:tcPr>
            <w:tcW w:w="1699" w:type="pct"/>
            <w:gridSpan w:val="4"/>
          </w:tcPr>
          <w:p w14:paraId="46DB2A20" w14:textId="22A65036" w:rsidR="00590FDE" w:rsidRPr="001C406B" w:rsidRDefault="00590FDE" w:rsidP="00590FDE">
            <w:pPr>
              <w:spacing w:before="60" w:after="60" w:line="240" w:lineRule="auto"/>
              <w:rPr>
                <w:sz w:val="18"/>
                <w:szCs w:val="18"/>
              </w:rPr>
            </w:pPr>
            <w:r w:rsidRPr="001C406B">
              <w:rPr>
                <w:sz w:val="18"/>
                <w:szCs w:val="18"/>
              </w:rPr>
              <w:t xml:space="preserve">Does the </w:t>
            </w:r>
            <w:r>
              <w:rPr>
                <w:sz w:val="18"/>
                <w:szCs w:val="18"/>
              </w:rPr>
              <w:t xml:space="preserve">specification </w:t>
            </w:r>
            <w:r w:rsidRPr="001C406B">
              <w:rPr>
                <w:sz w:val="18"/>
                <w:szCs w:val="18"/>
              </w:rPr>
              <w:t xml:space="preserve">package contain a </w:t>
            </w:r>
            <w:r>
              <w:rPr>
                <w:sz w:val="18"/>
                <w:szCs w:val="18"/>
              </w:rPr>
              <w:t>Feature Catalogue that is compliant with the declared S-100 edition in the Product Specification?</w:t>
            </w:r>
          </w:p>
        </w:tc>
        <w:tc>
          <w:tcPr>
            <w:tcW w:w="354" w:type="pct"/>
            <w:noWrap/>
          </w:tcPr>
          <w:p w14:paraId="60EBF15A" w14:textId="52B59730" w:rsidR="00590FDE" w:rsidRPr="001B14B8" w:rsidRDefault="00590FDE" w:rsidP="00590FDE">
            <w:pPr>
              <w:spacing w:before="60" w:after="60" w:line="240" w:lineRule="auto"/>
              <w:rPr>
                <w:sz w:val="18"/>
                <w:szCs w:val="18"/>
              </w:rPr>
            </w:pPr>
            <w:r w:rsidRPr="001B14B8">
              <w:rPr>
                <w:sz w:val="18"/>
                <w:szCs w:val="18"/>
              </w:rPr>
              <w:t>S-97</w:t>
            </w:r>
          </w:p>
        </w:tc>
        <w:tc>
          <w:tcPr>
            <w:tcW w:w="366" w:type="pct"/>
          </w:tcPr>
          <w:p w14:paraId="569700D5" w14:textId="0498BC40" w:rsidR="00590FDE" w:rsidRPr="008826C8" w:rsidRDefault="00590FDE" w:rsidP="00FC14D6">
            <w:pPr>
              <w:spacing w:after="0" w:line="240" w:lineRule="auto"/>
              <w:rPr>
                <w:sz w:val="18"/>
                <w:szCs w:val="18"/>
              </w:rPr>
            </w:pPr>
            <w:r w:rsidRPr="00551761">
              <w:rPr>
                <w:sz w:val="18"/>
                <w:szCs w:val="18"/>
              </w:rPr>
              <w:t>A-5.2</w:t>
            </w:r>
          </w:p>
        </w:tc>
        <w:tc>
          <w:tcPr>
            <w:tcW w:w="356" w:type="pct"/>
            <w:gridSpan w:val="3"/>
          </w:tcPr>
          <w:p w14:paraId="7A07BDDF" w14:textId="77777777" w:rsidR="00590FDE" w:rsidRPr="008826C8" w:rsidRDefault="00590FDE" w:rsidP="00590FDE">
            <w:pPr>
              <w:spacing w:before="60" w:after="60" w:line="240" w:lineRule="auto"/>
              <w:rPr>
                <w:sz w:val="18"/>
                <w:szCs w:val="18"/>
              </w:rPr>
            </w:pPr>
          </w:p>
        </w:tc>
        <w:tc>
          <w:tcPr>
            <w:tcW w:w="1109" w:type="pct"/>
          </w:tcPr>
          <w:p w14:paraId="160C13B1" w14:textId="643B360C" w:rsidR="00590FDE" w:rsidRPr="00E95DF4" w:rsidRDefault="00590FDE" w:rsidP="00590FDE">
            <w:pPr>
              <w:spacing w:before="60" w:after="60" w:line="240" w:lineRule="auto"/>
              <w:rPr>
                <w:sz w:val="18"/>
                <w:szCs w:val="18"/>
              </w:rPr>
            </w:pPr>
            <w:r w:rsidRPr="00FC14D6">
              <w:rPr>
                <w:sz w:val="18"/>
                <w:szCs w:val="18"/>
              </w:rPr>
              <w:t>Supply missing component</w:t>
            </w:r>
          </w:p>
        </w:tc>
        <w:tc>
          <w:tcPr>
            <w:tcW w:w="311" w:type="pct"/>
          </w:tcPr>
          <w:p w14:paraId="685C348E" w14:textId="77777777" w:rsidR="00590FDE" w:rsidRPr="008826C8" w:rsidRDefault="00590FDE" w:rsidP="00590FDE">
            <w:pPr>
              <w:spacing w:before="60" w:after="60" w:line="240" w:lineRule="auto"/>
              <w:rPr>
                <w:sz w:val="18"/>
                <w:szCs w:val="18"/>
              </w:rPr>
            </w:pPr>
          </w:p>
        </w:tc>
      </w:tr>
      <w:tr w:rsidR="00C37FAA" w:rsidRPr="008826C8" w14:paraId="2DC27451" w14:textId="77777777" w:rsidTr="00180820">
        <w:trPr>
          <w:cantSplit/>
        </w:trPr>
        <w:tc>
          <w:tcPr>
            <w:tcW w:w="329" w:type="pct"/>
            <w:noWrap/>
          </w:tcPr>
          <w:p w14:paraId="3B3CBFE9" w14:textId="07DAD255" w:rsidR="00807B02" w:rsidRPr="008826C8" w:rsidRDefault="00807B02" w:rsidP="00807B02">
            <w:pPr>
              <w:spacing w:before="60" w:after="60" w:line="240" w:lineRule="auto"/>
              <w:rPr>
                <w:sz w:val="18"/>
                <w:szCs w:val="18"/>
              </w:rPr>
            </w:pPr>
            <w:r w:rsidRPr="00A74504">
              <w:rPr>
                <w:sz w:val="18"/>
                <w:szCs w:val="18"/>
              </w:rPr>
              <w:lastRenderedPageBreak/>
              <w:t>97_100</w:t>
            </w:r>
            <w:r>
              <w:rPr>
                <w:sz w:val="18"/>
                <w:szCs w:val="18"/>
              </w:rPr>
              <w:t>4</w:t>
            </w:r>
          </w:p>
        </w:tc>
        <w:tc>
          <w:tcPr>
            <w:tcW w:w="476" w:type="pct"/>
            <w:noWrap/>
          </w:tcPr>
          <w:p w14:paraId="249B1D38" w14:textId="000F478C" w:rsidR="00807B02" w:rsidRPr="00F447A6" w:rsidRDefault="00807B02" w:rsidP="00807B02">
            <w:pPr>
              <w:spacing w:before="60" w:after="60" w:line="240" w:lineRule="auto"/>
              <w:rPr>
                <w:rFonts w:cs="Arial"/>
                <w:sz w:val="18"/>
                <w:szCs w:val="18"/>
              </w:rPr>
            </w:pPr>
            <w:r w:rsidRPr="00F447A6">
              <w:rPr>
                <w:rFonts w:cs="Arial"/>
                <w:sz w:val="18"/>
                <w:szCs w:val="18"/>
              </w:rPr>
              <w:t>E</w:t>
            </w:r>
          </w:p>
        </w:tc>
        <w:tc>
          <w:tcPr>
            <w:tcW w:w="1699" w:type="pct"/>
            <w:gridSpan w:val="4"/>
          </w:tcPr>
          <w:p w14:paraId="38FA53C7" w14:textId="2C2C6899" w:rsidR="00807B02" w:rsidRDefault="00807B02" w:rsidP="00807B02">
            <w:pPr>
              <w:spacing w:before="60" w:after="60" w:line="240" w:lineRule="auto"/>
              <w:rPr>
                <w:sz w:val="18"/>
                <w:szCs w:val="18"/>
              </w:rPr>
            </w:pPr>
            <w:r>
              <w:rPr>
                <w:sz w:val="18"/>
                <w:szCs w:val="18"/>
              </w:rPr>
              <w:t xml:space="preserve">Does the PS define </w:t>
            </w:r>
            <w:r w:rsidRPr="00F21507">
              <w:rPr>
                <w:sz w:val="18"/>
                <w:szCs w:val="18"/>
              </w:rPr>
              <w:t>Product-specific constraints on</w:t>
            </w:r>
            <w:r>
              <w:rPr>
                <w:sz w:val="18"/>
                <w:szCs w:val="18"/>
              </w:rPr>
              <w:t xml:space="preserve"> the</w:t>
            </w:r>
            <w:r w:rsidRPr="00F21507">
              <w:rPr>
                <w:sz w:val="18"/>
                <w:szCs w:val="18"/>
              </w:rPr>
              <w:t xml:space="preserve"> S-100  Exchange Catalogue model</w:t>
            </w:r>
            <w:r>
              <w:rPr>
                <w:sz w:val="18"/>
                <w:szCs w:val="18"/>
              </w:rPr>
              <w:t>?</w:t>
            </w:r>
          </w:p>
          <w:p w14:paraId="6DBCC36F" w14:textId="3A9D360B" w:rsidR="00807B02" w:rsidRPr="008826C8" w:rsidRDefault="00807B02" w:rsidP="00807B02">
            <w:pPr>
              <w:spacing w:before="60" w:after="60" w:line="240" w:lineRule="auto"/>
              <w:rPr>
                <w:sz w:val="18"/>
                <w:szCs w:val="18"/>
              </w:rPr>
            </w:pPr>
            <w:r w:rsidRPr="00F21507">
              <w:rPr>
                <w:sz w:val="18"/>
                <w:szCs w:val="18"/>
              </w:rPr>
              <w:t>If there are no product-specific constraints on the exchange catalogue, the S-100 model will apply as</w:t>
            </w:r>
            <w:r>
              <w:rPr>
                <w:sz w:val="18"/>
                <w:szCs w:val="18"/>
              </w:rPr>
              <w:t>-</w:t>
            </w:r>
            <w:r w:rsidRPr="00F21507">
              <w:rPr>
                <w:sz w:val="18"/>
                <w:szCs w:val="18"/>
              </w:rPr>
              <w:t>is</w:t>
            </w:r>
            <w:r>
              <w:rPr>
                <w:sz w:val="18"/>
                <w:szCs w:val="18"/>
              </w:rPr>
              <w:t>.</w:t>
            </w:r>
            <w:r w:rsidRPr="00F21507">
              <w:rPr>
                <w:sz w:val="18"/>
                <w:szCs w:val="18"/>
              </w:rPr>
              <w:t>.</w:t>
            </w:r>
          </w:p>
        </w:tc>
        <w:tc>
          <w:tcPr>
            <w:tcW w:w="354" w:type="pct"/>
            <w:noWrap/>
          </w:tcPr>
          <w:p w14:paraId="7DA26E35" w14:textId="1B7600F4" w:rsidR="00807B02" w:rsidRPr="001B14B8" w:rsidRDefault="00807B02" w:rsidP="00807B02">
            <w:pPr>
              <w:spacing w:before="60" w:after="60" w:line="240" w:lineRule="auto"/>
              <w:rPr>
                <w:sz w:val="18"/>
                <w:szCs w:val="18"/>
              </w:rPr>
            </w:pPr>
            <w:r w:rsidRPr="001B14B8">
              <w:rPr>
                <w:sz w:val="18"/>
                <w:szCs w:val="18"/>
              </w:rPr>
              <w:t>S-97</w:t>
            </w:r>
          </w:p>
        </w:tc>
        <w:tc>
          <w:tcPr>
            <w:tcW w:w="366" w:type="pct"/>
          </w:tcPr>
          <w:p w14:paraId="5B6AF53E" w14:textId="727A8484" w:rsidR="00807B02" w:rsidRPr="008826C8" w:rsidRDefault="00807B02" w:rsidP="00FC14D6">
            <w:pPr>
              <w:spacing w:after="0" w:line="240" w:lineRule="auto"/>
              <w:rPr>
                <w:sz w:val="18"/>
                <w:szCs w:val="18"/>
              </w:rPr>
            </w:pPr>
            <w:r w:rsidRPr="00551761">
              <w:rPr>
                <w:sz w:val="18"/>
                <w:szCs w:val="18"/>
              </w:rPr>
              <w:t>A-5.2</w:t>
            </w:r>
          </w:p>
        </w:tc>
        <w:tc>
          <w:tcPr>
            <w:tcW w:w="356" w:type="pct"/>
            <w:gridSpan w:val="3"/>
          </w:tcPr>
          <w:p w14:paraId="314F2D75" w14:textId="77777777" w:rsidR="00807B02" w:rsidRPr="008826C8" w:rsidRDefault="00807B02" w:rsidP="00807B02">
            <w:pPr>
              <w:spacing w:before="60" w:after="60" w:line="240" w:lineRule="auto"/>
              <w:rPr>
                <w:sz w:val="18"/>
                <w:szCs w:val="18"/>
              </w:rPr>
            </w:pPr>
          </w:p>
        </w:tc>
        <w:tc>
          <w:tcPr>
            <w:tcW w:w="1109" w:type="pct"/>
          </w:tcPr>
          <w:p w14:paraId="458FA47D" w14:textId="1B827E0E" w:rsidR="00807B02" w:rsidRPr="008826C8" w:rsidRDefault="00590FDE" w:rsidP="00807B02">
            <w:pPr>
              <w:spacing w:before="60" w:after="60" w:line="240" w:lineRule="auto"/>
              <w:rPr>
                <w:sz w:val="18"/>
                <w:szCs w:val="18"/>
              </w:rPr>
            </w:pPr>
            <w:r>
              <w:rPr>
                <w:sz w:val="18"/>
                <w:szCs w:val="18"/>
              </w:rPr>
              <w:t>Amend PS to add product-specific constraints</w:t>
            </w:r>
          </w:p>
        </w:tc>
        <w:tc>
          <w:tcPr>
            <w:tcW w:w="311" w:type="pct"/>
          </w:tcPr>
          <w:p w14:paraId="32A63816" w14:textId="77777777" w:rsidR="00807B02" w:rsidRPr="008826C8" w:rsidRDefault="00807B02" w:rsidP="00807B02">
            <w:pPr>
              <w:spacing w:before="60" w:after="60" w:line="240" w:lineRule="auto"/>
              <w:rPr>
                <w:sz w:val="18"/>
                <w:szCs w:val="18"/>
              </w:rPr>
            </w:pPr>
          </w:p>
        </w:tc>
      </w:tr>
      <w:tr w:rsidR="00C37FAA" w:rsidRPr="008826C8" w14:paraId="3346C342" w14:textId="77777777" w:rsidTr="00180820">
        <w:trPr>
          <w:cantSplit/>
        </w:trPr>
        <w:tc>
          <w:tcPr>
            <w:tcW w:w="329" w:type="pct"/>
            <w:noWrap/>
          </w:tcPr>
          <w:p w14:paraId="5E8CD8D5" w14:textId="21B6D0E0" w:rsidR="00807B02" w:rsidRPr="008826C8" w:rsidRDefault="00807B02" w:rsidP="00807B02">
            <w:pPr>
              <w:spacing w:before="60" w:after="60" w:line="240" w:lineRule="auto"/>
              <w:rPr>
                <w:sz w:val="18"/>
                <w:szCs w:val="18"/>
              </w:rPr>
            </w:pPr>
            <w:r w:rsidRPr="00A74504">
              <w:rPr>
                <w:sz w:val="18"/>
                <w:szCs w:val="18"/>
              </w:rPr>
              <w:t>97_100</w:t>
            </w:r>
            <w:r>
              <w:rPr>
                <w:sz w:val="18"/>
                <w:szCs w:val="18"/>
              </w:rPr>
              <w:t>5</w:t>
            </w:r>
          </w:p>
        </w:tc>
        <w:tc>
          <w:tcPr>
            <w:tcW w:w="476" w:type="pct"/>
            <w:noWrap/>
          </w:tcPr>
          <w:p w14:paraId="5C6748AE" w14:textId="0F2B8B14" w:rsidR="00807B02" w:rsidRPr="00F447A6" w:rsidRDefault="00807B02" w:rsidP="00807B02">
            <w:pPr>
              <w:spacing w:before="60" w:after="60" w:line="240" w:lineRule="auto"/>
              <w:rPr>
                <w:rFonts w:cs="Arial"/>
                <w:sz w:val="18"/>
                <w:szCs w:val="18"/>
              </w:rPr>
            </w:pPr>
            <w:r w:rsidRPr="00F447A6">
              <w:rPr>
                <w:rFonts w:cs="Arial"/>
                <w:sz w:val="18"/>
                <w:szCs w:val="18"/>
              </w:rPr>
              <w:t>C</w:t>
            </w:r>
          </w:p>
        </w:tc>
        <w:tc>
          <w:tcPr>
            <w:tcW w:w="1699" w:type="pct"/>
            <w:gridSpan w:val="4"/>
          </w:tcPr>
          <w:p w14:paraId="03D490FA" w14:textId="0F937251" w:rsidR="00807B02" w:rsidRPr="00F21507" w:rsidRDefault="00807B02" w:rsidP="00807B02">
            <w:pPr>
              <w:spacing w:before="60" w:after="60" w:line="240" w:lineRule="auto"/>
              <w:rPr>
                <w:sz w:val="18"/>
                <w:szCs w:val="18"/>
              </w:rPr>
            </w:pPr>
            <w:r w:rsidRPr="00F21507">
              <w:rPr>
                <w:sz w:val="18"/>
                <w:szCs w:val="18"/>
              </w:rPr>
              <w:t>Does the specification package contain a Portrayal Catalogue</w:t>
            </w:r>
            <w:r>
              <w:rPr>
                <w:sz w:val="18"/>
                <w:szCs w:val="18"/>
              </w:rPr>
              <w:t xml:space="preserve"> that is compliant with the declared editions of S-100 and the PS?</w:t>
            </w:r>
          </w:p>
          <w:p w14:paraId="015C2B3C" w14:textId="0CCA8610" w:rsidR="00807B02" w:rsidRPr="008826C8" w:rsidRDefault="00807B02" w:rsidP="00807B02">
            <w:pPr>
              <w:spacing w:before="60" w:after="60" w:line="240" w:lineRule="auto"/>
              <w:rPr>
                <w:sz w:val="18"/>
                <w:szCs w:val="18"/>
              </w:rPr>
            </w:pPr>
            <w:r w:rsidRPr="00F21507">
              <w:rPr>
                <w:sz w:val="18"/>
                <w:szCs w:val="18"/>
              </w:rPr>
              <w:t>NOTE: Not every Specification will need a Portrayal Catalogue</w:t>
            </w:r>
          </w:p>
        </w:tc>
        <w:tc>
          <w:tcPr>
            <w:tcW w:w="354" w:type="pct"/>
            <w:noWrap/>
          </w:tcPr>
          <w:p w14:paraId="47F33F1D" w14:textId="190F556D" w:rsidR="00807B02" w:rsidRPr="001B14B8" w:rsidRDefault="00807B02" w:rsidP="00807B02">
            <w:pPr>
              <w:spacing w:before="60" w:after="60" w:line="240" w:lineRule="auto"/>
              <w:rPr>
                <w:sz w:val="18"/>
                <w:szCs w:val="18"/>
              </w:rPr>
            </w:pPr>
            <w:r w:rsidRPr="001B14B8">
              <w:rPr>
                <w:sz w:val="18"/>
                <w:szCs w:val="18"/>
              </w:rPr>
              <w:t>S-97</w:t>
            </w:r>
          </w:p>
        </w:tc>
        <w:tc>
          <w:tcPr>
            <w:tcW w:w="366" w:type="pct"/>
          </w:tcPr>
          <w:p w14:paraId="59C91CB8" w14:textId="613AAEAB" w:rsidR="00807B02" w:rsidRPr="008826C8" w:rsidRDefault="00807B02" w:rsidP="00FC14D6">
            <w:pPr>
              <w:spacing w:after="0" w:line="240" w:lineRule="auto"/>
              <w:rPr>
                <w:sz w:val="18"/>
                <w:szCs w:val="18"/>
              </w:rPr>
            </w:pPr>
            <w:r w:rsidRPr="00551761">
              <w:rPr>
                <w:sz w:val="18"/>
                <w:szCs w:val="18"/>
              </w:rPr>
              <w:t>A-5.2</w:t>
            </w:r>
          </w:p>
        </w:tc>
        <w:tc>
          <w:tcPr>
            <w:tcW w:w="356" w:type="pct"/>
            <w:gridSpan w:val="3"/>
          </w:tcPr>
          <w:p w14:paraId="135F9457" w14:textId="77777777" w:rsidR="00807B02" w:rsidRPr="008826C8" w:rsidRDefault="00807B02" w:rsidP="00807B02">
            <w:pPr>
              <w:spacing w:before="60" w:after="60" w:line="240" w:lineRule="auto"/>
              <w:rPr>
                <w:sz w:val="18"/>
                <w:szCs w:val="18"/>
              </w:rPr>
            </w:pPr>
          </w:p>
        </w:tc>
        <w:tc>
          <w:tcPr>
            <w:tcW w:w="1109" w:type="pct"/>
          </w:tcPr>
          <w:p w14:paraId="54CA8ABF" w14:textId="5335C31C" w:rsidR="00807B02" w:rsidRPr="008826C8" w:rsidRDefault="00590FDE" w:rsidP="00807B02">
            <w:pPr>
              <w:spacing w:before="60" w:after="60" w:line="240" w:lineRule="auto"/>
              <w:rPr>
                <w:sz w:val="18"/>
                <w:szCs w:val="18"/>
              </w:rPr>
            </w:pPr>
            <w:r w:rsidRPr="00590FDE">
              <w:rPr>
                <w:sz w:val="18"/>
                <w:szCs w:val="18"/>
              </w:rPr>
              <w:t>Supply missing component</w:t>
            </w:r>
            <w:r>
              <w:rPr>
                <w:sz w:val="18"/>
                <w:szCs w:val="18"/>
              </w:rPr>
              <w:t xml:space="preserve"> / Amend PC to comply with S-100 or PS</w:t>
            </w:r>
          </w:p>
        </w:tc>
        <w:tc>
          <w:tcPr>
            <w:tcW w:w="311" w:type="pct"/>
          </w:tcPr>
          <w:p w14:paraId="7939A39D" w14:textId="77777777" w:rsidR="00807B02" w:rsidRPr="008826C8" w:rsidRDefault="00807B02" w:rsidP="00807B02">
            <w:pPr>
              <w:spacing w:before="60" w:after="60" w:line="240" w:lineRule="auto"/>
              <w:rPr>
                <w:sz w:val="18"/>
                <w:szCs w:val="18"/>
              </w:rPr>
            </w:pPr>
          </w:p>
        </w:tc>
      </w:tr>
      <w:tr w:rsidR="00C37FAA" w:rsidRPr="008826C8" w14:paraId="0C80441D" w14:textId="77777777" w:rsidTr="00180820">
        <w:trPr>
          <w:cantSplit/>
        </w:trPr>
        <w:tc>
          <w:tcPr>
            <w:tcW w:w="329" w:type="pct"/>
            <w:noWrap/>
          </w:tcPr>
          <w:p w14:paraId="574EE8F4" w14:textId="7DFBC983" w:rsidR="00807B02" w:rsidRPr="008826C8" w:rsidRDefault="00807B02" w:rsidP="00807B02">
            <w:pPr>
              <w:spacing w:before="60" w:after="60" w:line="240" w:lineRule="auto"/>
              <w:rPr>
                <w:sz w:val="18"/>
                <w:szCs w:val="18"/>
              </w:rPr>
            </w:pPr>
            <w:r w:rsidRPr="00A74504">
              <w:rPr>
                <w:sz w:val="18"/>
                <w:szCs w:val="18"/>
              </w:rPr>
              <w:t>97_100</w:t>
            </w:r>
            <w:r>
              <w:rPr>
                <w:sz w:val="18"/>
                <w:szCs w:val="18"/>
              </w:rPr>
              <w:t>6</w:t>
            </w:r>
          </w:p>
        </w:tc>
        <w:tc>
          <w:tcPr>
            <w:tcW w:w="476" w:type="pct"/>
            <w:noWrap/>
          </w:tcPr>
          <w:p w14:paraId="094BB0FC" w14:textId="14833E7B" w:rsidR="00807B02" w:rsidRPr="00F447A6" w:rsidRDefault="00807B02" w:rsidP="00807B02">
            <w:pPr>
              <w:spacing w:before="60" w:after="60" w:line="240" w:lineRule="auto"/>
              <w:rPr>
                <w:rFonts w:cs="Arial"/>
                <w:sz w:val="18"/>
                <w:szCs w:val="18"/>
              </w:rPr>
            </w:pPr>
            <w:r w:rsidRPr="00F447A6">
              <w:rPr>
                <w:rFonts w:cs="Arial"/>
                <w:sz w:val="18"/>
                <w:szCs w:val="18"/>
              </w:rPr>
              <w:t>C</w:t>
            </w:r>
          </w:p>
        </w:tc>
        <w:tc>
          <w:tcPr>
            <w:tcW w:w="1699" w:type="pct"/>
            <w:gridSpan w:val="4"/>
          </w:tcPr>
          <w:p w14:paraId="37D16CF1" w14:textId="7132AA60" w:rsidR="00807B02" w:rsidRPr="008826C8" w:rsidRDefault="00807B02" w:rsidP="00807B02">
            <w:pPr>
              <w:spacing w:before="60" w:after="60" w:line="240" w:lineRule="auto"/>
              <w:rPr>
                <w:sz w:val="18"/>
                <w:szCs w:val="18"/>
              </w:rPr>
            </w:pPr>
            <w:r w:rsidRPr="00377A2D">
              <w:rPr>
                <w:sz w:val="18"/>
                <w:szCs w:val="18"/>
              </w:rPr>
              <w:t>Does the specification package contain a</w:t>
            </w:r>
            <w:r>
              <w:rPr>
                <w:sz w:val="18"/>
                <w:szCs w:val="18"/>
              </w:rPr>
              <w:t>n S-158:1xx publication defining product-specific validation checks?</w:t>
            </w:r>
          </w:p>
        </w:tc>
        <w:tc>
          <w:tcPr>
            <w:tcW w:w="354" w:type="pct"/>
            <w:noWrap/>
          </w:tcPr>
          <w:p w14:paraId="784D38A2" w14:textId="7C4D06B1" w:rsidR="00807B02" w:rsidRPr="001B14B8" w:rsidRDefault="00807B02" w:rsidP="00807B02">
            <w:pPr>
              <w:spacing w:before="60" w:after="60" w:line="240" w:lineRule="auto"/>
              <w:rPr>
                <w:sz w:val="18"/>
                <w:szCs w:val="18"/>
              </w:rPr>
            </w:pPr>
            <w:r w:rsidRPr="001B14B8">
              <w:rPr>
                <w:sz w:val="18"/>
                <w:szCs w:val="18"/>
              </w:rPr>
              <w:t>S-97</w:t>
            </w:r>
          </w:p>
        </w:tc>
        <w:tc>
          <w:tcPr>
            <w:tcW w:w="366" w:type="pct"/>
          </w:tcPr>
          <w:p w14:paraId="45828BF2" w14:textId="234BB38F" w:rsidR="00807B02" w:rsidRPr="008826C8" w:rsidRDefault="00807B02" w:rsidP="00FC14D6">
            <w:pPr>
              <w:spacing w:after="0" w:line="240" w:lineRule="auto"/>
              <w:rPr>
                <w:sz w:val="18"/>
                <w:szCs w:val="18"/>
              </w:rPr>
            </w:pPr>
            <w:r w:rsidRPr="00551761">
              <w:rPr>
                <w:sz w:val="18"/>
                <w:szCs w:val="18"/>
              </w:rPr>
              <w:t>A-5.2</w:t>
            </w:r>
          </w:p>
        </w:tc>
        <w:tc>
          <w:tcPr>
            <w:tcW w:w="356" w:type="pct"/>
            <w:gridSpan w:val="3"/>
          </w:tcPr>
          <w:p w14:paraId="3C3FAEBD" w14:textId="77777777" w:rsidR="00807B02" w:rsidRPr="008826C8" w:rsidRDefault="00807B02" w:rsidP="00807B02">
            <w:pPr>
              <w:spacing w:before="60" w:after="60" w:line="240" w:lineRule="auto"/>
              <w:rPr>
                <w:sz w:val="18"/>
                <w:szCs w:val="18"/>
              </w:rPr>
            </w:pPr>
          </w:p>
        </w:tc>
        <w:tc>
          <w:tcPr>
            <w:tcW w:w="1109" w:type="pct"/>
          </w:tcPr>
          <w:p w14:paraId="721F4ABF" w14:textId="37D9EC39" w:rsidR="00807B02" w:rsidRPr="00590FDE" w:rsidRDefault="00590FDE" w:rsidP="00807B02">
            <w:pPr>
              <w:spacing w:before="60" w:after="60" w:line="240" w:lineRule="auto"/>
              <w:rPr>
                <w:sz w:val="18"/>
                <w:szCs w:val="18"/>
              </w:rPr>
            </w:pPr>
            <w:r w:rsidRPr="00590FDE">
              <w:rPr>
                <w:sz w:val="18"/>
                <w:szCs w:val="18"/>
              </w:rPr>
              <w:t>Supply missing component</w:t>
            </w:r>
          </w:p>
        </w:tc>
        <w:tc>
          <w:tcPr>
            <w:tcW w:w="311" w:type="pct"/>
          </w:tcPr>
          <w:p w14:paraId="3583632B" w14:textId="77777777" w:rsidR="00807B02" w:rsidRPr="008826C8" w:rsidRDefault="00807B02" w:rsidP="00807B02">
            <w:pPr>
              <w:spacing w:before="60" w:after="60" w:line="240" w:lineRule="auto"/>
              <w:rPr>
                <w:sz w:val="18"/>
                <w:szCs w:val="18"/>
              </w:rPr>
            </w:pPr>
          </w:p>
        </w:tc>
      </w:tr>
      <w:tr w:rsidR="00C37FAA" w:rsidRPr="008826C8" w14:paraId="1F112ECE" w14:textId="77777777" w:rsidTr="00180820">
        <w:trPr>
          <w:cantSplit/>
        </w:trPr>
        <w:tc>
          <w:tcPr>
            <w:tcW w:w="329" w:type="pct"/>
            <w:noWrap/>
          </w:tcPr>
          <w:p w14:paraId="7C0C6EC6" w14:textId="13188A76" w:rsidR="00807B02" w:rsidRPr="008826C8" w:rsidRDefault="00807B02" w:rsidP="00807B02">
            <w:pPr>
              <w:spacing w:before="60" w:after="60" w:line="240" w:lineRule="auto"/>
              <w:rPr>
                <w:sz w:val="18"/>
                <w:szCs w:val="18"/>
              </w:rPr>
            </w:pPr>
            <w:r w:rsidRPr="00A74504">
              <w:rPr>
                <w:sz w:val="18"/>
                <w:szCs w:val="18"/>
              </w:rPr>
              <w:t>97_100</w:t>
            </w:r>
            <w:r>
              <w:rPr>
                <w:sz w:val="18"/>
                <w:szCs w:val="18"/>
              </w:rPr>
              <w:t>7</w:t>
            </w:r>
          </w:p>
        </w:tc>
        <w:tc>
          <w:tcPr>
            <w:tcW w:w="476" w:type="pct"/>
            <w:noWrap/>
          </w:tcPr>
          <w:p w14:paraId="04029F37" w14:textId="53E0E6C8" w:rsidR="00807B02" w:rsidRPr="00F447A6" w:rsidRDefault="00807B02" w:rsidP="00807B02">
            <w:pPr>
              <w:spacing w:before="60" w:after="60" w:line="240" w:lineRule="auto"/>
              <w:rPr>
                <w:rFonts w:cs="Arial"/>
                <w:sz w:val="18"/>
                <w:szCs w:val="18"/>
              </w:rPr>
            </w:pPr>
            <w:r w:rsidRPr="00F447A6">
              <w:rPr>
                <w:rFonts w:cs="Arial"/>
                <w:sz w:val="18"/>
                <w:szCs w:val="18"/>
              </w:rPr>
              <w:t>W</w:t>
            </w:r>
          </w:p>
        </w:tc>
        <w:tc>
          <w:tcPr>
            <w:tcW w:w="1699" w:type="pct"/>
            <w:gridSpan w:val="4"/>
          </w:tcPr>
          <w:p w14:paraId="73A2A910" w14:textId="7CBF663E" w:rsidR="00807B02" w:rsidRPr="008826C8" w:rsidRDefault="00807B02" w:rsidP="00807B02">
            <w:pPr>
              <w:spacing w:before="60" w:after="60" w:line="240" w:lineRule="auto"/>
              <w:rPr>
                <w:sz w:val="18"/>
                <w:szCs w:val="18"/>
              </w:rPr>
            </w:pPr>
            <w:r>
              <w:rPr>
                <w:sz w:val="18"/>
                <w:szCs w:val="18"/>
              </w:rPr>
              <w:t>Is the S-158:1xx publication compliant with S-158?</w:t>
            </w:r>
          </w:p>
        </w:tc>
        <w:tc>
          <w:tcPr>
            <w:tcW w:w="354" w:type="pct"/>
            <w:noWrap/>
          </w:tcPr>
          <w:p w14:paraId="423CD1D5" w14:textId="3206BB2C" w:rsidR="00807B02" w:rsidRPr="001B14B8" w:rsidRDefault="00807B02" w:rsidP="00807B02">
            <w:pPr>
              <w:spacing w:before="60" w:after="60" w:line="240" w:lineRule="auto"/>
              <w:rPr>
                <w:sz w:val="18"/>
                <w:szCs w:val="18"/>
              </w:rPr>
            </w:pPr>
            <w:r w:rsidRPr="001B14B8">
              <w:rPr>
                <w:sz w:val="18"/>
                <w:szCs w:val="18"/>
              </w:rPr>
              <w:t>S-97</w:t>
            </w:r>
          </w:p>
        </w:tc>
        <w:tc>
          <w:tcPr>
            <w:tcW w:w="366" w:type="pct"/>
          </w:tcPr>
          <w:p w14:paraId="324ABE82" w14:textId="2A343BD5" w:rsidR="00807B02" w:rsidRPr="008826C8" w:rsidRDefault="00807B02" w:rsidP="00FC14D6">
            <w:pPr>
              <w:spacing w:after="0" w:line="240" w:lineRule="auto"/>
              <w:rPr>
                <w:sz w:val="18"/>
                <w:szCs w:val="18"/>
              </w:rPr>
            </w:pPr>
            <w:r w:rsidRPr="00551761">
              <w:rPr>
                <w:sz w:val="18"/>
                <w:szCs w:val="18"/>
              </w:rPr>
              <w:t>A-5.2</w:t>
            </w:r>
          </w:p>
        </w:tc>
        <w:tc>
          <w:tcPr>
            <w:tcW w:w="356" w:type="pct"/>
            <w:gridSpan w:val="3"/>
          </w:tcPr>
          <w:p w14:paraId="787B4ACE" w14:textId="77777777" w:rsidR="00807B02" w:rsidRPr="008826C8" w:rsidRDefault="00807B02" w:rsidP="00807B02">
            <w:pPr>
              <w:spacing w:before="60" w:after="60" w:line="240" w:lineRule="auto"/>
              <w:rPr>
                <w:sz w:val="18"/>
                <w:szCs w:val="18"/>
              </w:rPr>
            </w:pPr>
          </w:p>
        </w:tc>
        <w:tc>
          <w:tcPr>
            <w:tcW w:w="1109" w:type="pct"/>
          </w:tcPr>
          <w:p w14:paraId="2CF1A8EA" w14:textId="59AA445C" w:rsidR="00807B02" w:rsidRPr="008826C8" w:rsidRDefault="00590FDE" w:rsidP="00807B02">
            <w:pPr>
              <w:spacing w:before="60" w:after="60" w:line="240" w:lineRule="auto"/>
              <w:rPr>
                <w:sz w:val="18"/>
                <w:szCs w:val="18"/>
              </w:rPr>
            </w:pPr>
            <w:r>
              <w:rPr>
                <w:sz w:val="18"/>
                <w:szCs w:val="18"/>
              </w:rPr>
              <w:t>Amend to make compliant</w:t>
            </w:r>
          </w:p>
        </w:tc>
        <w:tc>
          <w:tcPr>
            <w:tcW w:w="311" w:type="pct"/>
          </w:tcPr>
          <w:p w14:paraId="4DE9D806" w14:textId="77777777" w:rsidR="00807B02" w:rsidRPr="008826C8" w:rsidRDefault="00807B02" w:rsidP="00807B02">
            <w:pPr>
              <w:spacing w:before="60" w:after="60" w:line="240" w:lineRule="auto"/>
              <w:rPr>
                <w:sz w:val="18"/>
                <w:szCs w:val="18"/>
              </w:rPr>
            </w:pPr>
          </w:p>
        </w:tc>
      </w:tr>
      <w:tr w:rsidR="00C37FAA" w:rsidRPr="008826C8" w14:paraId="0F926804" w14:textId="77777777" w:rsidTr="00180820">
        <w:trPr>
          <w:cantSplit/>
        </w:trPr>
        <w:tc>
          <w:tcPr>
            <w:tcW w:w="329" w:type="pct"/>
            <w:noWrap/>
          </w:tcPr>
          <w:p w14:paraId="17AB835A" w14:textId="0B9F0115" w:rsidR="00807B02" w:rsidRPr="008826C8" w:rsidRDefault="00807B02" w:rsidP="00807B02">
            <w:pPr>
              <w:spacing w:before="60" w:after="60" w:line="240" w:lineRule="auto"/>
              <w:rPr>
                <w:sz w:val="18"/>
                <w:szCs w:val="18"/>
              </w:rPr>
            </w:pPr>
            <w:r w:rsidRPr="00A74504">
              <w:rPr>
                <w:sz w:val="18"/>
                <w:szCs w:val="18"/>
              </w:rPr>
              <w:t>97_100</w:t>
            </w:r>
            <w:r>
              <w:rPr>
                <w:sz w:val="18"/>
                <w:szCs w:val="18"/>
              </w:rPr>
              <w:t>8</w:t>
            </w:r>
          </w:p>
        </w:tc>
        <w:tc>
          <w:tcPr>
            <w:tcW w:w="476" w:type="pct"/>
            <w:noWrap/>
          </w:tcPr>
          <w:p w14:paraId="29DAC154" w14:textId="7602618B" w:rsidR="00807B02" w:rsidRPr="00F447A6" w:rsidRDefault="00807B02" w:rsidP="00807B02">
            <w:pPr>
              <w:spacing w:before="60" w:after="60" w:line="240" w:lineRule="auto"/>
              <w:rPr>
                <w:rFonts w:cs="Arial"/>
                <w:sz w:val="18"/>
                <w:szCs w:val="18"/>
              </w:rPr>
            </w:pPr>
            <w:r w:rsidRPr="00F447A6">
              <w:rPr>
                <w:rFonts w:cs="Arial"/>
                <w:sz w:val="18"/>
                <w:szCs w:val="18"/>
              </w:rPr>
              <w:t>W</w:t>
            </w:r>
          </w:p>
        </w:tc>
        <w:tc>
          <w:tcPr>
            <w:tcW w:w="1699" w:type="pct"/>
            <w:gridSpan w:val="4"/>
          </w:tcPr>
          <w:p w14:paraId="48377EBE" w14:textId="595F54AE" w:rsidR="00807B02" w:rsidRPr="008826C8" w:rsidRDefault="00807B02" w:rsidP="00807B02">
            <w:pPr>
              <w:spacing w:before="60" w:after="60" w:line="240" w:lineRule="auto"/>
              <w:rPr>
                <w:sz w:val="18"/>
                <w:szCs w:val="18"/>
              </w:rPr>
            </w:pPr>
            <w:r>
              <w:rPr>
                <w:sz w:val="18"/>
                <w:szCs w:val="18"/>
              </w:rPr>
              <w:t>Does the PS contain a data quality measures section compliant with S-97 Part C?</w:t>
            </w:r>
          </w:p>
        </w:tc>
        <w:tc>
          <w:tcPr>
            <w:tcW w:w="354" w:type="pct"/>
            <w:noWrap/>
          </w:tcPr>
          <w:p w14:paraId="140626F4" w14:textId="5D030D19" w:rsidR="00807B02" w:rsidRPr="001B14B8" w:rsidRDefault="00807B02" w:rsidP="00807B02">
            <w:pPr>
              <w:spacing w:before="60" w:after="60" w:line="240" w:lineRule="auto"/>
              <w:rPr>
                <w:sz w:val="18"/>
                <w:szCs w:val="18"/>
              </w:rPr>
            </w:pPr>
            <w:r w:rsidRPr="001B14B8">
              <w:rPr>
                <w:sz w:val="18"/>
                <w:szCs w:val="18"/>
              </w:rPr>
              <w:t>S-97</w:t>
            </w:r>
          </w:p>
        </w:tc>
        <w:tc>
          <w:tcPr>
            <w:tcW w:w="366" w:type="pct"/>
          </w:tcPr>
          <w:p w14:paraId="4B110FA5" w14:textId="6534C149" w:rsidR="00807B02" w:rsidRPr="008826C8" w:rsidRDefault="00807B02" w:rsidP="00FC14D6">
            <w:pPr>
              <w:spacing w:after="0" w:line="240" w:lineRule="auto"/>
              <w:rPr>
                <w:sz w:val="18"/>
                <w:szCs w:val="18"/>
              </w:rPr>
            </w:pPr>
            <w:r w:rsidRPr="000D61D4">
              <w:rPr>
                <w:sz w:val="18"/>
                <w:szCs w:val="18"/>
              </w:rPr>
              <w:t>A-5.2</w:t>
            </w:r>
          </w:p>
        </w:tc>
        <w:tc>
          <w:tcPr>
            <w:tcW w:w="356" w:type="pct"/>
            <w:gridSpan w:val="3"/>
          </w:tcPr>
          <w:p w14:paraId="6891FED6" w14:textId="77777777" w:rsidR="00807B02" w:rsidRPr="008826C8" w:rsidRDefault="00807B02" w:rsidP="00807B02">
            <w:pPr>
              <w:spacing w:before="60" w:after="60" w:line="240" w:lineRule="auto"/>
              <w:rPr>
                <w:sz w:val="18"/>
                <w:szCs w:val="18"/>
              </w:rPr>
            </w:pPr>
          </w:p>
        </w:tc>
        <w:tc>
          <w:tcPr>
            <w:tcW w:w="1109" w:type="pct"/>
          </w:tcPr>
          <w:p w14:paraId="43EA4609" w14:textId="558A3CDA" w:rsidR="00807B02" w:rsidRPr="008826C8" w:rsidRDefault="00590FDE" w:rsidP="00807B02">
            <w:pPr>
              <w:spacing w:before="60" w:after="60" w:line="240" w:lineRule="auto"/>
              <w:rPr>
                <w:sz w:val="18"/>
                <w:szCs w:val="18"/>
              </w:rPr>
            </w:pPr>
            <w:r>
              <w:rPr>
                <w:sz w:val="18"/>
                <w:szCs w:val="18"/>
              </w:rPr>
              <w:t xml:space="preserve">Amend PS to add data </w:t>
            </w:r>
            <w:r w:rsidR="009D7F41">
              <w:rPr>
                <w:sz w:val="18"/>
                <w:szCs w:val="18"/>
              </w:rPr>
              <w:t>quality</w:t>
            </w:r>
            <w:r>
              <w:rPr>
                <w:sz w:val="18"/>
                <w:szCs w:val="18"/>
              </w:rPr>
              <w:t xml:space="preserve"> measures section / Amend data quality measures section to comply with S-97 Part C</w:t>
            </w:r>
          </w:p>
        </w:tc>
        <w:tc>
          <w:tcPr>
            <w:tcW w:w="311" w:type="pct"/>
          </w:tcPr>
          <w:p w14:paraId="0D8DAF80" w14:textId="77777777" w:rsidR="00807B02" w:rsidRPr="008826C8" w:rsidRDefault="00807B02" w:rsidP="00807B02">
            <w:pPr>
              <w:spacing w:before="60" w:after="60" w:line="240" w:lineRule="auto"/>
              <w:rPr>
                <w:sz w:val="18"/>
                <w:szCs w:val="18"/>
              </w:rPr>
            </w:pPr>
          </w:p>
        </w:tc>
      </w:tr>
      <w:tr w:rsidR="00C37FAA" w:rsidRPr="008826C8" w14:paraId="546E5D92" w14:textId="77777777" w:rsidTr="00180820">
        <w:trPr>
          <w:cantSplit/>
        </w:trPr>
        <w:tc>
          <w:tcPr>
            <w:tcW w:w="329" w:type="pct"/>
            <w:noWrap/>
          </w:tcPr>
          <w:p w14:paraId="4D0964B2" w14:textId="0AAEE7AE" w:rsidR="00BD06A9" w:rsidRPr="008826C8" w:rsidRDefault="00807B02" w:rsidP="00BD06A9">
            <w:pPr>
              <w:spacing w:before="60" w:after="60" w:line="240" w:lineRule="auto"/>
              <w:rPr>
                <w:sz w:val="18"/>
                <w:szCs w:val="18"/>
              </w:rPr>
            </w:pPr>
            <w:r>
              <w:rPr>
                <w:sz w:val="18"/>
                <w:szCs w:val="18"/>
              </w:rPr>
              <w:t>97_1009</w:t>
            </w:r>
          </w:p>
        </w:tc>
        <w:tc>
          <w:tcPr>
            <w:tcW w:w="476" w:type="pct"/>
            <w:noWrap/>
          </w:tcPr>
          <w:p w14:paraId="7C68DF98" w14:textId="6AE9699C" w:rsidR="00BD06A9" w:rsidRPr="00F447A6" w:rsidRDefault="00EA5443" w:rsidP="00BD06A9">
            <w:pPr>
              <w:spacing w:before="60" w:after="60" w:line="240" w:lineRule="auto"/>
              <w:rPr>
                <w:rFonts w:cs="Arial"/>
                <w:sz w:val="18"/>
                <w:szCs w:val="18"/>
              </w:rPr>
            </w:pPr>
            <w:r w:rsidRPr="00F447A6">
              <w:rPr>
                <w:rFonts w:cs="Arial"/>
                <w:sz w:val="18"/>
                <w:szCs w:val="18"/>
              </w:rPr>
              <w:t>E</w:t>
            </w:r>
          </w:p>
        </w:tc>
        <w:tc>
          <w:tcPr>
            <w:tcW w:w="1699" w:type="pct"/>
            <w:gridSpan w:val="4"/>
          </w:tcPr>
          <w:p w14:paraId="5E56CFBD" w14:textId="5581C881" w:rsidR="00BD06A9" w:rsidRPr="008826C8" w:rsidRDefault="00BD06A9" w:rsidP="00BD06A9">
            <w:pPr>
              <w:spacing w:before="60" w:after="60" w:line="240" w:lineRule="auto"/>
              <w:rPr>
                <w:sz w:val="18"/>
                <w:szCs w:val="18"/>
              </w:rPr>
            </w:pPr>
            <w:r w:rsidRPr="00377A2D">
              <w:rPr>
                <w:sz w:val="18"/>
                <w:szCs w:val="18"/>
              </w:rPr>
              <w:t>Does the specification package contain</w:t>
            </w:r>
            <w:r>
              <w:rPr>
                <w:sz w:val="18"/>
                <w:szCs w:val="18"/>
              </w:rPr>
              <w:t xml:space="preserve"> a sample dataset that is compliant with the selected format and constraints in both the PS and S-100?</w:t>
            </w:r>
          </w:p>
        </w:tc>
        <w:tc>
          <w:tcPr>
            <w:tcW w:w="354" w:type="pct"/>
            <w:noWrap/>
          </w:tcPr>
          <w:p w14:paraId="436C79E0" w14:textId="591A69D2" w:rsidR="00BD06A9" w:rsidRPr="001B14B8" w:rsidRDefault="00BD06A9" w:rsidP="00BD06A9">
            <w:pPr>
              <w:spacing w:before="60" w:after="60" w:line="240" w:lineRule="auto"/>
              <w:rPr>
                <w:sz w:val="18"/>
                <w:szCs w:val="18"/>
              </w:rPr>
            </w:pPr>
            <w:r w:rsidRPr="001B14B8">
              <w:rPr>
                <w:sz w:val="18"/>
                <w:szCs w:val="18"/>
              </w:rPr>
              <w:t>S-97</w:t>
            </w:r>
          </w:p>
        </w:tc>
        <w:tc>
          <w:tcPr>
            <w:tcW w:w="366" w:type="pct"/>
          </w:tcPr>
          <w:p w14:paraId="338C55A6" w14:textId="33E7FB71" w:rsidR="00BD06A9" w:rsidRPr="008826C8" w:rsidRDefault="00BD06A9" w:rsidP="00FC14D6">
            <w:pPr>
              <w:spacing w:after="0" w:line="240" w:lineRule="auto"/>
              <w:rPr>
                <w:sz w:val="18"/>
                <w:szCs w:val="18"/>
              </w:rPr>
            </w:pPr>
            <w:r w:rsidRPr="000D61D4">
              <w:rPr>
                <w:sz w:val="18"/>
                <w:szCs w:val="18"/>
              </w:rPr>
              <w:t>A-5.2</w:t>
            </w:r>
          </w:p>
        </w:tc>
        <w:tc>
          <w:tcPr>
            <w:tcW w:w="356" w:type="pct"/>
            <w:gridSpan w:val="3"/>
          </w:tcPr>
          <w:p w14:paraId="29BEA1E4" w14:textId="77777777" w:rsidR="00BD06A9" w:rsidRPr="008826C8" w:rsidRDefault="00BD06A9" w:rsidP="00BD06A9">
            <w:pPr>
              <w:spacing w:before="60" w:after="60" w:line="240" w:lineRule="auto"/>
              <w:rPr>
                <w:sz w:val="18"/>
                <w:szCs w:val="18"/>
              </w:rPr>
            </w:pPr>
          </w:p>
        </w:tc>
        <w:tc>
          <w:tcPr>
            <w:tcW w:w="1109" w:type="pct"/>
          </w:tcPr>
          <w:p w14:paraId="1155607A" w14:textId="12C9F7FE" w:rsidR="00BD06A9" w:rsidRPr="008826C8" w:rsidRDefault="00590FDE" w:rsidP="00BD06A9">
            <w:pPr>
              <w:spacing w:before="60" w:after="60" w:line="240" w:lineRule="auto"/>
              <w:rPr>
                <w:sz w:val="18"/>
                <w:szCs w:val="18"/>
              </w:rPr>
            </w:pPr>
            <w:r>
              <w:rPr>
                <w:sz w:val="18"/>
                <w:szCs w:val="18"/>
              </w:rPr>
              <w:t>Supply sample dataset</w:t>
            </w:r>
          </w:p>
        </w:tc>
        <w:tc>
          <w:tcPr>
            <w:tcW w:w="311" w:type="pct"/>
          </w:tcPr>
          <w:p w14:paraId="1362E816" w14:textId="77777777" w:rsidR="00BD06A9" w:rsidRPr="008826C8" w:rsidRDefault="00BD06A9" w:rsidP="00BD06A9">
            <w:pPr>
              <w:spacing w:before="60" w:after="60" w:line="240" w:lineRule="auto"/>
              <w:rPr>
                <w:sz w:val="18"/>
                <w:szCs w:val="18"/>
              </w:rPr>
            </w:pPr>
          </w:p>
        </w:tc>
      </w:tr>
      <w:tr w:rsidR="00C37FAA" w:rsidRPr="008826C8" w14:paraId="56160964" w14:textId="77777777" w:rsidTr="00180820">
        <w:trPr>
          <w:cantSplit/>
        </w:trPr>
        <w:tc>
          <w:tcPr>
            <w:tcW w:w="329" w:type="pct"/>
            <w:noWrap/>
          </w:tcPr>
          <w:p w14:paraId="61E479F7" w14:textId="7FAFA1AD" w:rsidR="00807B02" w:rsidRPr="008826C8" w:rsidRDefault="00807B02" w:rsidP="00807B02">
            <w:pPr>
              <w:spacing w:before="60" w:after="60" w:line="240" w:lineRule="auto"/>
              <w:rPr>
                <w:sz w:val="18"/>
                <w:szCs w:val="18"/>
              </w:rPr>
            </w:pPr>
            <w:r w:rsidRPr="002F6B67">
              <w:rPr>
                <w:sz w:val="18"/>
                <w:szCs w:val="18"/>
              </w:rPr>
              <w:t>97_10</w:t>
            </w:r>
            <w:r>
              <w:rPr>
                <w:sz w:val="18"/>
                <w:szCs w:val="18"/>
              </w:rPr>
              <w:t>10</w:t>
            </w:r>
          </w:p>
        </w:tc>
        <w:tc>
          <w:tcPr>
            <w:tcW w:w="476" w:type="pct"/>
            <w:noWrap/>
          </w:tcPr>
          <w:p w14:paraId="1527EAED" w14:textId="0143F68D" w:rsidR="00807B02" w:rsidRPr="00F447A6" w:rsidRDefault="00807B02" w:rsidP="00807B02">
            <w:pPr>
              <w:spacing w:before="60" w:after="60" w:line="240" w:lineRule="auto"/>
              <w:rPr>
                <w:rFonts w:cs="Arial"/>
                <w:sz w:val="18"/>
                <w:szCs w:val="18"/>
              </w:rPr>
            </w:pPr>
            <w:r w:rsidRPr="00F447A6">
              <w:rPr>
                <w:rFonts w:cs="Arial"/>
                <w:sz w:val="18"/>
                <w:szCs w:val="18"/>
              </w:rPr>
              <w:t>W</w:t>
            </w:r>
          </w:p>
        </w:tc>
        <w:tc>
          <w:tcPr>
            <w:tcW w:w="1699" w:type="pct"/>
            <w:gridSpan w:val="4"/>
          </w:tcPr>
          <w:p w14:paraId="376C32AE" w14:textId="033C640A" w:rsidR="00807B02" w:rsidRPr="008826C8" w:rsidRDefault="00807B02" w:rsidP="00807B02">
            <w:pPr>
              <w:spacing w:before="60" w:after="60" w:line="240" w:lineRule="auto"/>
              <w:rPr>
                <w:sz w:val="18"/>
                <w:szCs w:val="18"/>
              </w:rPr>
            </w:pPr>
            <w:r w:rsidRPr="00377A2D">
              <w:rPr>
                <w:sz w:val="18"/>
                <w:szCs w:val="18"/>
              </w:rPr>
              <w:t xml:space="preserve">Does the specification package contain a sample </w:t>
            </w:r>
            <w:r>
              <w:rPr>
                <w:sz w:val="18"/>
                <w:szCs w:val="18"/>
              </w:rPr>
              <w:t>exchange catalogue</w:t>
            </w:r>
            <w:r w:rsidRPr="00377A2D">
              <w:rPr>
                <w:sz w:val="18"/>
                <w:szCs w:val="18"/>
              </w:rPr>
              <w:t xml:space="preserve"> that is compliant with </w:t>
            </w:r>
            <w:r>
              <w:rPr>
                <w:sz w:val="18"/>
                <w:szCs w:val="18"/>
              </w:rPr>
              <w:t>both S-100 and product-specific constraints on exchange catalogues</w:t>
            </w:r>
            <w:r w:rsidRPr="00377A2D">
              <w:rPr>
                <w:sz w:val="18"/>
                <w:szCs w:val="18"/>
              </w:rPr>
              <w:t>?</w:t>
            </w:r>
          </w:p>
        </w:tc>
        <w:tc>
          <w:tcPr>
            <w:tcW w:w="354" w:type="pct"/>
            <w:noWrap/>
          </w:tcPr>
          <w:p w14:paraId="4CE119F9" w14:textId="71BAAC61" w:rsidR="00807B02" w:rsidRPr="001B14B8" w:rsidRDefault="00807B02" w:rsidP="00807B02">
            <w:pPr>
              <w:spacing w:before="60" w:after="60" w:line="240" w:lineRule="auto"/>
              <w:rPr>
                <w:sz w:val="18"/>
                <w:szCs w:val="18"/>
              </w:rPr>
            </w:pPr>
            <w:r w:rsidRPr="001B14B8">
              <w:rPr>
                <w:sz w:val="18"/>
                <w:szCs w:val="18"/>
              </w:rPr>
              <w:t>S-97</w:t>
            </w:r>
          </w:p>
        </w:tc>
        <w:tc>
          <w:tcPr>
            <w:tcW w:w="366" w:type="pct"/>
          </w:tcPr>
          <w:p w14:paraId="72AE3A59" w14:textId="796329AE" w:rsidR="00807B02" w:rsidRPr="008826C8" w:rsidRDefault="00807B02" w:rsidP="00FC14D6">
            <w:pPr>
              <w:spacing w:after="0" w:line="240" w:lineRule="auto"/>
              <w:rPr>
                <w:sz w:val="18"/>
                <w:szCs w:val="18"/>
              </w:rPr>
            </w:pPr>
            <w:r w:rsidRPr="000D43E7">
              <w:rPr>
                <w:sz w:val="18"/>
                <w:szCs w:val="18"/>
              </w:rPr>
              <w:t>A-5.2</w:t>
            </w:r>
          </w:p>
        </w:tc>
        <w:tc>
          <w:tcPr>
            <w:tcW w:w="356" w:type="pct"/>
            <w:gridSpan w:val="3"/>
          </w:tcPr>
          <w:p w14:paraId="210160D2" w14:textId="77777777" w:rsidR="00807B02" w:rsidRPr="008826C8" w:rsidRDefault="00807B02" w:rsidP="00807B02">
            <w:pPr>
              <w:spacing w:before="60" w:after="60" w:line="240" w:lineRule="auto"/>
              <w:rPr>
                <w:sz w:val="18"/>
                <w:szCs w:val="18"/>
              </w:rPr>
            </w:pPr>
          </w:p>
        </w:tc>
        <w:tc>
          <w:tcPr>
            <w:tcW w:w="1109" w:type="pct"/>
          </w:tcPr>
          <w:p w14:paraId="4CEC0EC3" w14:textId="50388993" w:rsidR="00807B02" w:rsidRPr="008826C8" w:rsidRDefault="00590FDE" w:rsidP="00FC14D6">
            <w:pPr>
              <w:spacing w:before="60" w:after="60" w:line="240" w:lineRule="auto"/>
              <w:jc w:val="left"/>
              <w:rPr>
                <w:sz w:val="18"/>
                <w:szCs w:val="18"/>
              </w:rPr>
            </w:pPr>
            <w:r>
              <w:rPr>
                <w:sz w:val="18"/>
                <w:szCs w:val="18"/>
              </w:rPr>
              <w:t>Supply sample exchange catalogue</w:t>
            </w:r>
          </w:p>
        </w:tc>
        <w:tc>
          <w:tcPr>
            <w:tcW w:w="311" w:type="pct"/>
          </w:tcPr>
          <w:p w14:paraId="16FF2AB4" w14:textId="77777777" w:rsidR="00807B02" w:rsidRPr="008826C8" w:rsidRDefault="00807B02" w:rsidP="00807B02">
            <w:pPr>
              <w:spacing w:before="60" w:after="60" w:line="240" w:lineRule="auto"/>
              <w:rPr>
                <w:sz w:val="18"/>
                <w:szCs w:val="18"/>
              </w:rPr>
            </w:pPr>
          </w:p>
        </w:tc>
      </w:tr>
      <w:tr w:rsidR="00C37FAA" w:rsidRPr="008826C8" w14:paraId="186353C3" w14:textId="77777777" w:rsidTr="00180820">
        <w:trPr>
          <w:cantSplit/>
        </w:trPr>
        <w:tc>
          <w:tcPr>
            <w:tcW w:w="329" w:type="pct"/>
            <w:noWrap/>
          </w:tcPr>
          <w:p w14:paraId="210DE57F" w14:textId="30EEEFE5" w:rsidR="00807B02" w:rsidRPr="008826C8" w:rsidRDefault="00807B02" w:rsidP="00807B02">
            <w:pPr>
              <w:spacing w:before="60" w:after="60" w:line="240" w:lineRule="auto"/>
              <w:rPr>
                <w:sz w:val="18"/>
                <w:szCs w:val="18"/>
              </w:rPr>
            </w:pPr>
            <w:r w:rsidRPr="002F6B67">
              <w:rPr>
                <w:sz w:val="18"/>
                <w:szCs w:val="18"/>
              </w:rPr>
              <w:t>97_10</w:t>
            </w:r>
            <w:r>
              <w:rPr>
                <w:sz w:val="18"/>
                <w:szCs w:val="18"/>
              </w:rPr>
              <w:t>11</w:t>
            </w:r>
          </w:p>
        </w:tc>
        <w:tc>
          <w:tcPr>
            <w:tcW w:w="476" w:type="pct"/>
            <w:noWrap/>
          </w:tcPr>
          <w:p w14:paraId="2D2A0E42" w14:textId="178587AD" w:rsidR="00807B02" w:rsidRPr="00F447A6" w:rsidRDefault="00807B02" w:rsidP="00807B02">
            <w:pPr>
              <w:spacing w:before="60" w:after="60" w:line="240" w:lineRule="auto"/>
              <w:rPr>
                <w:rFonts w:cs="Arial"/>
                <w:sz w:val="18"/>
                <w:szCs w:val="18"/>
              </w:rPr>
            </w:pPr>
            <w:r w:rsidRPr="00F447A6">
              <w:rPr>
                <w:rFonts w:cs="Arial"/>
                <w:sz w:val="18"/>
                <w:szCs w:val="18"/>
              </w:rPr>
              <w:t>W</w:t>
            </w:r>
          </w:p>
        </w:tc>
        <w:tc>
          <w:tcPr>
            <w:tcW w:w="1699" w:type="pct"/>
            <w:gridSpan w:val="4"/>
          </w:tcPr>
          <w:p w14:paraId="4171BAA4" w14:textId="27874879" w:rsidR="00807B02" w:rsidRPr="008826C8" w:rsidRDefault="00807B02" w:rsidP="00807B02">
            <w:pPr>
              <w:spacing w:before="60" w:after="60" w:line="240" w:lineRule="auto"/>
              <w:rPr>
                <w:sz w:val="18"/>
                <w:szCs w:val="18"/>
              </w:rPr>
            </w:pPr>
            <w:r w:rsidRPr="008D5524">
              <w:rPr>
                <w:sz w:val="18"/>
                <w:szCs w:val="18"/>
              </w:rPr>
              <w:t xml:space="preserve">Does the specification package contain a sample exchange </w:t>
            </w:r>
            <w:r>
              <w:rPr>
                <w:sz w:val="18"/>
                <w:szCs w:val="18"/>
              </w:rPr>
              <w:t>set</w:t>
            </w:r>
            <w:r w:rsidRPr="008D5524">
              <w:rPr>
                <w:sz w:val="18"/>
                <w:szCs w:val="18"/>
              </w:rPr>
              <w:t xml:space="preserve"> that is compliant with both S-100 and product-specific </w:t>
            </w:r>
            <w:r>
              <w:rPr>
                <w:sz w:val="18"/>
                <w:szCs w:val="18"/>
              </w:rPr>
              <w:t>requirements</w:t>
            </w:r>
            <w:r w:rsidRPr="008D5524">
              <w:rPr>
                <w:sz w:val="18"/>
                <w:szCs w:val="18"/>
              </w:rPr>
              <w:t>?</w:t>
            </w:r>
          </w:p>
        </w:tc>
        <w:tc>
          <w:tcPr>
            <w:tcW w:w="354" w:type="pct"/>
            <w:noWrap/>
          </w:tcPr>
          <w:p w14:paraId="4311F60D" w14:textId="2173FD0D" w:rsidR="00807B02" w:rsidRPr="001B14B8" w:rsidRDefault="00807B02" w:rsidP="00807B02">
            <w:pPr>
              <w:spacing w:before="60" w:after="60" w:line="240" w:lineRule="auto"/>
              <w:rPr>
                <w:sz w:val="18"/>
                <w:szCs w:val="18"/>
              </w:rPr>
            </w:pPr>
            <w:r w:rsidRPr="001B14B8">
              <w:rPr>
                <w:sz w:val="18"/>
                <w:szCs w:val="18"/>
              </w:rPr>
              <w:t>S-97</w:t>
            </w:r>
          </w:p>
        </w:tc>
        <w:tc>
          <w:tcPr>
            <w:tcW w:w="366" w:type="pct"/>
          </w:tcPr>
          <w:p w14:paraId="23192DB6" w14:textId="6C42E707" w:rsidR="00807B02" w:rsidRPr="008826C8" w:rsidRDefault="00807B02" w:rsidP="00FC14D6">
            <w:pPr>
              <w:spacing w:after="0" w:line="240" w:lineRule="auto"/>
              <w:rPr>
                <w:sz w:val="18"/>
                <w:szCs w:val="18"/>
              </w:rPr>
            </w:pPr>
            <w:r w:rsidRPr="000D43E7">
              <w:rPr>
                <w:sz w:val="18"/>
                <w:szCs w:val="18"/>
              </w:rPr>
              <w:t>A-5.2</w:t>
            </w:r>
          </w:p>
        </w:tc>
        <w:tc>
          <w:tcPr>
            <w:tcW w:w="356" w:type="pct"/>
            <w:gridSpan w:val="3"/>
          </w:tcPr>
          <w:p w14:paraId="17FB628E" w14:textId="77777777" w:rsidR="00807B02" w:rsidRPr="008826C8" w:rsidRDefault="00807B02" w:rsidP="00807B02">
            <w:pPr>
              <w:spacing w:before="60" w:after="60" w:line="240" w:lineRule="auto"/>
              <w:rPr>
                <w:sz w:val="18"/>
                <w:szCs w:val="18"/>
              </w:rPr>
            </w:pPr>
          </w:p>
        </w:tc>
        <w:tc>
          <w:tcPr>
            <w:tcW w:w="1109" w:type="pct"/>
          </w:tcPr>
          <w:p w14:paraId="2200A759" w14:textId="2D991CF9" w:rsidR="00807B02" w:rsidRPr="008826C8" w:rsidRDefault="00590FDE" w:rsidP="00FC14D6">
            <w:pPr>
              <w:spacing w:before="60" w:after="60" w:line="240" w:lineRule="auto"/>
              <w:jc w:val="left"/>
              <w:rPr>
                <w:sz w:val="18"/>
                <w:szCs w:val="18"/>
              </w:rPr>
            </w:pPr>
            <w:r>
              <w:rPr>
                <w:sz w:val="18"/>
                <w:szCs w:val="18"/>
              </w:rPr>
              <w:t>Supply sample exchange set / Amend exchange set to comply</w:t>
            </w:r>
          </w:p>
        </w:tc>
        <w:tc>
          <w:tcPr>
            <w:tcW w:w="311" w:type="pct"/>
          </w:tcPr>
          <w:p w14:paraId="0E20B8EF" w14:textId="77777777" w:rsidR="00807B02" w:rsidRPr="008826C8" w:rsidRDefault="00807B02" w:rsidP="00807B02">
            <w:pPr>
              <w:spacing w:before="60" w:after="60" w:line="240" w:lineRule="auto"/>
              <w:rPr>
                <w:sz w:val="18"/>
                <w:szCs w:val="18"/>
              </w:rPr>
            </w:pPr>
          </w:p>
        </w:tc>
      </w:tr>
      <w:tr w:rsidR="00C37FAA" w:rsidRPr="008826C8" w14:paraId="59942DDF" w14:textId="77777777" w:rsidTr="00180820">
        <w:trPr>
          <w:cantSplit/>
        </w:trPr>
        <w:tc>
          <w:tcPr>
            <w:tcW w:w="329" w:type="pct"/>
            <w:noWrap/>
          </w:tcPr>
          <w:p w14:paraId="50268729" w14:textId="1AA2D87E" w:rsidR="00807B02" w:rsidRPr="008826C8" w:rsidRDefault="00807B02" w:rsidP="00807B02">
            <w:pPr>
              <w:spacing w:before="60" w:after="60" w:line="240" w:lineRule="auto"/>
              <w:rPr>
                <w:sz w:val="18"/>
                <w:szCs w:val="18"/>
              </w:rPr>
            </w:pPr>
            <w:r w:rsidRPr="002F6B67">
              <w:rPr>
                <w:sz w:val="18"/>
                <w:szCs w:val="18"/>
              </w:rPr>
              <w:lastRenderedPageBreak/>
              <w:t>97_101</w:t>
            </w:r>
            <w:r>
              <w:rPr>
                <w:sz w:val="18"/>
                <w:szCs w:val="18"/>
              </w:rPr>
              <w:t>2</w:t>
            </w:r>
          </w:p>
        </w:tc>
        <w:tc>
          <w:tcPr>
            <w:tcW w:w="476" w:type="pct"/>
            <w:noWrap/>
          </w:tcPr>
          <w:p w14:paraId="711C0D7A" w14:textId="316DC7E2" w:rsidR="00807B02" w:rsidRPr="00F447A6" w:rsidRDefault="00807B02" w:rsidP="00807B02">
            <w:pPr>
              <w:spacing w:before="60" w:after="60" w:line="240" w:lineRule="auto"/>
              <w:rPr>
                <w:rFonts w:cs="Arial"/>
                <w:sz w:val="18"/>
                <w:szCs w:val="18"/>
              </w:rPr>
            </w:pPr>
            <w:r w:rsidRPr="00F447A6">
              <w:rPr>
                <w:rFonts w:cs="Arial"/>
                <w:sz w:val="18"/>
                <w:szCs w:val="18"/>
              </w:rPr>
              <w:t>W</w:t>
            </w:r>
          </w:p>
        </w:tc>
        <w:tc>
          <w:tcPr>
            <w:tcW w:w="1699" w:type="pct"/>
            <w:gridSpan w:val="4"/>
          </w:tcPr>
          <w:p w14:paraId="7C097CEF" w14:textId="77777777" w:rsidR="00807B02" w:rsidRDefault="00807B02" w:rsidP="00807B02">
            <w:pPr>
              <w:spacing w:before="60" w:after="60" w:line="240" w:lineRule="auto"/>
              <w:rPr>
                <w:sz w:val="18"/>
                <w:szCs w:val="18"/>
              </w:rPr>
            </w:pPr>
            <w:r>
              <w:rPr>
                <w:sz w:val="18"/>
                <w:szCs w:val="18"/>
              </w:rPr>
              <w:t>Are test datasets provided with the package?</w:t>
            </w:r>
          </w:p>
          <w:p w14:paraId="5C3DFC80" w14:textId="71A5702F" w:rsidR="00807B02" w:rsidRPr="008826C8" w:rsidRDefault="00807B02" w:rsidP="00807B02">
            <w:pPr>
              <w:spacing w:before="60" w:after="60" w:line="240" w:lineRule="auto"/>
              <w:rPr>
                <w:sz w:val="18"/>
                <w:szCs w:val="18"/>
              </w:rPr>
            </w:pPr>
            <w:r w:rsidRPr="00BD06A9">
              <w:rPr>
                <w:sz w:val="18"/>
                <w:szCs w:val="18"/>
              </w:rPr>
              <w:t>Note: No requirement at RL 1</w:t>
            </w:r>
          </w:p>
        </w:tc>
        <w:tc>
          <w:tcPr>
            <w:tcW w:w="354" w:type="pct"/>
            <w:noWrap/>
          </w:tcPr>
          <w:p w14:paraId="510CAC04" w14:textId="79BFA047" w:rsidR="00807B02" w:rsidRPr="001B14B8" w:rsidRDefault="00807B02" w:rsidP="00807B02">
            <w:pPr>
              <w:spacing w:before="60" w:after="60" w:line="240" w:lineRule="auto"/>
              <w:rPr>
                <w:sz w:val="18"/>
                <w:szCs w:val="18"/>
              </w:rPr>
            </w:pPr>
            <w:r w:rsidRPr="001B14B8">
              <w:rPr>
                <w:sz w:val="18"/>
                <w:szCs w:val="18"/>
              </w:rPr>
              <w:t>S-97</w:t>
            </w:r>
          </w:p>
        </w:tc>
        <w:tc>
          <w:tcPr>
            <w:tcW w:w="366" w:type="pct"/>
          </w:tcPr>
          <w:p w14:paraId="6E2FF668" w14:textId="5DA5EA42" w:rsidR="00807B02" w:rsidRPr="008826C8" w:rsidRDefault="00807B02" w:rsidP="00FC14D6">
            <w:pPr>
              <w:spacing w:after="0" w:line="240" w:lineRule="auto"/>
              <w:rPr>
                <w:sz w:val="18"/>
                <w:szCs w:val="18"/>
              </w:rPr>
            </w:pPr>
            <w:r w:rsidRPr="000D43E7">
              <w:rPr>
                <w:sz w:val="18"/>
                <w:szCs w:val="18"/>
              </w:rPr>
              <w:t>A-5.2</w:t>
            </w:r>
          </w:p>
        </w:tc>
        <w:tc>
          <w:tcPr>
            <w:tcW w:w="356" w:type="pct"/>
            <w:gridSpan w:val="3"/>
          </w:tcPr>
          <w:p w14:paraId="410CF5A2" w14:textId="77777777" w:rsidR="00807B02" w:rsidRPr="008826C8" w:rsidRDefault="00807B02" w:rsidP="00807B02">
            <w:pPr>
              <w:spacing w:before="60" w:after="60" w:line="240" w:lineRule="auto"/>
              <w:rPr>
                <w:sz w:val="18"/>
                <w:szCs w:val="18"/>
              </w:rPr>
            </w:pPr>
          </w:p>
        </w:tc>
        <w:tc>
          <w:tcPr>
            <w:tcW w:w="1109" w:type="pct"/>
          </w:tcPr>
          <w:p w14:paraId="29381973" w14:textId="08F5C431" w:rsidR="00807B02" w:rsidRPr="008826C8" w:rsidRDefault="00590FDE" w:rsidP="00807B02">
            <w:pPr>
              <w:spacing w:before="60" w:after="60" w:line="240" w:lineRule="auto"/>
              <w:rPr>
                <w:sz w:val="18"/>
                <w:szCs w:val="18"/>
              </w:rPr>
            </w:pPr>
            <w:r>
              <w:rPr>
                <w:sz w:val="18"/>
                <w:szCs w:val="18"/>
              </w:rPr>
              <w:t>Supply test datasets</w:t>
            </w:r>
          </w:p>
        </w:tc>
        <w:tc>
          <w:tcPr>
            <w:tcW w:w="311" w:type="pct"/>
          </w:tcPr>
          <w:p w14:paraId="68352332" w14:textId="77777777" w:rsidR="00807B02" w:rsidRPr="008826C8" w:rsidRDefault="00807B02" w:rsidP="00807B02">
            <w:pPr>
              <w:spacing w:before="60" w:after="60" w:line="240" w:lineRule="auto"/>
              <w:rPr>
                <w:sz w:val="18"/>
                <w:szCs w:val="18"/>
              </w:rPr>
            </w:pPr>
          </w:p>
        </w:tc>
      </w:tr>
      <w:tr w:rsidR="00C37FAA" w:rsidRPr="008826C8" w14:paraId="2C0C35C1" w14:textId="77777777" w:rsidTr="00180820">
        <w:trPr>
          <w:cantSplit/>
        </w:trPr>
        <w:tc>
          <w:tcPr>
            <w:tcW w:w="329" w:type="pct"/>
            <w:noWrap/>
          </w:tcPr>
          <w:p w14:paraId="4CFAB4D0" w14:textId="21CA1A92" w:rsidR="00807B02" w:rsidRPr="00872773" w:rsidRDefault="00807B02" w:rsidP="00807B02">
            <w:pPr>
              <w:spacing w:before="60" w:after="60" w:line="240" w:lineRule="auto"/>
              <w:rPr>
                <w:sz w:val="18"/>
                <w:szCs w:val="18"/>
              </w:rPr>
            </w:pPr>
            <w:r w:rsidRPr="00872773">
              <w:rPr>
                <w:sz w:val="18"/>
                <w:szCs w:val="18"/>
              </w:rPr>
              <w:t>97_1013</w:t>
            </w:r>
          </w:p>
        </w:tc>
        <w:tc>
          <w:tcPr>
            <w:tcW w:w="476" w:type="pct"/>
            <w:noWrap/>
          </w:tcPr>
          <w:p w14:paraId="48F77ED5" w14:textId="5901A35F" w:rsidR="00807B02" w:rsidRPr="00F447A6" w:rsidRDefault="00807B02" w:rsidP="00807B02">
            <w:pPr>
              <w:spacing w:before="60" w:after="60" w:line="240" w:lineRule="auto"/>
              <w:rPr>
                <w:rFonts w:cs="Arial"/>
                <w:sz w:val="18"/>
                <w:szCs w:val="18"/>
              </w:rPr>
            </w:pPr>
            <w:r w:rsidRPr="00F447A6">
              <w:rPr>
                <w:rFonts w:cs="Arial"/>
                <w:sz w:val="18"/>
                <w:szCs w:val="18"/>
              </w:rPr>
              <w:t>C</w:t>
            </w:r>
          </w:p>
        </w:tc>
        <w:tc>
          <w:tcPr>
            <w:tcW w:w="1699" w:type="pct"/>
            <w:gridSpan w:val="4"/>
          </w:tcPr>
          <w:p w14:paraId="1BB188BB" w14:textId="419DACF9" w:rsidR="00807B02" w:rsidRDefault="00807B02" w:rsidP="00807B02">
            <w:pPr>
              <w:spacing w:before="60" w:after="60" w:line="240" w:lineRule="auto"/>
              <w:rPr>
                <w:sz w:val="18"/>
                <w:szCs w:val="18"/>
              </w:rPr>
            </w:pPr>
            <w:r>
              <w:rPr>
                <w:sz w:val="18"/>
                <w:szCs w:val="18"/>
              </w:rPr>
              <w:t>Does the PS describe encryption and digital signature requirements compatible with S-100, or adopt S-100 requirements as is?</w:t>
            </w:r>
          </w:p>
          <w:p w14:paraId="59C9811A" w14:textId="72CDA46C" w:rsidR="00807B02" w:rsidRPr="008826C8" w:rsidRDefault="00807B02" w:rsidP="00807B02">
            <w:pPr>
              <w:spacing w:before="60" w:after="60" w:line="240" w:lineRule="auto"/>
              <w:rPr>
                <w:sz w:val="18"/>
                <w:szCs w:val="18"/>
              </w:rPr>
            </w:pPr>
            <w:r w:rsidRPr="00BD06A9">
              <w:rPr>
                <w:sz w:val="18"/>
                <w:szCs w:val="18"/>
              </w:rPr>
              <w:t>Note: No requirement at RL 1</w:t>
            </w:r>
          </w:p>
        </w:tc>
        <w:tc>
          <w:tcPr>
            <w:tcW w:w="354" w:type="pct"/>
            <w:noWrap/>
          </w:tcPr>
          <w:p w14:paraId="226AA67A" w14:textId="4774CBB6" w:rsidR="00807B02" w:rsidRPr="001B14B8" w:rsidRDefault="00807B02" w:rsidP="00807B02">
            <w:pPr>
              <w:spacing w:before="60" w:after="60" w:line="240" w:lineRule="auto"/>
              <w:rPr>
                <w:sz w:val="18"/>
                <w:szCs w:val="18"/>
              </w:rPr>
            </w:pPr>
            <w:r w:rsidRPr="001B14B8">
              <w:rPr>
                <w:sz w:val="18"/>
                <w:szCs w:val="18"/>
              </w:rPr>
              <w:t>S-97</w:t>
            </w:r>
          </w:p>
        </w:tc>
        <w:tc>
          <w:tcPr>
            <w:tcW w:w="366" w:type="pct"/>
          </w:tcPr>
          <w:p w14:paraId="70815C9A" w14:textId="4118C36A" w:rsidR="00807B02" w:rsidRPr="008826C8" w:rsidRDefault="00807B02" w:rsidP="00FC14D6">
            <w:pPr>
              <w:spacing w:after="0" w:line="240" w:lineRule="auto"/>
              <w:rPr>
                <w:sz w:val="18"/>
                <w:szCs w:val="18"/>
              </w:rPr>
            </w:pPr>
            <w:r w:rsidRPr="000D43E7">
              <w:rPr>
                <w:sz w:val="18"/>
                <w:szCs w:val="18"/>
              </w:rPr>
              <w:t>A-5.2</w:t>
            </w:r>
          </w:p>
        </w:tc>
        <w:tc>
          <w:tcPr>
            <w:tcW w:w="356" w:type="pct"/>
            <w:gridSpan w:val="3"/>
          </w:tcPr>
          <w:p w14:paraId="2DCA6852" w14:textId="77777777" w:rsidR="00807B02" w:rsidRPr="008826C8" w:rsidRDefault="00807B02" w:rsidP="00807B02">
            <w:pPr>
              <w:spacing w:before="60" w:after="60" w:line="240" w:lineRule="auto"/>
              <w:rPr>
                <w:sz w:val="18"/>
                <w:szCs w:val="18"/>
              </w:rPr>
            </w:pPr>
          </w:p>
        </w:tc>
        <w:tc>
          <w:tcPr>
            <w:tcW w:w="1109" w:type="pct"/>
          </w:tcPr>
          <w:p w14:paraId="4910ECAD" w14:textId="334D52E9" w:rsidR="00807B02" w:rsidRPr="008826C8" w:rsidRDefault="00590FDE" w:rsidP="00FC14D6">
            <w:pPr>
              <w:spacing w:before="60" w:after="60" w:line="240" w:lineRule="auto"/>
              <w:jc w:val="left"/>
              <w:rPr>
                <w:sz w:val="18"/>
                <w:szCs w:val="18"/>
              </w:rPr>
            </w:pPr>
            <w:r>
              <w:rPr>
                <w:sz w:val="18"/>
                <w:szCs w:val="18"/>
              </w:rPr>
              <w:t xml:space="preserve">Amend PS to use S-100 requirements without change or add product-specific </w:t>
            </w:r>
            <w:r w:rsidR="009D7F41">
              <w:rPr>
                <w:sz w:val="18"/>
                <w:szCs w:val="18"/>
              </w:rPr>
              <w:t>compatible</w:t>
            </w:r>
            <w:r>
              <w:rPr>
                <w:sz w:val="18"/>
                <w:szCs w:val="18"/>
              </w:rPr>
              <w:t xml:space="preserve"> constraints</w:t>
            </w:r>
          </w:p>
        </w:tc>
        <w:tc>
          <w:tcPr>
            <w:tcW w:w="311" w:type="pct"/>
          </w:tcPr>
          <w:p w14:paraId="29548F5A" w14:textId="77777777" w:rsidR="00807B02" w:rsidRPr="008826C8" w:rsidRDefault="00807B02" w:rsidP="00807B02">
            <w:pPr>
              <w:spacing w:before="60" w:after="60" w:line="240" w:lineRule="auto"/>
              <w:rPr>
                <w:sz w:val="18"/>
                <w:szCs w:val="18"/>
              </w:rPr>
            </w:pPr>
          </w:p>
        </w:tc>
      </w:tr>
      <w:tr w:rsidR="00C37FAA" w:rsidRPr="008826C8" w14:paraId="4C6D207F" w14:textId="77777777" w:rsidTr="00180820">
        <w:trPr>
          <w:cantSplit/>
        </w:trPr>
        <w:tc>
          <w:tcPr>
            <w:tcW w:w="329" w:type="pct"/>
            <w:noWrap/>
          </w:tcPr>
          <w:p w14:paraId="0B7B45A2" w14:textId="3C6EFC4A" w:rsidR="00807B02" w:rsidRPr="00872773" w:rsidRDefault="00807B02" w:rsidP="00807B02">
            <w:pPr>
              <w:spacing w:before="60" w:after="60" w:line="240" w:lineRule="auto"/>
              <w:rPr>
                <w:sz w:val="18"/>
                <w:szCs w:val="18"/>
              </w:rPr>
            </w:pPr>
            <w:r w:rsidRPr="00872773">
              <w:rPr>
                <w:sz w:val="18"/>
                <w:szCs w:val="18"/>
              </w:rPr>
              <w:t>97_1014</w:t>
            </w:r>
          </w:p>
        </w:tc>
        <w:tc>
          <w:tcPr>
            <w:tcW w:w="476" w:type="pct"/>
            <w:noWrap/>
          </w:tcPr>
          <w:p w14:paraId="132B11B3" w14:textId="2EE56854" w:rsidR="00807B02" w:rsidRPr="00F447A6" w:rsidRDefault="00807B02" w:rsidP="00807B02">
            <w:pPr>
              <w:spacing w:before="60" w:after="60" w:line="240" w:lineRule="auto"/>
              <w:rPr>
                <w:rFonts w:cs="Arial"/>
                <w:sz w:val="18"/>
                <w:szCs w:val="18"/>
              </w:rPr>
            </w:pPr>
            <w:r w:rsidRPr="00F447A6">
              <w:rPr>
                <w:rFonts w:cs="Arial"/>
                <w:sz w:val="18"/>
                <w:szCs w:val="18"/>
              </w:rPr>
              <w:t>C</w:t>
            </w:r>
          </w:p>
        </w:tc>
        <w:tc>
          <w:tcPr>
            <w:tcW w:w="1699" w:type="pct"/>
            <w:gridSpan w:val="4"/>
          </w:tcPr>
          <w:p w14:paraId="6812B83E" w14:textId="77777777" w:rsidR="00807B02" w:rsidRDefault="00807B02" w:rsidP="00807B02">
            <w:pPr>
              <w:spacing w:before="60" w:after="60" w:line="240" w:lineRule="auto"/>
              <w:rPr>
                <w:sz w:val="18"/>
                <w:szCs w:val="18"/>
              </w:rPr>
            </w:pPr>
            <w:r>
              <w:rPr>
                <w:sz w:val="18"/>
                <w:szCs w:val="18"/>
              </w:rPr>
              <w:t xml:space="preserve">If the PS requires alerts and indications, </w:t>
            </w:r>
            <w:r w:rsidRPr="00BD06A9">
              <w:rPr>
                <w:sz w:val="18"/>
                <w:szCs w:val="18"/>
              </w:rPr>
              <w:t>does the Portrayal Catalogue include an Alert Catalogue</w:t>
            </w:r>
            <w:r>
              <w:rPr>
                <w:sz w:val="18"/>
                <w:szCs w:val="18"/>
              </w:rPr>
              <w:t>?</w:t>
            </w:r>
          </w:p>
          <w:p w14:paraId="7652BC31" w14:textId="5629AC0F" w:rsidR="00807B02" w:rsidRDefault="00807B02" w:rsidP="00807B02">
            <w:pPr>
              <w:spacing w:before="60" w:after="60" w:line="240" w:lineRule="auto"/>
              <w:rPr>
                <w:sz w:val="18"/>
                <w:szCs w:val="18"/>
              </w:rPr>
            </w:pPr>
            <w:r w:rsidRPr="00BD06A9">
              <w:rPr>
                <w:sz w:val="18"/>
                <w:szCs w:val="18"/>
              </w:rPr>
              <w:t>Note: No requirement at RL 1</w:t>
            </w:r>
          </w:p>
        </w:tc>
        <w:tc>
          <w:tcPr>
            <w:tcW w:w="354" w:type="pct"/>
            <w:noWrap/>
          </w:tcPr>
          <w:p w14:paraId="5F0A9E88" w14:textId="66B7F223" w:rsidR="00807B02" w:rsidRPr="001B14B8" w:rsidRDefault="00807B02" w:rsidP="00807B02">
            <w:pPr>
              <w:spacing w:before="60" w:after="60" w:line="240" w:lineRule="auto"/>
              <w:rPr>
                <w:sz w:val="18"/>
                <w:szCs w:val="18"/>
              </w:rPr>
            </w:pPr>
            <w:r w:rsidRPr="001B14B8">
              <w:rPr>
                <w:sz w:val="18"/>
                <w:szCs w:val="18"/>
              </w:rPr>
              <w:t>S-97</w:t>
            </w:r>
          </w:p>
        </w:tc>
        <w:tc>
          <w:tcPr>
            <w:tcW w:w="366" w:type="pct"/>
          </w:tcPr>
          <w:p w14:paraId="3570B5A0" w14:textId="6E0D8063" w:rsidR="00807B02" w:rsidRPr="008826C8" w:rsidRDefault="00807B02" w:rsidP="00FC14D6">
            <w:pPr>
              <w:spacing w:after="0" w:line="240" w:lineRule="auto"/>
              <w:rPr>
                <w:sz w:val="18"/>
                <w:szCs w:val="18"/>
              </w:rPr>
            </w:pPr>
            <w:r w:rsidRPr="000D43E7">
              <w:rPr>
                <w:sz w:val="18"/>
                <w:szCs w:val="18"/>
              </w:rPr>
              <w:t>A-5.2</w:t>
            </w:r>
          </w:p>
        </w:tc>
        <w:tc>
          <w:tcPr>
            <w:tcW w:w="356" w:type="pct"/>
            <w:gridSpan w:val="3"/>
          </w:tcPr>
          <w:p w14:paraId="3FF49C62" w14:textId="77777777" w:rsidR="00807B02" w:rsidRPr="008826C8" w:rsidRDefault="00807B02" w:rsidP="00807B02">
            <w:pPr>
              <w:spacing w:before="60" w:after="60" w:line="240" w:lineRule="auto"/>
              <w:rPr>
                <w:sz w:val="18"/>
                <w:szCs w:val="18"/>
              </w:rPr>
            </w:pPr>
          </w:p>
        </w:tc>
        <w:tc>
          <w:tcPr>
            <w:tcW w:w="1109" w:type="pct"/>
          </w:tcPr>
          <w:p w14:paraId="26202C9A" w14:textId="2659A530" w:rsidR="00807B02" w:rsidRPr="008826C8" w:rsidRDefault="00590FDE" w:rsidP="00E95DF4">
            <w:pPr>
              <w:spacing w:before="60" w:after="60" w:line="240" w:lineRule="auto"/>
              <w:jc w:val="left"/>
              <w:rPr>
                <w:sz w:val="18"/>
                <w:szCs w:val="18"/>
              </w:rPr>
            </w:pPr>
            <w:r>
              <w:rPr>
                <w:sz w:val="18"/>
                <w:szCs w:val="18"/>
              </w:rPr>
              <w:t>Supply Alerts Catalogue</w:t>
            </w:r>
          </w:p>
        </w:tc>
        <w:tc>
          <w:tcPr>
            <w:tcW w:w="311" w:type="pct"/>
          </w:tcPr>
          <w:p w14:paraId="3B5BD0FC" w14:textId="77777777" w:rsidR="00807B02" w:rsidRPr="008826C8" w:rsidRDefault="00807B02" w:rsidP="00807B02">
            <w:pPr>
              <w:spacing w:before="60" w:after="60" w:line="240" w:lineRule="auto"/>
              <w:rPr>
                <w:sz w:val="18"/>
                <w:szCs w:val="18"/>
              </w:rPr>
            </w:pPr>
          </w:p>
        </w:tc>
      </w:tr>
      <w:tr w:rsidR="00C37FAA" w:rsidRPr="008826C8" w14:paraId="29000FBC" w14:textId="77777777" w:rsidTr="00180820">
        <w:trPr>
          <w:cantSplit/>
        </w:trPr>
        <w:tc>
          <w:tcPr>
            <w:tcW w:w="329" w:type="pct"/>
            <w:noWrap/>
          </w:tcPr>
          <w:p w14:paraId="63462824" w14:textId="70AB9FC8" w:rsidR="00807B02" w:rsidRPr="00872773" w:rsidRDefault="00807B02" w:rsidP="00807B02">
            <w:pPr>
              <w:spacing w:before="60" w:after="60" w:line="240" w:lineRule="auto"/>
              <w:rPr>
                <w:sz w:val="18"/>
                <w:szCs w:val="18"/>
              </w:rPr>
            </w:pPr>
            <w:r w:rsidRPr="00872773">
              <w:rPr>
                <w:sz w:val="18"/>
                <w:szCs w:val="18"/>
              </w:rPr>
              <w:t>97_1015</w:t>
            </w:r>
          </w:p>
        </w:tc>
        <w:tc>
          <w:tcPr>
            <w:tcW w:w="476" w:type="pct"/>
            <w:noWrap/>
          </w:tcPr>
          <w:p w14:paraId="157EC69F" w14:textId="31E018D0" w:rsidR="00807B02" w:rsidRPr="00F447A6" w:rsidRDefault="00807B02" w:rsidP="00807B02">
            <w:pPr>
              <w:spacing w:before="60" w:after="60" w:line="240" w:lineRule="auto"/>
              <w:rPr>
                <w:rFonts w:cs="Arial"/>
                <w:sz w:val="18"/>
                <w:szCs w:val="18"/>
              </w:rPr>
            </w:pPr>
            <w:r w:rsidRPr="00F447A6">
              <w:rPr>
                <w:rFonts w:cs="Arial"/>
                <w:sz w:val="18"/>
                <w:szCs w:val="18"/>
              </w:rPr>
              <w:t>C</w:t>
            </w:r>
          </w:p>
        </w:tc>
        <w:tc>
          <w:tcPr>
            <w:tcW w:w="1699" w:type="pct"/>
            <w:gridSpan w:val="4"/>
          </w:tcPr>
          <w:p w14:paraId="231A31DF" w14:textId="08E841BF" w:rsidR="00807B02" w:rsidRDefault="00807B02" w:rsidP="00807B02">
            <w:pPr>
              <w:spacing w:before="60" w:after="60" w:line="240" w:lineRule="auto"/>
              <w:rPr>
                <w:sz w:val="18"/>
                <w:szCs w:val="18"/>
              </w:rPr>
            </w:pPr>
            <w:r>
              <w:rPr>
                <w:sz w:val="18"/>
                <w:szCs w:val="18"/>
              </w:rPr>
              <w:t>Is Operational Data available?</w:t>
            </w:r>
          </w:p>
          <w:p w14:paraId="3B967790" w14:textId="17BA99C9" w:rsidR="00807B02" w:rsidRDefault="00807B02" w:rsidP="00807B02">
            <w:pPr>
              <w:spacing w:before="60" w:after="60" w:line="240" w:lineRule="auto"/>
              <w:rPr>
                <w:sz w:val="18"/>
                <w:szCs w:val="18"/>
              </w:rPr>
            </w:pPr>
            <w:r>
              <w:rPr>
                <w:sz w:val="18"/>
                <w:szCs w:val="18"/>
              </w:rPr>
              <w:t>Note: Needed only at RL 5</w:t>
            </w:r>
          </w:p>
        </w:tc>
        <w:tc>
          <w:tcPr>
            <w:tcW w:w="354" w:type="pct"/>
            <w:noWrap/>
          </w:tcPr>
          <w:p w14:paraId="167592D3" w14:textId="24026040" w:rsidR="00807B02" w:rsidRPr="001B14B8" w:rsidRDefault="00807B02" w:rsidP="00807B02">
            <w:pPr>
              <w:spacing w:before="60" w:after="60" w:line="240" w:lineRule="auto"/>
              <w:rPr>
                <w:sz w:val="18"/>
                <w:szCs w:val="18"/>
              </w:rPr>
            </w:pPr>
            <w:r w:rsidRPr="001B14B8">
              <w:rPr>
                <w:sz w:val="18"/>
                <w:szCs w:val="18"/>
              </w:rPr>
              <w:t>S-97</w:t>
            </w:r>
          </w:p>
        </w:tc>
        <w:tc>
          <w:tcPr>
            <w:tcW w:w="366" w:type="pct"/>
          </w:tcPr>
          <w:p w14:paraId="378E7561" w14:textId="17034FBA" w:rsidR="00807B02" w:rsidRPr="008826C8" w:rsidRDefault="00807B02" w:rsidP="00FC14D6">
            <w:pPr>
              <w:spacing w:after="0" w:line="240" w:lineRule="auto"/>
              <w:rPr>
                <w:sz w:val="18"/>
                <w:szCs w:val="18"/>
              </w:rPr>
            </w:pPr>
            <w:r w:rsidRPr="000D43E7">
              <w:rPr>
                <w:sz w:val="18"/>
                <w:szCs w:val="18"/>
              </w:rPr>
              <w:t>A-5.2</w:t>
            </w:r>
          </w:p>
        </w:tc>
        <w:tc>
          <w:tcPr>
            <w:tcW w:w="356" w:type="pct"/>
            <w:gridSpan w:val="3"/>
          </w:tcPr>
          <w:p w14:paraId="6F39E413" w14:textId="77777777" w:rsidR="00807B02" w:rsidRPr="008826C8" w:rsidRDefault="00807B02" w:rsidP="00807B02">
            <w:pPr>
              <w:spacing w:before="60" w:after="60" w:line="240" w:lineRule="auto"/>
              <w:rPr>
                <w:sz w:val="18"/>
                <w:szCs w:val="18"/>
              </w:rPr>
            </w:pPr>
          </w:p>
        </w:tc>
        <w:tc>
          <w:tcPr>
            <w:tcW w:w="1109" w:type="pct"/>
          </w:tcPr>
          <w:p w14:paraId="1AEFA4F1" w14:textId="38DF7630" w:rsidR="00807B02" w:rsidRPr="008826C8" w:rsidRDefault="00590FDE" w:rsidP="00807B02">
            <w:pPr>
              <w:spacing w:before="60" w:after="60" w:line="240" w:lineRule="auto"/>
              <w:rPr>
                <w:sz w:val="18"/>
                <w:szCs w:val="18"/>
              </w:rPr>
            </w:pPr>
            <w:r>
              <w:rPr>
                <w:sz w:val="18"/>
                <w:szCs w:val="18"/>
              </w:rPr>
              <w:t>Provide source for operational data or describe prospect or plans for provision of operational data</w:t>
            </w:r>
          </w:p>
        </w:tc>
        <w:tc>
          <w:tcPr>
            <w:tcW w:w="311" w:type="pct"/>
          </w:tcPr>
          <w:p w14:paraId="769764B9" w14:textId="77777777" w:rsidR="00807B02" w:rsidRPr="008826C8" w:rsidRDefault="00807B02" w:rsidP="00807B02">
            <w:pPr>
              <w:spacing w:before="60" w:after="60" w:line="240" w:lineRule="auto"/>
              <w:rPr>
                <w:sz w:val="18"/>
                <w:szCs w:val="18"/>
              </w:rPr>
            </w:pPr>
          </w:p>
        </w:tc>
      </w:tr>
      <w:tr w:rsidR="00C37FAA" w:rsidRPr="008826C8" w14:paraId="349FE678" w14:textId="77777777" w:rsidTr="00180820">
        <w:trPr>
          <w:cantSplit/>
        </w:trPr>
        <w:tc>
          <w:tcPr>
            <w:tcW w:w="329" w:type="pct"/>
            <w:noWrap/>
          </w:tcPr>
          <w:p w14:paraId="27BF3A10" w14:textId="5BC9B135" w:rsidR="003F2A45" w:rsidRPr="00872773" w:rsidRDefault="003F2A45" w:rsidP="00807B02">
            <w:pPr>
              <w:spacing w:before="60" w:after="60" w:line="240" w:lineRule="auto"/>
              <w:rPr>
                <w:sz w:val="18"/>
                <w:szCs w:val="18"/>
              </w:rPr>
            </w:pPr>
            <w:r w:rsidRPr="00872773">
              <w:rPr>
                <w:sz w:val="18"/>
                <w:szCs w:val="18"/>
              </w:rPr>
              <w:t>97_1016</w:t>
            </w:r>
          </w:p>
        </w:tc>
        <w:tc>
          <w:tcPr>
            <w:tcW w:w="476" w:type="pct"/>
            <w:noWrap/>
          </w:tcPr>
          <w:p w14:paraId="6E234297" w14:textId="63A023DB" w:rsidR="003F2A45" w:rsidRPr="00F447A6" w:rsidRDefault="003F2A45" w:rsidP="00807B02">
            <w:pPr>
              <w:spacing w:before="60" w:after="60" w:line="240" w:lineRule="auto"/>
              <w:rPr>
                <w:rFonts w:cs="Arial"/>
                <w:sz w:val="18"/>
                <w:szCs w:val="18"/>
              </w:rPr>
            </w:pPr>
            <w:r w:rsidRPr="00F447A6">
              <w:rPr>
                <w:rFonts w:cs="Arial"/>
                <w:sz w:val="18"/>
                <w:szCs w:val="18"/>
              </w:rPr>
              <w:t>C</w:t>
            </w:r>
          </w:p>
        </w:tc>
        <w:tc>
          <w:tcPr>
            <w:tcW w:w="1699" w:type="pct"/>
            <w:gridSpan w:val="4"/>
          </w:tcPr>
          <w:p w14:paraId="59BE7F55" w14:textId="7125ED33" w:rsidR="003F2A45" w:rsidRDefault="003F2A45" w:rsidP="00807B02">
            <w:pPr>
              <w:spacing w:before="60" w:after="60" w:line="240" w:lineRule="auto"/>
              <w:rPr>
                <w:sz w:val="18"/>
                <w:szCs w:val="18"/>
              </w:rPr>
            </w:pPr>
            <w:r>
              <w:rPr>
                <w:sz w:val="18"/>
                <w:szCs w:val="18"/>
              </w:rPr>
              <w:t>Do the version numbers of the different components match in the edition and revision number portions?</w:t>
            </w:r>
          </w:p>
        </w:tc>
        <w:tc>
          <w:tcPr>
            <w:tcW w:w="354" w:type="pct"/>
            <w:noWrap/>
          </w:tcPr>
          <w:p w14:paraId="7C27D00B" w14:textId="7CBC3AB9" w:rsidR="003F2A45" w:rsidRPr="001B14B8" w:rsidRDefault="003F2A45" w:rsidP="00807B02">
            <w:pPr>
              <w:spacing w:before="60" w:after="60" w:line="240" w:lineRule="auto"/>
              <w:rPr>
                <w:sz w:val="18"/>
                <w:szCs w:val="18"/>
              </w:rPr>
            </w:pPr>
            <w:r w:rsidRPr="001B14B8">
              <w:rPr>
                <w:sz w:val="18"/>
                <w:szCs w:val="18"/>
              </w:rPr>
              <w:t>S-97</w:t>
            </w:r>
          </w:p>
        </w:tc>
        <w:tc>
          <w:tcPr>
            <w:tcW w:w="366" w:type="pct"/>
          </w:tcPr>
          <w:p w14:paraId="1E6532FB" w14:textId="4CAABCBC" w:rsidR="003F2A45" w:rsidRPr="000D43E7" w:rsidRDefault="003F2A45" w:rsidP="00FC14D6">
            <w:pPr>
              <w:spacing w:after="0" w:line="240" w:lineRule="auto"/>
              <w:rPr>
                <w:sz w:val="18"/>
                <w:szCs w:val="18"/>
              </w:rPr>
            </w:pPr>
            <w:r>
              <w:rPr>
                <w:sz w:val="18"/>
                <w:szCs w:val="18"/>
              </w:rPr>
              <w:t>A-6.2.2</w:t>
            </w:r>
          </w:p>
        </w:tc>
        <w:tc>
          <w:tcPr>
            <w:tcW w:w="356" w:type="pct"/>
            <w:gridSpan w:val="3"/>
          </w:tcPr>
          <w:p w14:paraId="2B6179C3" w14:textId="77777777" w:rsidR="003F2A45" w:rsidRPr="008826C8" w:rsidRDefault="003F2A45" w:rsidP="00807B02">
            <w:pPr>
              <w:spacing w:before="60" w:after="60" w:line="240" w:lineRule="auto"/>
              <w:rPr>
                <w:sz w:val="18"/>
                <w:szCs w:val="18"/>
              </w:rPr>
            </w:pPr>
          </w:p>
        </w:tc>
        <w:tc>
          <w:tcPr>
            <w:tcW w:w="1109" w:type="pct"/>
          </w:tcPr>
          <w:p w14:paraId="5588F89E" w14:textId="06AA1873" w:rsidR="003F2A45" w:rsidRDefault="003F2A45" w:rsidP="00E95DF4">
            <w:pPr>
              <w:spacing w:before="60" w:after="60" w:line="240" w:lineRule="auto"/>
              <w:jc w:val="left"/>
              <w:rPr>
                <w:sz w:val="18"/>
                <w:szCs w:val="18"/>
              </w:rPr>
            </w:pPr>
            <w:r>
              <w:rPr>
                <w:sz w:val="18"/>
                <w:szCs w:val="18"/>
              </w:rPr>
              <w:t>Amend version numbers so that all components match in the ED.REV part</w:t>
            </w:r>
          </w:p>
        </w:tc>
        <w:tc>
          <w:tcPr>
            <w:tcW w:w="311" w:type="pct"/>
          </w:tcPr>
          <w:p w14:paraId="02B6A9E2" w14:textId="77777777" w:rsidR="003F2A45" w:rsidRPr="008826C8" w:rsidRDefault="003F2A45" w:rsidP="00807B02">
            <w:pPr>
              <w:spacing w:before="60" w:after="60" w:line="240" w:lineRule="auto"/>
              <w:rPr>
                <w:sz w:val="18"/>
                <w:szCs w:val="18"/>
              </w:rPr>
            </w:pPr>
          </w:p>
        </w:tc>
      </w:tr>
      <w:tr w:rsidR="00C37FAA" w:rsidRPr="008826C8" w14:paraId="23E2CE16" w14:textId="77777777" w:rsidTr="00180820">
        <w:trPr>
          <w:cantSplit/>
        </w:trPr>
        <w:tc>
          <w:tcPr>
            <w:tcW w:w="329" w:type="pct"/>
            <w:noWrap/>
          </w:tcPr>
          <w:p w14:paraId="53A928C6" w14:textId="32EA9F84" w:rsidR="003D2FEB" w:rsidRPr="00872773" w:rsidRDefault="003D2FEB" w:rsidP="00807B02">
            <w:pPr>
              <w:spacing w:before="60" w:after="60" w:line="240" w:lineRule="auto"/>
              <w:rPr>
                <w:sz w:val="18"/>
                <w:szCs w:val="18"/>
              </w:rPr>
            </w:pPr>
            <w:r w:rsidRPr="00872773">
              <w:rPr>
                <w:sz w:val="18"/>
                <w:szCs w:val="18"/>
              </w:rPr>
              <w:t>97_1017</w:t>
            </w:r>
          </w:p>
        </w:tc>
        <w:tc>
          <w:tcPr>
            <w:tcW w:w="476" w:type="pct"/>
            <w:noWrap/>
          </w:tcPr>
          <w:p w14:paraId="1B8E27C5" w14:textId="6DF65C79" w:rsidR="003D2FEB" w:rsidRPr="00F447A6" w:rsidRDefault="003D2FEB" w:rsidP="00807B02">
            <w:pPr>
              <w:spacing w:before="60" w:after="60" w:line="240" w:lineRule="auto"/>
              <w:rPr>
                <w:rFonts w:cs="Arial"/>
                <w:sz w:val="18"/>
                <w:szCs w:val="18"/>
              </w:rPr>
            </w:pPr>
            <w:r w:rsidRPr="00F447A6">
              <w:rPr>
                <w:rFonts w:cs="Arial"/>
                <w:sz w:val="18"/>
                <w:szCs w:val="18"/>
              </w:rPr>
              <w:t>W</w:t>
            </w:r>
          </w:p>
        </w:tc>
        <w:tc>
          <w:tcPr>
            <w:tcW w:w="1699" w:type="pct"/>
            <w:gridSpan w:val="4"/>
          </w:tcPr>
          <w:p w14:paraId="3798835D" w14:textId="49333429" w:rsidR="003D2FEB" w:rsidRDefault="003D2FEB" w:rsidP="00807B02">
            <w:pPr>
              <w:spacing w:before="60" w:after="60" w:line="240" w:lineRule="auto"/>
              <w:rPr>
                <w:sz w:val="18"/>
                <w:szCs w:val="18"/>
              </w:rPr>
            </w:pPr>
            <w:r>
              <w:rPr>
                <w:sz w:val="18"/>
                <w:szCs w:val="18"/>
              </w:rPr>
              <w:t>For GML formats, does the PS require a schemaLocation attribute in the dataset?</w:t>
            </w:r>
          </w:p>
        </w:tc>
        <w:tc>
          <w:tcPr>
            <w:tcW w:w="354" w:type="pct"/>
            <w:noWrap/>
          </w:tcPr>
          <w:p w14:paraId="70F4559B" w14:textId="4B9194E0" w:rsidR="003D2FEB" w:rsidRPr="001B14B8" w:rsidRDefault="003D2FEB" w:rsidP="00807B02">
            <w:pPr>
              <w:spacing w:before="60" w:after="60" w:line="240" w:lineRule="auto"/>
              <w:rPr>
                <w:sz w:val="18"/>
                <w:szCs w:val="18"/>
              </w:rPr>
            </w:pPr>
            <w:r w:rsidRPr="001B14B8">
              <w:rPr>
                <w:sz w:val="18"/>
                <w:szCs w:val="18"/>
              </w:rPr>
              <w:t>S-97</w:t>
            </w:r>
          </w:p>
        </w:tc>
        <w:tc>
          <w:tcPr>
            <w:tcW w:w="366" w:type="pct"/>
          </w:tcPr>
          <w:p w14:paraId="68851ECE" w14:textId="0AB29603" w:rsidR="003D2FEB" w:rsidRDefault="003D2FEB" w:rsidP="00FC14D6">
            <w:pPr>
              <w:spacing w:after="0" w:line="240" w:lineRule="auto"/>
              <w:rPr>
                <w:sz w:val="18"/>
                <w:szCs w:val="18"/>
              </w:rPr>
            </w:pPr>
            <w:r>
              <w:rPr>
                <w:sz w:val="18"/>
                <w:szCs w:val="18"/>
              </w:rPr>
              <w:t>A-6.2.6.2.1</w:t>
            </w:r>
          </w:p>
        </w:tc>
        <w:tc>
          <w:tcPr>
            <w:tcW w:w="356" w:type="pct"/>
            <w:gridSpan w:val="3"/>
          </w:tcPr>
          <w:p w14:paraId="55FBBCA5" w14:textId="77777777" w:rsidR="003D2FEB" w:rsidRPr="008826C8" w:rsidRDefault="003D2FEB" w:rsidP="00807B02">
            <w:pPr>
              <w:spacing w:before="60" w:after="60" w:line="240" w:lineRule="auto"/>
              <w:rPr>
                <w:sz w:val="18"/>
                <w:szCs w:val="18"/>
              </w:rPr>
            </w:pPr>
          </w:p>
        </w:tc>
        <w:tc>
          <w:tcPr>
            <w:tcW w:w="1109" w:type="pct"/>
          </w:tcPr>
          <w:p w14:paraId="3580F0CA" w14:textId="1765B1D4" w:rsidR="003D2FEB" w:rsidRDefault="003D2FEB" w:rsidP="00FC14D6">
            <w:pPr>
              <w:spacing w:before="60" w:after="60" w:line="240" w:lineRule="auto"/>
              <w:jc w:val="left"/>
              <w:rPr>
                <w:sz w:val="18"/>
                <w:szCs w:val="18"/>
              </w:rPr>
            </w:pPr>
            <w:r>
              <w:rPr>
                <w:sz w:val="18"/>
                <w:szCs w:val="18"/>
              </w:rPr>
              <w:t>Amend PS to require schemaLocation attribute in datasets.</w:t>
            </w:r>
          </w:p>
        </w:tc>
        <w:tc>
          <w:tcPr>
            <w:tcW w:w="311" w:type="pct"/>
          </w:tcPr>
          <w:p w14:paraId="2EA24FF9" w14:textId="77777777" w:rsidR="003D2FEB" w:rsidRPr="008826C8" w:rsidRDefault="003D2FEB" w:rsidP="00807B02">
            <w:pPr>
              <w:spacing w:before="60" w:after="60" w:line="240" w:lineRule="auto"/>
              <w:rPr>
                <w:sz w:val="18"/>
                <w:szCs w:val="18"/>
              </w:rPr>
            </w:pPr>
          </w:p>
        </w:tc>
      </w:tr>
      <w:tr w:rsidR="00C37FAA" w:rsidRPr="008826C8" w14:paraId="0A6F0A06" w14:textId="77777777" w:rsidTr="00180820">
        <w:trPr>
          <w:cantSplit/>
        </w:trPr>
        <w:tc>
          <w:tcPr>
            <w:tcW w:w="329" w:type="pct"/>
            <w:noWrap/>
          </w:tcPr>
          <w:p w14:paraId="70105FFA" w14:textId="70C2756D" w:rsidR="003D2FEB" w:rsidRPr="00872773" w:rsidRDefault="003D2FEB" w:rsidP="003D2FEB">
            <w:pPr>
              <w:spacing w:before="60" w:after="60" w:line="240" w:lineRule="auto"/>
              <w:rPr>
                <w:sz w:val="18"/>
                <w:szCs w:val="18"/>
              </w:rPr>
            </w:pPr>
            <w:r w:rsidRPr="00872773">
              <w:rPr>
                <w:sz w:val="18"/>
                <w:szCs w:val="18"/>
              </w:rPr>
              <w:t>97_1018</w:t>
            </w:r>
          </w:p>
        </w:tc>
        <w:tc>
          <w:tcPr>
            <w:tcW w:w="476" w:type="pct"/>
            <w:noWrap/>
          </w:tcPr>
          <w:p w14:paraId="3F3EF4EE" w14:textId="3AB426BF" w:rsidR="003D2FEB" w:rsidRPr="00F447A6" w:rsidRDefault="003D2FEB" w:rsidP="003D2FEB">
            <w:pPr>
              <w:spacing w:before="60" w:after="60" w:line="240" w:lineRule="auto"/>
              <w:rPr>
                <w:rFonts w:cs="Arial"/>
                <w:sz w:val="18"/>
                <w:szCs w:val="18"/>
              </w:rPr>
            </w:pPr>
            <w:r w:rsidRPr="00F447A6">
              <w:rPr>
                <w:rFonts w:cs="Arial"/>
                <w:sz w:val="18"/>
                <w:szCs w:val="18"/>
              </w:rPr>
              <w:t>W</w:t>
            </w:r>
          </w:p>
        </w:tc>
        <w:tc>
          <w:tcPr>
            <w:tcW w:w="1699" w:type="pct"/>
            <w:gridSpan w:val="4"/>
          </w:tcPr>
          <w:p w14:paraId="6D4712B8" w14:textId="2F4D07C7" w:rsidR="003D2FEB" w:rsidRDefault="003D2FEB" w:rsidP="003D2FEB">
            <w:pPr>
              <w:spacing w:before="60" w:after="60" w:line="240" w:lineRule="auto"/>
              <w:rPr>
                <w:sz w:val="18"/>
                <w:szCs w:val="18"/>
              </w:rPr>
            </w:pPr>
            <w:r w:rsidRPr="003D2FEB">
              <w:rPr>
                <w:sz w:val="18"/>
                <w:szCs w:val="18"/>
              </w:rPr>
              <w:t>For GML formats, does the PS require all datasets to indicate the spatial reference system for coordinates</w:t>
            </w:r>
          </w:p>
        </w:tc>
        <w:tc>
          <w:tcPr>
            <w:tcW w:w="354" w:type="pct"/>
            <w:noWrap/>
          </w:tcPr>
          <w:p w14:paraId="5AA608E4" w14:textId="0069DDAC" w:rsidR="003D2FEB" w:rsidRPr="001B14B8" w:rsidRDefault="003D2FEB" w:rsidP="003D2FEB">
            <w:pPr>
              <w:spacing w:before="60" w:after="60" w:line="240" w:lineRule="auto"/>
              <w:rPr>
                <w:sz w:val="18"/>
                <w:szCs w:val="18"/>
              </w:rPr>
            </w:pPr>
            <w:r w:rsidRPr="001B14B8">
              <w:rPr>
                <w:sz w:val="18"/>
                <w:szCs w:val="18"/>
              </w:rPr>
              <w:t>S-97</w:t>
            </w:r>
          </w:p>
        </w:tc>
        <w:tc>
          <w:tcPr>
            <w:tcW w:w="366" w:type="pct"/>
          </w:tcPr>
          <w:p w14:paraId="2EAFE9F9" w14:textId="04C789B1" w:rsidR="003D2FEB" w:rsidRDefault="003D2FEB" w:rsidP="00FC14D6">
            <w:pPr>
              <w:spacing w:after="0" w:line="240" w:lineRule="auto"/>
              <w:rPr>
                <w:sz w:val="18"/>
                <w:szCs w:val="18"/>
              </w:rPr>
            </w:pPr>
            <w:r w:rsidRPr="003D2FEB">
              <w:rPr>
                <w:sz w:val="18"/>
                <w:szCs w:val="18"/>
              </w:rPr>
              <w:t>A-6.2.6.2.</w:t>
            </w:r>
            <w:r>
              <w:rPr>
                <w:sz w:val="18"/>
                <w:szCs w:val="18"/>
              </w:rPr>
              <w:t>2</w:t>
            </w:r>
          </w:p>
        </w:tc>
        <w:tc>
          <w:tcPr>
            <w:tcW w:w="356" w:type="pct"/>
            <w:gridSpan w:val="3"/>
          </w:tcPr>
          <w:p w14:paraId="2DAFB273" w14:textId="77777777" w:rsidR="003D2FEB" w:rsidRPr="008826C8" w:rsidRDefault="003D2FEB" w:rsidP="003D2FEB">
            <w:pPr>
              <w:spacing w:before="60" w:after="60" w:line="240" w:lineRule="auto"/>
              <w:rPr>
                <w:sz w:val="18"/>
                <w:szCs w:val="18"/>
              </w:rPr>
            </w:pPr>
          </w:p>
        </w:tc>
        <w:tc>
          <w:tcPr>
            <w:tcW w:w="1109" w:type="pct"/>
          </w:tcPr>
          <w:p w14:paraId="485DBA12" w14:textId="60B77F48" w:rsidR="003D2FEB" w:rsidRDefault="003D2FEB" w:rsidP="003D2FEB">
            <w:pPr>
              <w:spacing w:before="60" w:after="60" w:line="240" w:lineRule="auto"/>
              <w:rPr>
                <w:sz w:val="18"/>
                <w:szCs w:val="18"/>
              </w:rPr>
            </w:pPr>
            <w:r w:rsidRPr="003D2FEB">
              <w:rPr>
                <w:sz w:val="18"/>
                <w:szCs w:val="18"/>
              </w:rPr>
              <w:t xml:space="preserve">Amend PS to require </w:t>
            </w:r>
            <w:r>
              <w:rPr>
                <w:sz w:val="18"/>
                <w:szCs w:val="18"/>
              </w:rPr>
              <w:t>datasets to indicate the SRS</w:t>
            </w:r>
            <w:r w:rsidRPr="003D2FEB">
              <w:rPr>
                <w:sz w:val="18"/>
                <w:szCs w:val="18"/>
              </w:rPr>
              <w:t xml:space="preserve"> </w:t>
            </w:r>
            <w:r>
              <w:rPr>
                <w:sz w:val="18"/>
                <w:szCs w:val="18"/>
              </w:rPr>
              <w:t xml:space="preserve">in each </w:t>
            </w:r>
            <w:r w:rsidRPr="003D2FEB">
              <w:rPr>
                <w:sz w:val="18"/>
                <w:szCs w:val="18"/>
              </w:rPr>
              <w:t>dataset.</w:t>
            </w:r>
          </w:p>
        </w:tc>
        <w:tc>
          <w:tcPr>
            <w:tcW w:w="311" w:type="pct"/>
          </w:tcPr>
          <w:p w14:paraId="4EB82BA4" w14:textId="77777777" w:rsidR="003D2FEB" w:rsidRPr="008826C8" w:rsidRDefault="003D2FEB" w:rsidP="003D2FEB">
            <w:pPr>
              <w:spacing w:before="60" w:after="60" w:line="240" w:lineRule="auto"/>
              <w:rPr>
                <w:sz w:val="18"/>
                <w:szCs w:val="18"/>
              </w:rPr>
            </w:pPr>
          </w:p>
        </w:tc>
      </w:tr>
      <w:tr w:rsidR="00C37FAA" w:rsidRPr="008826C8" w14:paraId="6BA92DF3" w14:textId="77777777" w:rsidTr="00180820">
        <w:trPr>
          <w:cantSplit/>
        </w:trPr>
        <w:tc>
          <w:tcPr>
            <w:tcW w:w="329" w:type="pct"/>
            <w:noWrap/>
          </w:tcPr>
          <w:p w14:paraId="10332955" w14:textId="38C856C9" w:rsidR="003D2FEB" w:rsidRPr="00872773" w:rsidRDefault="003D2FEB" w:rsidP="003D2FEB">
            <w:pPr>
              <w:spacing w:before="60" w:after="60" w:line="240" w:lineRule="auto"/>
              <w:rPr>
                <w:sz w:val="18"/>
                <w:szCs w:val="18"/>
              </w:rPr>
            </w:pPr>
            <w:r w:rsidRPr="00872773">
              <w:rPr>
                <w:sz w:val="18"/>
                <w:szCs w:val="18"/>
              </w:rPr>
              <w:t>97_1019</w:t>
            </w:r>
          </w:p>
        </w:tc>
        <w:tc>
          <w:tcPr>
            <w:tcW w:w="476" w:type="pct"/>
            <w:noWrap/>
          </w:tcPr>
          <w:p w14:paraId="15C55FFF" w14:textId="1A3F3789" w:rsidR="003D2FEB" w:rsidRPr="00F447A6" w:rsidRDefault="003D2FEB" w:rsidP="003D2FEB">
            <w:pPr>
              <w:spacing w:before="60" w:after="60" w:line="240" w:lineRule="auto"/>
              <w:rPr>
                <w:rFonts w:cs="Arial"/>
                <w:sz w:val="18"/>
                <w:szCs w:val="18"/>
              </w:rPr>
            </w:pPr>
            <w:r w:rsidRPr="00F447A6">
              <w:rPr>
                <w:rFonts w:cs="Arial"/>
                <w:sz w:val="18"/>
                <w:szCs w:val="18"/>
              </w:rPr>
              <w:t>W</w:t>
            </w:r>
          </w:p>
        </w:tc>
        <w:tc>
          <w:tcPr>
            <w:tcW w:w="1699" w:type="pct"/>
            <w:gridSpan w:val="4"/>
          </w:tcPr>
          <w:p w14:paraId="5000835E" w14:textId="12CE4926" w:rsidR="003D2FEB" w:rsidRPr="003D2FEB" w:rsidRDefault="003D2FEB" w:rsidP="003D2FEB">
            <w:pPr>
              <w:spacing w:before="60" w:after="60" w:line="240" w:lineRule="auto"/>
              <w:rPr>
                <w:sz w:val="18"/>
                <w:szCs w:val="18"/>
              </w:rPr>
            </w:pPr>
            <w:r w:rsidRPr="003D2FEB">
              <w:rPr>
                <w:sz w:val="18"/>
                <w:szCs w:val="18"/>
              </w:rPr>
              <w:t>Coordinate order should be explicitly indicated in the product specification and should be compatible with the axis order in the CRS definition</w:t>
            </w:r>
          </w:p>
        </w:tc>
        <w:tc>
          <w:tcPr>
            <w:tcW w:w="354" w:type="pct"/>
            <w:noWrap/>
          </w:tcPr>
          <w:p w14:paraId="3EBC7CCC" w14:textId="7869BD1D" w:rsidR="003D2FEB" w:rsidRPr="001B14B8" w:rsidRDefault="003D2FEB" w:rsidP="003D2FEB">
            <w:pPr>
              <w:spacing w:before="60" w:after="60" w:line="240" w:lineRule="auto"/>
              <w:rPr>
                <w:sz w:val="18"/>
                <w:szCs w:val="18"/>
              </w:rPr>
            </w:pPr>
            <w:r w:rsidRPr="001B14B8">
              <w:rPr>
                <w:sz w:val="18"/>
                <w:szCs w:val="18"/>
              </w:rPr>
              <w:t>S-97</w:t>
            </w:r>
          </w:p>
        </w:tc>
        <w:tc>
          <w:tcPr>
            <w:tcW w:w="366" w:type="pct"/>
          </w:tcPr>
          <w:p w14:paraId="600C7B2B" w14:textId="7383C724" w:rsidR="003D2FEB" w:rsidRPr="003D2FEB" w:rsidRDefault="003D2FEB" w:rsidP="00FC14D6">
            <w:pPr>
              <w:spacing w:after="0" w:line="240" w:lineRule="auto"/>
              <w:rPr>
                <w:sz w:val="18"/>
                <w:szCs w:val="18"/>
              </w:rPr>
            </w:pPr>
            <w:r w:rsidRPr="003D2FEB">
              <w:rPr>
                <w:sz w:val="18"/>
                <w:szCs w:val="18"/>
              </w:rPr>
              <w:t>A-6.2.6.2.</w:t>
            </w:r>
            <w:r>
              <w:rPr>
                <w:sz w:val="18"/>
                <w:szCs w:val="18"/>
              </w:rPr>
              <w:t>3</w:t>
            </w:r>
          </w:p>
        </w:tc>
        <w:tc>
          <w:tcPr>
            <w:tcW w:w="356" w:type="pct"/>
            <w:gridSpan w:val="3"/>
          </w:tcPr>
          <w:p w14:paraId="59DE1163" w14:textId="77777777" w:rsidR="003D2FEB" w:rsidRPr="008826C8" w:rsidRDefault="003D2FEB" w:rsidP="003D2FEB">
            <w:pPr>
              <w:spacing w:before="60" w:after="60" w:line="240" w:lineRule="auto"/>
              <w:rPr>
                <w:sz w:val="18"/>
                <w:szCs w:val="18"/>
              </w:rPr>
            </w:pPr>
          </w:p>
        </w:tc>
        <w:tc>
          <w:tcPr>
            <w:tcW w:w="1109" w:type="pct"/>
          </w:tcPr>
          <w:p w14:paraId="374DEAF7" w14:textId="5BEDBE50" w:rsidR="003D2FEB" w:rsidRPr="003D2FEB" w:rsidRDefault="003D2FEB" w:rsidP="003D2FEB">
            <w:pPr>
              <w:spacing w:before="60" w:after="60" w:line="240" w:lineRule="auto"/>
              <w:rPr>
                <w:sz w:val="18"/>
                <w:szCs w:val="18"/>
              </w:rPr>
            </w:pPr>
            <w:r w:rsidRPr="003D2FEB">
              <w:rPr>
                <w:sz w:val="18"/>
                <w:szCs w:val="18"/>
              </w:rPr>
              <w:t xml:space="preserve">Amend PS to </w:t>
            </w:r>
            <w:r>
              <w:rPr>
                <w:sz w:val="18"/>
                <w:szCs w:val="18"/>
              </w:rPr>
              <w:t>add requirement for coordinate order.</w:t>
            </w:r>
            <w:r w:rsidRPr="003D2FEB">
              <w:rPr>
                <w:sz w:val="18"/>
                <w:szCs w:val="18"/>
              </w:rPr>
              <w:t>.</w:t>
            </w:r>
          </w:p>
        </w:tc>
        <w:tc>
          <w:tcPr>
            <w:tcW w:w="311" w:type="pct"/>
          </w:tcPr>
          <w:p w14:paraId="433BE411" w14:textId="77777777" w:rsidR="003D2FEB" w:rsidRPr="008826C8" w:rsidRDefault="003D2FEB" w:rsidP="003D2FEB">
            <w:pPr>
              <w:spacing w:before="60" w:after="60" w:line="240" w:lineRule="auto"/>
              <w:rPr>
                <w:sz w:val="18"/>
                <w:szCs w:val="18"/>
              </w:rPr>
            </w:pPr>
          </w:p>
        </w:tc>
      </w:tr>
      <w:tr w:rsidR="00C37FAA" w:rsidRPr="008826C8" w14:paraId="00CA1D67" w14:textId="77777777" w:rsidTr="00180820">
        <w:trPr>
          <w:cantSplit/>
        </w:trPr>
        <w:tc>
          <w:tcPr>
            <w:tcW w:w="329" w:type="pct"/>
            <w:noWrap/>
          </w:tcPr>
          <w:p w14:paraId="5D10D8DE" w14:textId="5E310D27" w:rsidR="006D7EF1" w:rsidRPr="00872773" w:rsidRDefault="006D7EF1" w:rsidP="006D7EF1">
            <w:pPr>
              <w:spacing w:before="60" w:after="60" w:line="240" w:lineRule="auto"/>
              <w:rPr>
                <w:sz w:val="18"/>
                <w:szCs w:val="18"/>
              </w:rPr>
            </w:pPr>
            <w:r w:rsidRPr="00872773">
              <w:rPr>
                <w:sz w:val="18"/>
                <w:szCs w:val="18"/>
              </w:rPr>
              <w:t>97_1020</w:t>
            </w:r>
          </w:p>
        </w:tc>
        <w:tc>
          <w:tcPr>
            <w:tcW w:w="476" w:type="pct"/>
            <w:noWrap/>
          </w:tcPr>
          <w:p w14:paraId="6A5CB043" w14:textId="6DD1DB63" w:rsidR="006D7EF1" w:rsidRPr="00F447A6" w:rsidRDefault="006D7EF1" w:rsidP="006D7EF1">
            <w:pPr>
              <w:spacing w:before="60" w:after="60" w:line="240" w:lineRule="auto"/>
              <w:rPr>
                <w:rFonts w:cs="Arial"/>
                <w:sz w:val="18"/>
                <w:szCs w:val="18"/>
              </w:rPr>
            </w:pPr>
            <w:r w:rsidRPr="00F447A6">
              <w:rPr>
                <w:rFonts w:cs="Arial"/>
                <w:sz w:val="18"/>
                <w:szCs w:val="18"/>
              </w:rPr>
              <w:t>W</w:t>
            </w:r>
          </w:p>
        </w:tc>
        <w:tc>
          <w:tcPr>
            <w:tcW w:w="1699" w:type="pct"/>
            <w:gridSpan w:val="4"/>
          </w:tcPr>
          <w:p w14:paraId="00E2DE99" w14:textId="37B6ACAA" w:rsidR="006D7EF1" w:rsidRPr="003D2FEB" w:rsidRDefault="006D7EF1" w:rsidP="006D7EF1">
            <w:pPr>
              <w:spacing w:before="60" w:after="60" w:line="240" w:lineRule="auto"/>
              <w:rPr>
                <w:sz w:val="18"/>
                <w:szCs w:val="18"/>
              </w:rPr>
            </w:pPr>
            <w:r>
              <w:rPr>
                <w:sz w:val="18"/>
                <w:szCs w:val="18"/>
              </w:rPr>
              <w:t>For GML formats, does the PS impose restrictions on the use of &lt;pos&gt; or &lt;posList&gt; tags in successive segments of the same curve?</w:t>
            </w:r>
          </w:p>
        </w:tc>
        <w:tc>
          <w:tcPr>
            <w:tcW w:w="354" w:type="pct"/>
            <w:noWrap/>
          </w:tcPr>
          <w:p w14:paraId="1A824869" w14:textId="1B0C15E5" w:rsidR="006D7EF1" w:rsidRPr="001B14B8" w:rsidRDefault="006D7EF1" w:rsidP="006D7EF1">
            <w:pPr>
              <w:spacing w:before="60" w:after="60" w:line="240" w:lineRule="auto"/>
              <w:rPr>
                <w:sz w:val="18"/>
                <w:szCs w:val="18"/>
              </w:rPr>
            </w:pPr>
            <w:r w:rsidRPr="001B14B8">
              <w:rPr>
                <w:sz w:val="18"/>
                <w:szCs w:val="18"/>
              </w:rPr>
              <w:t>S-97</w:t>
            </w:r>
          </w:p>
        </w:tc>
        <w:tc>
          <w:tcPr>
            <w:tcW w:w="366" w:type="pct"/>
          </w:tcPr>
          <w:p w14:paraId="132099CC" w14:textId="14552E58" w:rsidR="006D7EF1" w:rsidRPr="003D2FEB" w:rsidRDefault="006D7EF1" w:rsidP="00FC14D6">
            <w:pPr>
              <w:spacing w:after="0" w:line="240" w:lineRule="auto"/>
              <w:rPr>
                <w:sz w:val="18"/>
                <w:szCs w:val="18"/>
              </w:rPr>
            </w:pPr>
            <w:r w:rsidRPr="006D7EF1">
              <w:rPr>
                <w:sz w:val="18"/>
                <w:szCs w:val="18"/>
              </w:rPr>
              <w:t>A-6.2.6.2.3</w:t>
            </w:r>
          </w:p>
        </w:tc>
        <w:tc>
          <w:tcPr>
            <w:tcW w:w="356" w:type="pct"/>
            <w:gridSpan w:val="3"/>
          </w:tcPr>
          <w:p w14:paraId="64B8E82F" w14:textId="77777777" w:rsidR="006D7EF1" w:rsidRPr="008826C8" w:rsidRDefault="006D7EF1" w:rsidP="006D7EF1">
            <w:pPr>
              <w:spacing w:before="60" w:after="60" w:line="240" w:lineRule="auto"/>
              <w:rPr>
                <w:sz w:val="18"/>
                <w:szCs w:val="18"/>
              </w:rPr>
            </w:pPr>
          </w:p>
        </w:tc>
        <w:tc>
          <w:tcPr>
            <w:tcW w:w="1109" w:type="pct"/>
          </w:tcPr>
          <w:p w14:paraId="24B036B2" w14:textId="594E5195" w:rsidR="006D7EF1" w:rsidRPr="003D2FEB" w:rsidRDefault="006D7EF1" w:rsidP="006D7EF1">
            <w:pPr>
              <w:spacing w:before="60" w:after="60" w:line="240" w:lineRule="auto"/>
              <w:rPr>
                <w:sz w:val="18"/>
                <w:szCs w:val="18"/>
              </w:rPr>
            </w:pPr>
            <w:r>
              <w:rPr>
                <w:sz w:val="18"/>
                <w:szCs w:val="18"/>
              </w:rPr>
              <w:t>Amend PS</w:t>
            </w:r>
          </w:p>
        </w:tc>
        <w:tc>
          <w:tcPr>
            <w:tcW w:w="311" w:type="pct"/>
          </w:tcPr>
          <w:p w14:paraId="172EFDC5" w14:textId="77777777" w:rsidR="006D7EF1" w:rsidRPr="008826C8" w:rsidRDefault="006D7EF1" w:rsidP="006D7EF1">
            <w:pPr>
              <w:spacing w:before="60" w:after="60" w:line="240" w:lineRule="auto"/>
              <w:rPr>
                <w:sz w:val="18"/>
                <w:szCs w:val="18"/>
              </w:rPr>
            </w:pPr>
          </w:p>
        </w:tc>
      </w:tr>
      <w:tr w:rsidR="00C37FAA" w:rsidRPr="008826C8" w14:paraId="14ADC16E" w14:textId="77777777" w:rsidTr="00180820">
        <w:trPr>
          <w:cantSplit/>
        </w:trPr>
        <w:tc>
          <w:tcPr>
            <w:tcW w:w="329" w:type="pct"/>
            <w:noWrap/>
          </w:tcPr>
          <w:p w14:paraId="36FF1BD0" w14:textId="341539AE" w:rsidR="00C13B2B" w:rsidRPr="00872773" w:rsidRDefault="00C13B2B" w:rsidP="006D7EF1">
            <w:pPr>
              <w:spacing w:before="60" w:after="60" w:line="240" w:lineRule="auto"/>
              <w:rPr>
                <w:sz w:val="18"/>
                <w:szCs w:val="18"/>
              </w:rPr>
            </w:pPr>
            <w:r w:rsidRPr="00872773">
              <w:rPr>
                <w:sz w:val="18"/>
                <w:szCs w:val="18"/>
              </w:rPr>
              <w:lastRenderedPageBreak/>
              <w:t>97_1021</w:t>
            </w:r>
          </w:p>
        </w:tc>
        <w:tc>
          <w:tcPr>
            <w:tcW w:w="476" w:type="pct"/>
            <w:noWrap/>
          </w:tcPr>
          <w:p w14:paraId="73DACFE7" w14:textId="336B1EB5" w:rsidR="00C13B2B" w:rsidRPr="00F447A6" w:rsidRDefault="00C13B2B" w:rsidP="006D7EF1">
            <w:pPr>
              <w:spacing w:before="60" w:after="60" w:line="240" w:lineRule="auto"/>
              <w:rPr>
                <w:rFonts w:cs="Arial"/>
                <w:sz w:val="18"/>
                <w:szCs w:val="18"/>
              </w:rPr>
            </w:pPr>
            <w:r w:rsidRPr="00F447A6">
              <w:rPr>
                <w:rFonts w:cs="Arial"/>
                <w:sz w:val="18"/>
                <w:szCs w:val="18"/>
              </w:rPr>
              <w:t>W</w:t>
            </w:r>
          </w:p>
        </w:tc>
        <w:tc>
          <w:tcPr>
            <w:tcW w:w="1699" w:type="pct"/>
            <w:gridSpan w:val="4"/>
          </w:tcPr>
          <w:p w14:paraId="2C66CCDA" w14:textId="24EB129E" w:rsidR="00C13B2B" w:rsidRDefault="00C13B2B" w:rsidP="006D7EF1">
            <w:pPr>
              <w:spacing w:before="60" w:after="60" w:line="240" w:lineRule="auto"/>
              <w:rPr>
                <w:sz w:val="18"/>
                <w:szCs w:val="18"/>
              </w:rPr>
            </w:pPr>
            <w:r>
              <w:rPr>
                <w:sz w:val="18"/>
                <w:szCs w:val="18"/>
              </w:rPr>
              <w:t xml:space="preserve">If there is a size limit on files, is the limit expressed in appropriate </w:t>
            </w:r>
            <w:r w:rsidRPr="00C13B2B">
              <w:rPr>
                <w:sz w:val="18"/>
                <w:szCs w:val="18"/>
              </w:rPr>
              <w:t>ISO/IEC 80000-13:2025</w:t>
            </w:r>
            <w:r>
              <w:rPr>
                <w:sz w:val="18"/>
                <w:szCs w:val="18"/>
              </w:rPr>
              <w:t xml:space="preserve"> units?</w:t>
            </w:r>
          </w:p>
        </w:tc>
        <w:tc>
          <w:tcPr>
            <w:tcW w:w="354" w:type="pct"/>
            <w:noWrap/>
          </w:tcPr>
          <w:p w14:paraId="7ECD8B74" w14:textId="1329533E" w:rsidR="00C13B2B" w:rsidRPr="001B14B8" w:rsidRDefault="00C13B2B" w:rsidP="006D7EF1">
            <w:pPr>
              <w:spacing w:before="60" w:after="60" w:line="240" w:lineRule="auto"/>
              <w:rPr>
                <w:sz w:val="18"/>
                <w:szCs w:val="18"/>
              </w:rPr>
            </w:pPr>
            <w:r w:rsidRPr="001B14B8">
              <w:rPr>
                <w:sz w:val="18"/>
                <w:szCs w:val="18"/>
              </w:rPr>
              <w:t>S-97</w:t>
            </w:r>
          </w:p>
        </w:tc>
        <w:tc>
          <w:tcPr>
            <w:tcW w:w="366" w:type="pct"/>
          </w:tcPr>
          <w:p w14:paraId="2E6BCD30" w14:textId="74649A1E" w:rsidR="00C13B2B" w:rsidRPr="006D7EF1" w:rsidRDefault="00C13B2B" w:rsidP="00FC14D6">
            <w:pPr>
              <w:spacing w:after="0" w:line="240" w:lineRule="auto"/>
              <w:rPr>
                <w:sz w:val="18"/>
                <w:szCs w:val="18"/>
              </w:rPr>
            </w:pPr>
            <w:r>
              <w:rPr>
                <w:sz w:val="18"/>
                <w:szCs w:val="18"/>
              </w:rPr>
              <w:t>A-6.2.9</w:t>
            </w:r>
          </w:p>
        </w:tc>
        <w:tc>
          <w:tcPr>
            <w:tcW w:w="356" w:type="pct"/>
            <w:gridSpan w:val="3"/>
          </w:tcPr>
          <w:p w14:paraId="78AB8193" w14:textId="77777777" w:rsidR="00C13B2B" w:rsidRPr="008826C8" w:rsidRDefault="00C13B2B" w:rsidP="006D7EF1">
            <w:pPr>
              <w:spacing w:before="60" w:after="60" w:line="240" w:lineRule="auto"/>
              <w:rPr>
                <w:sz w:val="18"/>
                <w:szCs w:val="18"/>
              </w:rPr>
            </w:pPr>
          </w:p>
        </w:tc>
        <w:tc>
          <w:tcPr>
            <w:tcW w:w="1109" w:type="pct"/>
          </w:tcPr>
          <w:p w14:paraId="6696EE1E" w14:textId="2CCC3C4A" w:rsidR="00C13B2B" w:rsidRDefault="00C13B2B" w:rsidP="006D7EF1">
            <w:pPr>
              <w:spacing w:before="60" w:after="60" w:line="240" w:lineRule="auto"/>
              <w:rPr>
                <w:sz w:val="18"/>
                <w:szCs w:val="18"/>
              </w:rPr>
            </w:pPr>
            <w:r>
              <w:rPr>
                <w:sz w:val="18"/>
                <w:szCs w:val="18"/>
              </w:rPr>
              <w:t>Amend PS to use units according to S-100 convention</w:t>
            </w:r>
          </w:p>
        </w:tc>
        <w:tc>
          <w:tcPr>
            <w:tcW w:w="311" w:type="pct"/>
          </w:tcPr>
          <w:p w14:paraId="4739EFB5" w14:textId="77777777" w:rsidR="00C13B2B" w:rsidRPr="008826C8" w:rsidRDefault="00C13B2B" w:rsidP="006D7EF1">
            <w:pPr>
              <w:spacing w:before="60" w:after="60" w:line="240" w:lineRule="auto"/>
              <w:rPr>
                <w:sz w:val="18"/>
                <w:szCs w:val="18"/>
              </w:rPr>
            </w:pPr>
          </w:p>
        </w:tc>
      </w:tr>
      <w:tr w:rsidR="00C37FAA" w:rsidRPr="008826C8" w14:paraId="39D23C6B" w14:textId="77777777" w:rsidTr="00180820">
        <w:trPr>
          <w:cantSplit/>
        </w:trPr>
        <w:tc>
          <w:tcPr>
            <w:tcW w:w="329" w:type="pct"/>
            <w:noWrap/>
          </w:tcPr>
          <w:p w14:paraId="28608FA5" w14:textId="740BB039" w:rsidR="001E3188" w:rsidRPr="00872773" w:rsidRDefault="001E3188" w:rsidP="006D7EF1">
            <w:pPr>
              <w:spacing w:before="60" w:after="60" w:line="240" w:lineRule="auto"/>
              <w:rPr>
                <w:sz w:val="18"/>
                <w:szCs w:val="18"/>
              </w:rPr>
            </w:pPr>
            <w:r w:rsidRPr="00872773">
              <w:rPr>
                <w:sz w:val="18"/>
                <w:szCs w:val="18"/>
              </w:rPr>
              <w:t>97_1022</w:t>
            </w:r>
          </w:p>
        </w:tc>
        <w:tc>
          <w:tcPr>
            <w:tcW w:w="476" w:type="pct"/>
            <w:noWrap/>
          </w:tcPr>
          <w:p w14:paraId="1B736CDC" w14:textId="7F7478CF" w:rsidR="001E3188" w:rsidRPr="00F447A6" w:rsidRDefault="001E3188" w:rsidP="006D7EF1">
            <w:pPr>
              <w:spacing w:before="60" w:after="60" w:line="240" w:lineRule="auto"/>
              <w:rPr>
                <w:rFonts w:cs="Arial"/>
                <w:sz w:val="18"/>
                <w:szCs w:val="18"/>
              </w:rPr>
            </w:pPr>
            <w:r w:rsidRPr="00F447A6">
              <w:rPr>
                <w:rFonts w:cs="Arial"/>
                <w:sz w:val="18"/>
                <w:szCs w:val="18"/>
              </w:rPr>
              <w:t>W</w:t>
            </w:r>
          </w:p>
        </w:tc>
        <w:tc>
          <w:tcPr>
            <w:tcW w:w="1699" w:type="pct"/>
            <w:gridSpan w:val="4"/>
          </w:tcPr>
          <w:p w14:paraId="3623E513" w14:textId="65F1A8D3" w:rsidR="001E3188" w:rsidRDefault="006A2592" w:rsidP="006D7EF1">
            <w:pPr>
              <w:spacing w:before="60" w:after="60" w:line="240" w:lineRule="auto"/>
              <w:rPr>
                <w:sz w:val="18"/>
                <w:szCs w:val="18"/>
              </w:rPr>
            </w:pPr>
            <w:r>
              <w:rPr>
                <w:sz w:val="18"/>
                <w:szCs w:val="18"/>
              </w:rPr>
              <w:t>T</w:t>
            </w:r>
            <w:r w:rsidR="001E3188">
              <w:rPr>
                <w:sz w:val="18"/>
                <w:szCs w:val="18"/>
              </w:rPr>
              <w:t xml:space="preserve">he Application Schema </w:t>
            </w:r>
            <w:r>
              <w:rPr>
                <w:sz w:val="18"/>
                <w:szCs w:val="18"/>
              </w:rPr>
              <w:t xml:space="preserve">should </w:t>
            </w:r>
            <w:r w:rsidR="001E3188">
              <w:rPr>
                <w:sz w:val="18"/>
                <w:szCs w:val="18"/>
              </w:rPr>
              <w:t>use unique role names with each association</w:t>
            </w:r>
          </w:p>
        </w:tc>
        <w:tc>
          <w:tcPr>
            <w:tcW w:w="354" w:type="pct"/>
            <w:noWrap/>
          </w:tcPr>
          <w:p w14:paraId="1A17E9BD" w14:textId="6B9AD626" w:rsidR="001E3188" w:rsidRPr="001B14B8" w:rsidRDefault="006A2592" w:rsidP="006D7EF1">
            <w:pPr>
              <w:spacing w:before="60" w:after="60" w:line="240" w:lineRule="auto"/>
              <w:rPr>
                <w:sz w:val="18"/>
                <w:szCs w:val="18"/>
              </w:rPr>
            </w:pPr>
            <w:r w:rsidRPr="001B14B8">
              <w:rPr>
                <w:sz w:val="18"/>
                <w:szCs w:val="18"/>
              </w:rPr>
              <w:t>S-97</w:t>
            </w:r>
          </w:p>
        </w:tc>
        <w:tc>
          <w:tcPr>
            <w:tcW w:w="366" w:type="pct"/>
          </w:tcPr>
          <w:p w14:paraId="226EB75A" w14:textId="3A98E1BF" w:rsidR="001E3188" w:rsidRDefault="006A2592" w:rsidP="00FC14D6">
            <w:pPr>
              <w:spacing w:after="0" w:line="240" w:lineRule="auto"/>
              <w:rPr>
                <w:sz w:val="18"/>
                <w:szCs w:val="18"/>
              </w:rPr>
            </w:pPr>
            <w:r>
              <w:rPr>
                <w:sz w:val="18"/>
                <w:szCs w:val="18"/>
              </w:rPr>
              <w:t>B-</w:t>
            </w:r>
            <w:ins w:id="86" w:author="Raphael Malyankar" w:date="2026-02-02T14:45:00Z" w16du:dateUtc="2026-02-02T21:45:00Z">
              <w:r w:rsidR="00581780">
                <w:rPr>
                  <w:sz w:val="18"/>
                  <w:szCs w:val="18"/>
                </w:rPr>
                <w:t>6</w:t>
              </w:r>
            </w:ins>
            <w:del w:id="87" w:author="Raphael Malyankar" w:date="2026-02-02T14:45:00Z" w16du:dateUtc="2026-02-02T21:45:00Z">
              <w:r w:rsidDel="00581780">
                <w:rPr>
                  <w:sz w:val="18"/>
                  <w:szCs w:val="18"/>
                </w:rPr>
                <w:delText>7</w:delText>
              </w:r>
            </w:del>
            <w:r>
              <w:rPr>
                <w:sz w:val="18"/>
                <w:szCs w:val="18"/>
              </w:rPr>
              <w:t>.4.3</w:t>
            </w:r>
          </w:p>
        </w:tc>
        <w:tc>
          <w:tcPr>
            <w:tcW w:w="356" w:type="pct"/>
            <w:gridSpan w:val="3"/>
          </w:tcPr>
          <w:p w14:paraId="0C7CBA4F" w14:textId="77777777" w:rsidR="001E3188" w:rsidRPr="008826C8" w:rsidRDefault="001E3188" w:rsidP="006D7EF1">
            <w:pPr>
              <w:spacing w:before="60" w:after="60" w:line="240" w:lineRule="auto"/>
              <w:rPr>
                <w:sz w:val="18"/>
                <w:szCs w:val="18"/>
              </w:rPr>
            </w:pPr>
          </w:p>
        </w:tc>
        <w:tc>
          <w:tcPr>
            <w:tcW w:w="1109" w:type="pct"/>
          </w:tcPr>
          <w:p w14:paraId="28042E89" w14:textId="0765F529" w:rsidR="001E3188" w:rsidRDefault="006A2592" w:rsidP="00E95DF4">
            <w:pPr>
              <w:spacing w:before="60" w:after="60" w:line="240" w:lineRule="auto"/>
              <w:jc w:val="left"/>
              <w:rPr>
                <w:sz w:val="18"/>
                <w:szCs w:val="18"/>
              </w:rPr>
            </w:pPr>
            <w:r>
              <w:rPr>
                <w:sz w:val="18"/>
                <w:szCs w:val="18"/>
              </w:rPr>
              <w:t>Amend Application Schema</w:t>
            </w:r>
          </w:p>
        </w:tc>
        <w:tc>
          <w:tcPr>
            <w:tcW w:w="311" w:type="pct"/>
          </w:tcPr>
          <w:p w14:paraId="4379FC56" w14:textId="77777777" w:rsidR="001E3188" w:rsidRPr="008826C8" w:rsidRDefault="001E3188" w:rsidP="006D7EF1">
            <w:pPr>
              <w:spacing w:before="60" w:after="60" w:line="240" w:lineRule="auto"/>
              <w:rPr>
                <w:sz w:val="18"/>
                <w:szCs w:val="18"/>
              </w:rPr>
            </w:pPr>
          </w:p>
        </w:tc>
      </w:tr>
      <w:tr w:rsidR="00C37FAA" w:rsidRPr="008826C8" w14:paraId="634EAC32" w14:textId="77777777" w:rsidTr="00180820">
        <w:trPr>
          <w:cantSplit/>
        </w:trPr>
        <w:tc>
          <w:tcPr>
            <w:tcW w:w="329" w:type="pct"/>
            <w:noWrap/>
          </w:tcPr>
          <w:p w14:paraId="7819EAE8" w14:textId="73565B44" w:rsidR="006A2592" w:rsidRPr="00872773" w:rsidRDefault="006A2592" w:rsidP="006D7EF1">
            <w:pPr>
              <w:spacing w:before="60" w:after="60" w:line="240" w:lineRule="auto"/>
              <w:rPr>
                <w:sz w:val="18"/>
                <w:szCs w:val="18"/>
              </w:rPr>
            </w:pPr>
            <w:r w:rsidRPr="00872773">
              <w:rPr>
                <w:sz w:val="18"/>
                <w:szCs w:val="18"/>
              </w:rPr>
              <w:t>97_1023</w:t>
            </w:r>
          </w:p>
        </w:tc>
        <w:tc>
          <w:tcPr>
            <w:tcW w:w="476" w:type="pct"/>
            <w:noWrap/>
          </w:tcPr>
          <w:p w14:paraId="1555CDD4" w14:textId="52F831BE" w:rsidR="006A2592" w:rsidRPr="00F447A6" w:rsidRDefault="006A2592" w:rsidP="006D7EF1">
            <w:pPr>
              <w:spacing w:before="60" w:after="60" w:line="240" w:lineRule="auto"/>
              <w:rPr>
                <w:rFonts w:cs="Arial"/>
                <w:sz w:val="18"/>
                <w:szCs w:val="18"/>
              </w:rPr>
            </w:pPr>
            <w:r w:rsidRPr="00F447A6">
              <w:rPr>
                <w:rFonts w:cs="Arial"/>
                <w:sz w:val="18"/>
                <w:szCs w:val="18"/>
              </w:rPr>
              <w:t>W</w:t>
            </w:r>
          </w:p>
        </w:tc>
        <w:tc>
          <w:tcPr>
            <w:tcW w:w="1699" w:type="pct"/>
            <w:gridSpan w:val="4"/>
          </w:tcPr>
          <w:p w14:paraId="17C6081F" w14:textId="387274B6" w:rsidR="006A2592" w:rsidRDefault="006A2592" w:rsidP="006D7EF1">
            <w:pPr>
              <w:spacing w:before="60" w:after="60" w:line="240" w:lineRule="auto"/>
              <w:rPr>
                <w:sz w:val="18"/>
                <w:szCs w:val="18"/>
              </w:rPr>
            </w:pPr>
            <w:r>
              <w:rPr>
                <w:sz w:val="18"/>
                <w:szCs w:val="18"/>
              </w:rPr>
              <w:t xml:space="preserve">The DCEG </w:t>
            </w:r>
            <w:r w:rsidR="009D7F41">
              <w:rPr>
                <w:sz w:val="18"/>
                <w:szCs w:val="18"/>
              </w:rPr>
              <w:t>should</w:t>
            </w:r>
            <w:r>
              <w:rPr>
                <w:sz w:val="18"/>
                <w:szCs w:val="18"/>
              </w:rPr>
              <w:t xml:space="preserve"> include encoding instructions for feature and information types.</w:t>
            </w:r>
          </w:p>
        </w:tc>
        <w:tc>
          <w:tcPr>
            <w:tcW w:w="354" w:type="pct"/>
            <w:noWrap/>
          </w:tcPr>
          <w:p w14:paraId="23325964" w14:textId="16FD05C4" w:rsidR="006A2592" w:rsidRPr="001B14B8" w:rsidRDefault="006A2592" w:rsidP="006D7EF1">
            <w:pPr>
              <w:spacing w:before="60" w:after="60" w:line="240" w:lineRule="auto"/>
              <w:rPr>
                <w:sz w:val="18"/>
                <w:szCs w:val="18"/>
              </w:rPr>
            </w:pPr>
            <w:r w:rsidRPr="001B14B8">
              <w:rPr>
                <w:sz w:val="18"/>
                <w:szCs w:val="18"/>
              </w:rPr>
              <w:t>S-97</w:t>
            </w:r>
          </w:p>
        </w:tc>
        <w:tc>
          <w:tcPr>
            <w:tcW w:w="366" w:type="pct"/>
          </w:tcPr>
          <w:p w14:paraId="5D9C19C8" w14:textId="498759D5" w:rsidR="006A2592" w:rsidRDefault="006A2592" w:rsidP="00FC14D6">
            <w:pPr>
              <w:spacing w:after="0" w:line="240" w:lineRule="auto"/>
              <w:rPr>
                <w:sz w:val="18"/>
                <w:szCs w:val="18"/>
              </w:rPr>
            </w:pPr>
            <w:r>
              <w:rPr>
                <w:sz w:val="18"/>
                <w:szCs w:val="18"/>
              </w:rPr>
              <w:t>B-</w:t>
            </w:r>
            <w:ins w:id="88" w:author="Raphael Malyankar" w:date="2026-02-02T14:45:00Z" w16du:dateUtc="2026-02-02T21:45:00Z">
              <w:r w:rsidR="00581780">
                <w:rPr>
                  <w:sz w:val="18"/>
                  <w:szCs w:val="18"/>
                </w:rPr>
                <w:t>7</w:t>
              </w:r>
            </w:ins>
            <w:del w:id="89" w:author="Raphael Malyankar" w:date="2026-02-02T14:45:00Z" w16du:dateUtc="2026-02-02T21:45:00Z">
              <w:r w:rsidDel="00581780">
                <w:rPr>
                  <w:sz w:val="18"/>
                  <w:szCs w:val="18"/>
                </w:rPr>
                <w:delText>8</w:delText>
              </w:r>
            </w:del>
          </w:p>
        </w:tc>
        <w:tc>
          <w:tcPr>
            <w:tcW w:w="356" w:type="pct"/>
            <w:gridSpan w:val="3"/>
          </w:tcPr>
          <w:p w14:paraId="4896004C" w14:textId="77777777" w:rsidR="006A2592" w:rsidRPr="008826C8" w:rsidRDefault="006A2592" w:rsidP="006D7EF1">
            <w:pPr>
              <w:spacing w:before="60" w:after="60" w:line="240" w:lineRule="auto"/>
              <w:rPr>
                <w:sz w:val="18"/>
                <w:szCs w:val="18"/>
              </w:rPr>
            </w:pPr>
          </w:p>
        </w:tc>
        <w:tc>
          <w:tcPr>
            <w:tcW w:w="1109" w:type="pct"/>
          </w:tcPr>
          <w:p w14:paraId="3D963A01" w14:textId="2FAA9088" w:rsidR="006A2592" w:rsidRDefault="006A2592" w:rsidP="00E95DF4">
            <w:pPr>
              <w:spacing w:before="60" w:after="60" w:line="240" w:lineRule="auto"/>
              <w:jc w:val="left"/>
              <w:rPr>
                <w:sz w:val="18"/>
                <w:szCs w:val="18"/>
              </w:rPr>
            </w:pPr>
            <w:r>
              <w:rPr>
                <w:sz w:val="18"/>
                <w:szCs w:val="18"/>
              </w:rPr>
              <w:t>add encoding instructions</w:t>
            </w:r>
          </w:p>
        </w:tc>
        <w:tc>
          <w:tcPr>
            <w:tcW w:w="311" w:type="pct"/>
          </w:tcPr>
          <w:p w14:paraId="473BFC66" w14:textId="77777777" w:rsidR="006A2592" w:rsidRPr="008826C8" w:rsidRDefault="006A2592" w:rsidP="006D7EF1">
            <w:pPr>
              <w:spacing w:before="60" w:after="60" w:line="240" w:lineRule="auto"/>
              <w:rPr>
                <w:sz w:val="18"/>
                <w:szCs w:val="18"/>
              </w:rPr>
            </w:pPr>
          </w:p>
        </w:tc>
      </w:tr>
      <w:tr w:rsidR="00C37FAA" w:rsidRPr="008826C8" w14:paraId="467A5036" w14:textId="77777777" w:rsidTr="00180820">
        <w:trPr>
          <w:cantSplit/>
        </w:trPr>
        <w:tc>
          <w:tcPr>
            <w:tcW w:w="329" w:type="pct"/>
            <w:noWrap/>
          </w:tcPr>
          <w:p w14:paraId="457751FB" w14:textId="7285D764" w:rsidR="006A2592" w:rsidRPr="00872773" w:rsidRDefault="006A2592" w:rsidP="006D7EF1">
            <w:pPr>
              <w:spacing w:before="60" w:after="60" w:line="240" w:lineRule="auto"/>
              <w:rPr>
                <w:sz w:val="18"/>
                <w:szCs w:val="18"/>
              </w:rPr>
            </w:pPr>
            <w:r w:rsidRPr="00872773">
              <w:rPr>
                <w:sz w:val="18"/>
                <w:szCs w:val="18"/>
              </w:rPr>
              <w:t>97_1024</w:t>
            </w:r>
          </w:p>
        </w:tc>
        <w:tc>
          <w:tcPr>
            <w:tcW w:w="476" w:type="pct"/>
            <w:noWrap/>
          </w:tcPr>
          <w:p w14:paraId="0D90F449" w14:textId="45589E9E" w:rsidR="006A2592" w:rsidRPr="00F447A6" w:rsidRDefault="006A2592" w:rsidP="006D7EF1">
            <w:pPr>
              <w:spacing w:before="60" w:after="60" w:line="240" w:lineRule="auto"/>
              <w:rPr>
                <w:rFonts w:cs="Arial"/>
                <w:sz w:val="18"/>
                <w:szCs w:val="18"/>
              </w:rPr>
            </w:pPr>
            <w:r w:rsidRPr="00F447A6">
              <w:rPr>
                <w:rFonts w:cs="Arial"/>
                <w:sz w:val="18"/>
                <w:szCs w:val="18"/>
              </w:rPr>
              <w:t>C</w:t>
            </w:r>
          </w:p>
        </w:tc>
        <w:tc>
          <w:tcPr>
            <w:tcW w:w="1699" w:type="pct"/>
            <w:gridSpan w:val="4"/>
          </w:tcPr>
          <w:p w14:paraId="0CF84FCB" w14:textId="39351AF9" w:rsidR="006A2592" w:rsidRDefault="006A2592" w:rsidP="006D7EF1">
            <w:pPr>
              <w:spacing w:before="60" w:after="60" w:line="240" w:lineRule="auto"/>
              <w:rPr>
                <w:sz w:val="18"/>
                <w:szCs w:val="18"/>
              </w:rPr>
            </w:pPr>
            <w:r>
              <w:rPr>
                <w:sz w:val="18"/>
                <w:szCs w:val="18"/>
              </w:rPr>
              <w:t>The feature catalogue must match the Application Schema and use the correct namespace</w:t>
            </w:r>
          </w:p>
        </w:tc>
        <w:tc>
          <w:tcPr>
            <w:tcW w:w="354" w:type="pct"/>
            <w:noWrap/>
          </w:tcPr>
          <w:p w14:paraId="2D19C5DC" w14:textId="21605383" w:rsidR="006A2592" w:rsidRPr="001B14B8" w:rsidRDefault="006A2592" w:rsidP="006D7EF1">
            <w:pPr>
              <w:spacing w:before="60" w:after="60" w:line="240" w:lineRule="auto"/>
              <w:rPr>
                <w:sz w:val="18"/>
                <w:szCs w:val="18"/>
              </w:rPr>
            </w:pPr>
            <w:r w:rsidRPr="001B14B8">
              <w:rPr>
                <w:sz w:val="18"/>
                <w:szCs w:val="18"/>
              </w:rPr>
              <w:t>S-97</w:t>
            </w:r>
          </w:p>
        </w:tc>
        <w:tc>
          <w:tcPr>
            <w:tcW w:w="366" w:type="pct"/>
          </w:tcPr>
          <w:p w14:paraId="50C85BB8" w14:textId="37B6FDEB" w:rsidR="006A2592" w:rsidRDefault="006A2592" w:rsidP="00FC14D6">
            <w:pPr>
              <w:spacing w:after="0" w:line="240" w:lineRule="auto"/>
              <w:rPr>
                <w:sz w:val="18"/>
                <w:szCs w:val="18"/>
              </w:rPr>
            </w:pPr>
            <w:r>
              <w:rPr>
                <w:sz w:val="18"/>
                <w:szCs w:val="18"/>
              </w:rPr>
              <w:t>B-</w:t>
            </w:r>
            <w:ins w:id="90" w:author="Raphael Malyankar" w:date="2026-02-02T14:45:00Z" w16du:dateUtc="2026-02-02T21:45:00Z">
              <w:r w:rsidR="00581780">
                <w:rPr>
                  <w:sz w:val="18"/>
                  <w:szCs w:val="18"/>
                </w:rPr>
                <w:t>9</w:t>
              </w:r>
            </w:ins>
            <w:del w:id="91" w:author="Raphael Malyankar" w:date="2026-02-02T14:45:00Z" w16du:dateUtc="2026-02-02T21:45:00Z">
              <w:r w:rsidDel="00581780">
                <w:rPr>
                  <w:sz w:val="18"/>
                  <w:szCs w:val="18"/>
                </w:rPr>
                <w:delText>10</w:delText>
              </w:r>
            </w:del>
          </w:p>
        </w:tc>
        <w:tc>
          <w:tcPr>
            <w:tcW w:w="356" w:type="pct"/>
            <w:gridSpan w:val="3"/>
          </w:tcPr>
          <w:p w14:paraId="317370AB" w14:textId="77777777" w:rsidR="006A2592" w:rsidRPr="008826C8" w:rsidRDefault="006A2592" w:rsidP="006D7EF1">
            <w:pPr>
              <w:spacing w:before="60" w:after="60" w:line="240" w:lineRule="auto"/>
              <w:rPr>
                <w:sz w:val="18"/>
                <w:szCs w:val="18"/>
              </w:rPr>
            </w:pPr>
          </w:p>
        </w:tc>
        <w:tc>
          <w:tcPr>
            <w:tcW w:w="1109" w:type="pct"/>
          </w:tcPr>
          <w:p w14:paraId="34B62D42" w14:textId="13A43881" w:rsidR="006A2592" w:rsidRDefault="006A2592" w:rsidP="00E95DF4">
            <w:pPr>
              <w:spacing w:before="60" w:after="60" w:line="240" w:lineRule="auto"/>
              <w:jc w:val="left"/>
              <w:rPr>
                <w:sz w:val="18"/>
                <w:szCs w:val="18"/>
              </w:rPr>
            </w:pPr>
            <w:r>
              <w:rPr>
                <w:sz w:val="18"/>
                <w:szCs w:val="18"/>
              </w:rPr>
              <w:t>Amend Feature catalogue</w:t>
            </w:r>
          </w:p>
        </w:tc>
        <w:tc>
          <w:tcPr>
            <w:tcW w:w="311" w:type="pct"/>
          </w:tcPr>
          <w:p w14:paraId="4BF30E59" w14:textId="77777777" w:rsidR="006A2592" w:rsidRPr="008826C8" w:rsidRDefault="006A2592" w:rsidP="006D7EF1">
            <w:pPr>
              <w:spacing w:before="60" w:after="60" w:line="240" w:lineRule="auto"/>
              <w:rPr>
                <w:sz w:val="18"/>
                <w:szCs w:val="18"/>
              </w:rPr>
            </w:pPr>
          </w:p>
        </w:tc>
      </w:tr>
      <w:tr w:rsidR="00C37FAA" w:rsidRPr="008826C8" w14:paraId="7038422C" w14:textId="77777777" w:rsidTr="00180820">
        <w:trPr>
          <w:cantSplit/>
        </w:trPr>
        <w:tc>
          <w:tcPr>
            <w:tcW w:w="329" w:type="pct"/>
            <w:noWrap/>
          </w:tcPr>
          <w:p w14:paraId="19692CBD" w14:textId="3F5C4FF7" w:rsidR="006A2592" w:rsidRPr="00872773" w:rsidRDefault="006A2592" w:rsidP="006D7EF1">
            <w:pPr>
              <w:spacing w:before="60" w:after="60" w:line="240" w:lineRule="auto"/>
              <w:rPr>
                <w:sz w:val="18"/>
                <w:szCs w:val="18"/>
              </w:rPr>
            </w:pPr>
            <w:r w:rsidRPr="00872773">
              <w:rPr>
                <w:sz w:val="18"/>
                <w:szCs w:val="18"/>
              </w:rPr>
              <w:t>97_1025</w:t>
            </w:r>
          </w:p>
        </w:tc>
        <w:tc>
          <w:tcPr>
            <w:tcW w:w="476" w:type="pct"/>
            <w:noWrap/>
          </w:tcPr>
          <w:p w14:paraId="72E615FD" w14:textId="4B566FCC" w:rsidR="006A2592" w:rsidRPr="00F447A6" w:rsidRDefault="006A2592" w:rsidP="006D7EF1">
            <w:pPr>
              <w:spacing w:before="60" w:after="60" w:line="240" w:lineRule="auto"/>
              <w:rPr>
                <w:rFonts w:cs="Arial"/>
                <w:sz w:val="18"/>
                <w:szCs w:val="18"/>
              </w:rPr>
            </w:pPr>
            <w:r w:rsidRPr="00F447A6">
              <w:rPr>
                <w:rFonts w:cs="Arial"/>
                <w:sz w:val="18"/>
                <w:szCs w:val="18"/>
              </w:rPr>
              <w:t>W</w:t>
            </w:r>
          </w:p>
        </w:tc>
        <w:tc>
          <w:tcPr>
            <w:tcW w:w="1699" w:type="pct"/>
            <w:gridSpan w:val="4"/>
          </w:tcPr>
          <w:p w14:paraId="7FE6881D" w14:textId="1B775076" w:rsidR="006A2592" w:rsidRDefault="006A2592" w:rsidP="006D7EF1">
            <w:pPr>
              <w:spacing w:before="60" w:after="60" w:line="240" w:lineRule="auto"/>
              <w:rPr>
                <w:sz w:val="18"/>
                <w:szCs w:val="18"/>
              </w:rPr>
            </w:pPr>
            <w:r>
              <w:rPr>
                <w:sz w:val="18"/>
                <w:szCs w:val="18"/>
              </w:rPr>
              <w:t>The feature catalogue must restrict permitted values to only those in the Application Schema and use units of measure and constraints where appropriate.</w:t>
            </w:r>
          </w:p>
        </w:tc>
        <w:tc>
          <w:tcPr>
            <w:tcW w:w="354" w:type="pct"/>
            <w:noWrap/>
          </w:tcPr>
          <w:p w14:paraId="4A00AE74" w14:textId="4912E833" w:rsidR="006A2592" w:rsidRPr="001B14B8" w:rsidRDefault="006A2592" w:rsidP="006D7EF1">
            <w:pPr>
              <w:spacing w:before="60" w:after="60" w:line="240" w:lineRule="auto"/>
              <w:rPr>
                <w:sz w:val="18"/>
                <w:szCs w:val="18"/>
              </w:rPr>
            </w:pPr>
            <w:r w:rsidRPr="001B14B8">
              <w:rPr>
                <w:sz w:val="18"/>
                <w:szCs w:val="18"/>
              </w:rPr>
              <w:t>S-97</w:t>
            </w:r>
          </w:p>
        </w:tc>
        <w:tc>
          <w:tcPr>
            <w:tcW w:w="366" w:type="pct"/>
          </w:tcPr>
          <w:p w14:paraId="173183F7" w14:textId="6FC296F6" w:rsidR="006A2592" w:rsidRDefault="006A2592" w:rsidP="00FC14D6">
            <w:pPr>
              <w:spacing w:after="0" w:line="240" w:lineRule="auto"/>
              <w:rPr>
                <w:sz w:val="18"/>
                <w:szCs w:val="18"/>
              </w:rPr>
            </w:pPr>
            <w:r>
              <w:rPr>
                <w:sz w:val="18"/>
                <w:szCs w:val="18"/>
              </w:rPr>
              <w:t>B-</w:t>
            </w:r>
            <w:ins w:id="92" w:author="Raphael Malyankar" w:date="2026-02-02T14:46:00Z" w16du:dateUtc="2026-02-02T21:46:00Z">
              <w:r w:rsidR="00581780">
                <w:rPr>
                  <w:sz w:val="18"/>
                  <w:szCs w:val="18"/>
                </w:rPr>
                <w:t>9</w:t>
              </w:r>
            </w:ins>
            <w:del w:id="93" w:author="Raphael Malyankar" w:date="2026-02-02T14:46:00Z" w16du:dateUtc="2026-02-02T21:46:00Z">
              <w:r w:rsidDel="00581780">
                <w:rPr>
                  <w:sz w:val="18"/>
                  <w:szCs w:val="18"/>
                </w:rPr>
                <w:delText>10</w:delText>
              </w:r>
            </w:del>
          </w:p>
        </w:tc>
        <w:tc>
          <w:tcPr>
            <w:tcW w:w="356" w:type="pct"/>
            <w:gridSpan w:val="3"/>
          </w:tcPr>
          <w:p w14:paraId="61A05CD1" w14:textId="77777777" w:rsidR="006A2592" w:rsidRPr="008826C8" w:rsidRDefault="006A2592" w:rsidP="006D7EF1">
            <w:pPr>
              <w:spacing w:before="60" w:after="60" w:line="240" w:lineRule="auto"/>
              <w:rPr>
                <w:sz w:val="18"/>
                <w:szCs w:val="18"/>
              </w:rPr>
            </w:pPr>
          </w:p>
        </w:tc>
        <w:tc>
          <w:tcPr>
            <w:tcW w:w="1109" w:type="pct"/>
          </w:tcPr>
          <w:p w14:paraId="60159FB5" w14:textId="66A7DD52" w:rsidR="006A2592" w:rsidRDefault="006A2592" w:rsidP="009A389A">
            <w:pPr>
              <w:spacing w:before="60" w:after="60" w:line="240" w:lineRule="auto"/>
              <w:jc w:val="left"/>
              <w:rPr>
                <w:sz w:val="18"/>
                <w:szCs w:val="18"/>
              </w:rPr>
            </w:pPr>
            <w:r w:rsidRPr="006A2592">
              <w:rPr>
                <w:sz w:val="18"/>
                <w:szCs w:val="18"/>
              </w:rPr>
              <w:t>Amend Feature catalogue</w:t>
            </w:r>
          </w:p>
        </w:tc>
        <w:tc>
          <w:tcPr>
            <w:tcW w:w="311" w:type="pct"/>
          </w:tcPr>
          <w:p w14:paraId="389CBE2B" w14:textId="77777777" w:rsidR="006A2592" w:rsidRPr="008826C8" w:rsidRDefault="006A2592" w:rsidP="006D7EF1">
            <w:pPr>
              <w:spacing w:before="60" w:after="60" w:line="240" w:lineRule="auto"/>
              <w:rPr>
                <w:sz w:val="18"/>
                <w:szCs w:val="18"/>
              </w:rPr>
            </w:pPr>
          </w:p>
        </w:tc>
      </w:tr>
      <w:tr w:rsidR="00C37FAA" w:rsidRPr="008826C8" w14:paraId="2FCCD1D2" w14:textId="77777777" w:rsidTr="00180820">
        <w:trPr>
          <w:cantSplit/>
        </w:trPr>
        <w:tc>
          <w:tcPr>
            <w:tcW w:w="329" w:type="pct"/>
            <w:noWrap/>
          </w:tcPr>
          <w:p w14:paraId="1AB9A023" w14:textId="082670A2" w:rsidR="00960D7B" w:rsidRPr="00872773" w:rsidRDefault="00960D7B" w:rsidP="006D7EF1">
            <w:pPr>
              <w:spacing w:before="60" w:after="60" w:line="240" w:lineRule="auto"/>
              <w:rPr>
                <w:sz w:val="18"/>
                <w:szCs w:val="18"/>
              </w:rPr>
            </w:pPr>
            <w:r w:rsidRPr="00872773">
              <w:rPr>
                <w:sz w:val="18"/>
                <w:szCs w:val="18"/>
              </w:rPr>
              <w:t>97_1026</w:t>
            </w:r>
          </w:p>
        </w:tc>
        <w:tc>
          <w:tcPr>
            <w:tcW w:w="476" w:type="pct"/>
            <w:noWrap/>
          </w:tcPr>
          <w:p w14:paraId="5E412645" w14:textId="45BBA6BB" w:rsidR="00960D7B" w:rsidRPr="00F447A6" w:rsidRDefault="00960D7B" w:rsidP="006D7EF1">
            <w:pPr>
              <w:spacing w:before="60" w:after="60" w:line="240" w:lineRule="auto"/>
              <w:rPr>
                <w:rFonts w:cs="Arial"/>
                <w:sz w:val="18"/>
                <w:szCs w:val="18"/>
              </w:rPr>
            </w:pPr>
            <w:r w:rsidRPr="00F447A6">
              <w:rPr>
                <w:rFonts w:cs="Arial"/>
                <w:sz w:val="18"/>
                <w:szCs w:val="18"/>
              </w:rPr>
              <w:t>W</w:t>
            </w:r>
          </w:p>
        </w:tc>
        <w:tc>
          <w:tcPr>
            <w:tcW w:w="1699" w:type="pct"/>
            <w:gridSpan w:val="4"/>
          </w:tcPr>
          <w:p w14:paraId="046610D1" w14:textId="7084463E" w:rsidR="00960D7B" w:rsidRDefault="00960D7B" w:rsidP="006D7EF1">
            <w:pPr>
              <w:spacing w:before="60" w:after="60" w:line="240" w:lineRule="auto"/>
              <w:rPr>
                <w:sz w:val="18"/>
                <w:szCs w:val="18"/>
              </w:rPr>
            </w:pPr>
            <w:r w:rsidRPr="00960D7B">
              <w:rPr>
                <w:sz w:val="18"/>
                <w:szCs w:val="18"/>
              </w:rPr>
              <w:t xml:space="preserve">Product Specification </w:t>
            </w:r>
            <w:r>
              <w:rPr>
                <w:sz w:val="18"/>
                <w:szCs w:val="18"/>
              </w:rPr>
              <w:t>should describe</w:t>
            </w:r>
            <w:r w:rsidRPr="00960D7B">
              <w:rPr>
                <w:sz w:val="18"/>
                <w:szCs w:val="18"/>
              </w:rPr>
              <w:t xml:space="preserve"> </w:t>
            </w:r>
            <w:r>
              <w:rPr>
                <w:sz w:val="18"/>
                <w:szCs w:val="18"/>
              </w:rPr>
              <w:t>discovery metadata for</w:t>
            </w:r>
            <w:r w:rsidRPr="00960D7B">
              <w:rPr>
                <w:sz w:val="18"/>
                <w:szCs w:val="18"/>
              </w:rPr>
              <w:t xml:space="preserve"> </w:t>
            </w:r>
            <w:r>
              <w:rPr>
                <w:sz w:val="18"/>
                <w:szCs w:val="18"/>
              </w:rPr>
              <w:t xml:space="preserve">release scenarios </w:t>
            </w:r>
            <w:r w:rsidRPr="00960D7B">
              <w:rPr>
                <w:sz w:val="18"/>
                <w:szCs w:val="18"/>
              </w:rPr>
              <w:t>(new edition, update, etc.)</w:t>
            </w:r>
          </w:p>
        </w:tc>
        <w:tc>
          <w:tcPr>
            <w:tcW w:w="354" w:type="pct"/>
            <w:noWrap/>
          </w:tcPr>
          <w:p w14:paraId="5A9FDD0B" w14:textId="1A963375" w:rsidR="00960D7B" w:rsidRPr="001B14B8" w:rsidRDefault="00960D7B" w:rsidP="006D7EF1">
            <w:pPr>
              <w:spacing w:before="60" w:after="60" w:line="240" w:lineRule="auto"/>
              <w:rPr>
                <w:sz w:val="18"/>
                <w:szCs w:val="18"/>
              </w:rPr>
            </w:pPr>
            <w:r w:rsidRPr="001B14B8">
              <w:rPr>
                <w:sz w:val="18"/>
                <w:szCs w:val="18"/>
              </w:rPr>
              <w:t>S-97</w:t>
            </w:r>
          </w:p>
        </w:tc>
        <w:tc>
          <w:tcPr>
            <w:tcW w:w="366" w:type="pct"/>
          </w:tcPr>
          <w:p w14:paraId="41EFD4E6" w14:textId="7A02597A" w:rsidR="00960D7B" w:rsidRDefault="00960D7B" w:rsidP="00FC14D6">
            <w:pPr>
              <w:spacing w:after="0" w:line="240" w:lineRule="auto"/>
              <w:rPr>
                <w:sz w:val="18"/>
                <w:szCs w:val="18"/>
              </w:rPr>
            </w:pPr>
            <w:r>
              <w:rPr>
                <w:sz w:val="18"/>
                <w:szCs w:val="18"/>
              </w:rPr>
              <w:t>B-1</w:t>
            </w:r>
            <w:ins w:id="94" w:author="Raphael Malyankar" w:date="2026-02-02T14:46:00Z" w16du:dateUtc="2026-02-02T21:46:00Z">
              <w:r w:rsidR="00581780">
                <w:rPr>
                  <w:sz w:val="18"/>
                  <w:szCs w:val="18"/>
                </w:rPr>
                <w:t>1</w:t>
              </w:r>
            </w:ins>
            <w:del w:id="95" w:author="Raphael Malyankar" w:date="2026-02-02T14:46:00Z" w16du:dateUtc="2026-02-02T21:46:00Z">
              <w:r w:rsidDel="00581780">
                <w:rPr>
                  <w:sz w:val="18"/>
                  <w:szCs w:val="18"/>
                </w:rPr>
                <w:delText>2</w:delText>
              </w:r>
            </w:del>
            <w:r>
              <w:rPr>
                <w:sz w:val="18"/>
                <w:szCs w:val="18"/>
              </w:rPr>
              <w:t>.1.7</w:t>
            </w:r>
          </w:p>
        </w:tc>
        <w:tc>
          <w:tcPr>
            <w:tcW w:w="356" w:type="pct"/>
            <w:gridSpan w:val="3"/>
          </w:tcPr>
          <w:p w14:paraId="28C75698" w14:textId="77777777" w:rsidR="00960D7B" w:rsidRPr="008826C8" w:rsidRDefault="00960D7B" w:rsidP="006D7EF1">
            <w:pPr>
              <w:spacing w:before="60" w:after="60" w:line="240" w:lineRule="auto"/>
              <w:rPr>
                <w:sz w:val="18"/>
                <w:szCs w:val="18"/>
              </w:rPr>
            </w:pPr>
          </w:p>
        </w:tc>
        <w:tc>
          <w:tcPr>
            <w:tcW w:w="1109" w:type="pct"/>
          </w:tcPr>
          <w:p w14:paraId="0251D34C" w14:textId="582BB899" w:rsidR="00960D7B" w:rsidRPr="006A2592" w:rsidRDefault="00960D7B" w:rsidP="006D7EF1">
            <w:pPr>
              <w:spacing w:before="60" w:after="60" w:line="240" w:lineRule="auto"/>
              <w:rPr>
                <w:sz w:val="18"/>
                <w:szCs w:val="18"/>
              </w:rPr>
            </w:pPr>
            <w:r>
              <w:rPr>
                <w:sz w:val="18"/>
                <w:szCs w:val="18"/>
              </w:rPr>
              <w:t>Add descriptions for different dataset release scenarios</w:t>
            </w:r>
          </w:p>
        </w:tc>
        <w:tc>
          <w:tcPr>
            <w:tcW w:w="311" w:type="pct"/>
          </w:tcPr>
          <w:p w14:paraId="1823C86E" w14:textId="77777777" w:rsidR="00960D7B" w:rsidRPr="008826C8" w:rsidRDefault="00960D7B" w:rsidP="006D7EF1">
            <w:pPr>
              <w:spacing w:before="60" w:after="60" w:line="240" w:lineRule="auto"/>
              <w:rPr>
                <w:sz w:val="18"/>
                <w:szCs w:val="18"/>
              </w:rPr>
            </w:pPr>
          </w:p>
        </w:tc>
      </w:tr>
      <w:tr w:rsidR="00C37FAA" w:rsidRPr="008826C8" w14:paraId="6BFEBCED" w14:textId="77777777" w:rsidTr="00180820">
        <w:trPr>
          <w:cantSplit/>
        </w:trPr>
        <w:tc>
          <w:tcPr>
            <w:tcW w:w="329" w:type="pct"/>
            <w:noWrap/>
          </w:tcPr>
          <w:p w14:paraId="4A63A52C" w14:textId="491A38FD" w:rsidR="00E32764" w:rsidRPr="00872773" w:rsidRDefault="00E32764" w:rsidP="00E32764">
            <w:pPr>
              <w:spacing w:before="60" w:after="60" w:line="240" w:lineRule="auto"/>
              <w:rPr>
                <w:sz w:val="18"/>
                <w:szCs w:val="18"/>
              </w:rPr>
            </w:pPr>
            <w:r w:rsidRPr="00872773">
              <w:rPr>
                <w:sz w:val="18"/>
                <w:szCs w:val="18"/>
              </w:rPr>
              <w:t>97_1027</w:t>
            </w:r>
          </w:p>
        </w:tc>
        <w:tc>
          <w:tcPr>
            <w:tcW w:w="476" w:type="pct"/>
            <w:noWrap/>
          </w:tcPr>
          <w:p w14:paraId="6BC4637F" w14:textId="4BE32934" w:rsidR="00E32764" w:rsidRPr="00F447A6" w:rsidRDefault="00E32764" w:rsidP="00E32764">
            <w:pPr>
              <w:spacing w:before="60" w:after="60" w:line="240" w:lineRule="auto"/>
              <w:rPr>
                <w:rFonts w:cs="Arial"/>
                <w:sz w:val="18"/>
                <w:szCs w:val="18"/>
              </w:rPr>
            </w:pPr>
            <w:r w:rsidRPr="00F447A6">
              <w:rPr>
                <w:rFonts w:cs="Arial"/>
                <w:sz w:val="18"/>
                <w:szCs w:val="18"/>
              </w:rPr>
              <w:t>C</w:t>
            </w:r>
          </w:p>
        </w:tc>
        <w:tc>
          <w:tcPr>
            <w:tcW w:w="1699" w:type="pct"/>
            <w:gridSpan w:val="4"/>
          </w:tcPr>
          <w:p w14:paraId="6829E928" w14:textId="7B66661E" w:rsidR="00E32764" w:rsidRPr="00960D7B" w:rsidRDefault="00E32764" w:rsidP="00E32764">
            <w:pPr>
              <w:spacing w:before="60" w:after="60" w:line="240" w:lineRule="auto"/>
              <w:rPr>
                <w:sz w:val="18"/>
                <w:szCs w:val="18"/>
              </w:rPr>
            </w:pPr>
            <w:r>
              <w:rPr>
                <w:sz w:val="18"/>
                <w:szCs w:val="18"/>
              </w:rPr>
              <w:t>GML products only: The structure of the schema must conform to requirements in Part 10b and S-97 Part B</w:t>
            </w:r>
          </w:p>
        </w:tc>
        <w:tc>
          <w:tcPr>
            <w:tcW w:w="354" w:type="pct"/>
            <w:noWrap/>
          </w:tcPr>
          <w:p w14:paraId="2AE2A4A2" w14:textId="4A288B73" w:rsidR="00E32764" w:rsidRPr="001B14B8" w:rsidRDefault="00E32764" w:rsidP="00E32764">
            <w:pPr>
              <w:spacing w:before="60" w:after="60" w:line="240" w:lineRule="auto"/>
              <w:rPr>
                <w:sz w:val="18"/>
                <w:szCs w:val="18"/>
              </w:rPr>
            </w:pPr>
            <w:r w:rsidRPr="001B14B8">
              <w:rPr>
                <w:sz w:val="18"/>
                <w:szCs w:val="18"/>
              </w:rPr>
              <w:t>S-97</w:t>
            </w:r>
          </w:p>
        </w:tc>
        <w:tc>
          <w:tcPr>
            <w:tcW w:w="366" w:type="pct"/>
          </w:tcPr>
          <w:p w14:paraId="53D2B36A" w14:textId="0DD802D1" w:rsidR="00E32764" w:rsidRDefault="00E32764" w:rsidP="00FC14D6">
            <w:pPr>
              <w:spacing w:after="0" w:line="240" w:lineRule="auto"/>
              <w:rPr>
                <w:sz w:val="18"/>
                <w:szCs w:val="18"/>
              </w:rPr>
            </w:pPr>
            <w:r>
              <w:rPr>
                <w:sz w:val="18"/>
                <w:szCs w:val="18"/>
              </w:rPr>
              <w:t>B-1</w:t>
            </w:r>
            <w:ins w:id="96" w:author="Raphael Malyankar" w:date="2026-02-02T14:47:00Z" w16du:dateUtc="2026-02-02T21:47:00Z">
              <w:r w:rsidR="00581780">
                <w:rPr>
                  <w:sz w:val="18"/>
                  <w:szCs w:val="18"/>
                </w:rPr>
                <w:t>2</w:t>
              </w:r>
            </w:ins>
            <w:del w:id="97" w:author="Raphael Malyankar" w:date="2026-02-02T14:47:00Z" w16du:dateUtc="2026-02-02T21:47:00Z">
              <w:r w:rsidDel="00581780">
                <w:rPr>
                  <w:sz w:val="18"/>
                  <w:szCs w:val="18"/>
                </w:rPr>
                <w:delText>3</w:delText>
              </w:r>
            </w:del>
            <w:r>
              <w:rPr>
                <w:sz w:val="18"/>
                <w:szCs w:val="18"/>
              </w:rPr>
              <w:t>.2</w:t>
            </w:r>
          </w:p>
        </w:tc>
        <w:tc>
          <w:tcPr>
            <w:tcW w:w="356" w:type="pct"/>
            <w:gridSpan w:val="3"/>
          </w:tcPr>
          <w:p w14:paraId="5539DE2C" w14:textId="77777777" w:rsidR="00E32764" w:rsidRPr="008826C8" w:rsidRDefault="00E32764" w:rsidP="00E32764">
            <w:pPr>
              <w:spacing w:before="60" w:after="60" w:line="240" w:lineRule="auto"/>
              <w:rPr>
                <w:sz w:val="18"/>
                <w:szCs w:val="18"/>
              </w:rPr>
            </w:pPr>
          </w:p>
        </w:tc>
        <w:tc>
          <w:tcPr>
            <w:tcW w:w="1109" w:type="pct"/>
          </w:tcPr>
          <w:p w14:paraId="280D10B5" w14:textId="6607729C" w:rsidR="00E32764" w:rsidRDefault="00E32764" w:rsidP="00E32764">
            <w:pPr>
              <w:spacing w:before="60" w:after="60" w:line="240" w:lineRule="auto"/>
              <w:rPr>
                <w:sz w:val="18"/>
                <w:szCs w:val="18"/>
              </w:rPr>
            </w:pPr>
            <w:r>
              <w:rPr>
                <w:sz w:val="18"/>
                <w:szCs w:val="18"/>
              </w:rPr>
              <w:t>Amend GML schema</w:t>
            </w:r>
          </w:p>
        </w:tc>
        <w:tc>
          <w:tcPr>
            <w:tcW w:w="311" w:type="pct"/>
          </w:tcPr>
          <w:p w14:paraId="1846B79D" w14:textId="77777777" w:rsidR="00E32764" w:rsidRPr="008826C8" w:rsidRDefault="00E32764" w:rsidP="00E32764">
            <w:pPr>
              <w:spacing w:before="60" w:after="60" w:line="240" w:lineRule="auto"/>
              <w:rPr>
                <w:sz w:val="18"/>
                <w:szCs w:val="18"/>
              </w:rPr>
            </w:pPr>
          </w:p>
        </w:tc>
      </w:tr>
      <w:tr w:rsidR="00C37FAA" w:rsidRPr="008826C8" w14:paraId="4B6C9EBA" w14:textId="77777777" w:rsidTr="00180820">
        <w:trPr>
          <w:cantSplit/>
        </w:trPr>
        <w:tc>
          <w:tcPr>
            <w:tcW w:w="329" w:type="pct"/>
            <w:noWrap/>
          </w:tcPr>
          <w:p w14:paraId="7D923AE7" w14:textId="0D3874E9" w:rsidR="00960D7B" w:rsidRPr="00872773" w:rsidRDefault="00E32764" w:rsidP="006D7EF1">
            <w:pPr>
              <w:spacing w:before="60" w:after="60" w:line="240" w:lineRule="auto"/>
              <w:rPr>
                <w:sz w:val="18"/>
                <w:szCs w:val="18"/>
              </w:rPr>
            </w:pPr>
            <w:r w:rsidRPr="00872773">
              <w:rPr>
                <w:sz w:val="18"/>
                <w:szCs w:val="18"/>
              </w:rPr>
              <w:t>97_1028</w:t>
            </w:r>
          </w:p>
        </w:tc>
        <w:tc>
          <w:tcPr>
            <w:tcW w:w="476" w:type="pct"/>
            <w:noWrap/>
          </w:tcPr>
          <w:p w14:paraId="6DEABA62" w14:textId="2E4D8EB1" w:rsidR="00960D7B" w:rsidRPr="00F447A6" w:rsidRDefault="00E32764" w:rsidP="006D7EF1">
            <w:pPr>
              <w:spacing w:before="60" w:after="60" w:line="240" w:lineRule="auto"/>
              <w:rPr>
                <w:rFonts w:cs="Arial"/>
                <w:sz w:val="18"/>
                <w:szCs w:val="18"/>
              </w:rPr>
            </w:pPr>
            <w:r w:rsidRPr="00F447A6">
              <w:rPr>
                <w:rFonts w:cs="Arial"/>
                <w:sz w:val="18"/>
                <w:szCs w:val="18"/>
              </w:rPr>
              <w:t>C</w:t>
            </w:r>
          </w:p>
        </w:tc>
        <w:tc>
          <w:tcPr>
            <w:tcW w:w="1699" w:type="pct"/>
            <w:gridSpan w:val="4"/>
          </w:tcPr>
          <w:p w14:paraId="60FD3537" w14:textId="5167BCED" w:rsidR="00246B75" w:rsidRPr="00960D7B" w:rsidRDefault="00E32764" w:rsidP="006D7EF1">
            <w:pPr>
              <w:spacing w:before="60" w:after="60" w:line="240" w:lineRule="auto"/>
              <w:rPr>
                <w:sz w:val="18"/>
                <w:szCs w:val="18"/>
              </w:rPr>
            </w:pPr>
            <w:r w:rsidRPr="00E32764">
              <w:rPr>
                <w:sz w:val="18"/>
                <w:szCs w:val="18"/>
              </w:rPr>
              <w:t xml:space="preserve">GML products only: </w:t>
            </w:r>
            <w:r w:rsidR="00246B75">
              <w:rPr>
                <w:sz w:val="18"/>
                <w:szCs w:val="18"/>
              </w:rPr>
              <w:t>Does the PS make a</w:t>
            </w:r>
            <w:r>
              <w:rPr>
                <w:sz w:val="18"/>
                <w:szCs w:val="18"/>
              </w:rPr>
              <w:t xml:space="preserve">ttribute </w:t>
            </w:r>
            <w:r w:rsidRPr="00E32764">
              <w:rPr>
                <w:i/>
                <w:iCs/>
                <w:sz w:val="18"/>
                <w:szCs w:val="18"/>
              </w:rPr>
              <w:t>t</w:t>
            </w:r>
            <w:r w:rsidR="00960D7B" w:rsidRPr="00E32764">
              <w:rPr>
                <w:i/>
                <w:iCs/>
                <w:sz w:val="18"/>
                <w:szCs w:val="18"/>
              </w:rPr>
              <w:t>itle</w:t>
            </w:r>
            <w:r w:rsidR="00960D7B">
              <w:rPr>
                <w:sz w:val="18"/>
                <w:szCs w:val="18"/>
              </w:rPr>
              <w:t xml:space="preserve"> mandatory for associations</w:t>
            </w:r>
            <w:r w:rsidR="00246B75">
              <w:rPr>
                <w:sz w:val="18"/>
                <w:szCs w:val="18"/>
              </w:rPr>
              <w:t>?</w:t>
            </w:r>
          </w:p>
        </w:tc>
        <w:tc>
          <w:tcPr>
            <w:tcW w:w="354" w:type="pct"/>
            <w:noWrap/>
          </w:tcPr>
          <w:p w14:paraId="6CEF634F" w14:textId="5273CDF2" w:rsidR="00960D7B" w:rsidRPr="001B14B8" w:rsidRDefault="00E32764" w:rsidP="006D7EF1">
            <w:pPr>
              <w:spacing w:before="60" w:after="60" w:line="240" w:lineRule="auto"/>
              <w:rPr>
                <w:sz w:val="18"/>
                <w:szCs w:val="18"/>
              </w:rPr>
            </w:pPr>
            <w:r w:rsidRPr="001B14B8">
              <w:rPr>
                <w:sz w:val="18"/>
                <w:szCs w:val="18"/>
              </w:rPr>
              <w:t>S-97</w:t>
            </w:r>
          </w:p>
        </w:tc>
        <w:tc>
          <w:tcPr>
            <w:tcW w:w="366" w:type="pct"/>
          </w:tcPr>
          <w:p w14:paraId="36C1AFDB" w14:textId="6E4F0AEC" w:rsidR="00960D7B" w:rsidRDefault="00E32764" w:rsidP="00FC14D6">
            <w:pPr>
              <w:spacing w:after="0" w:line="240" w:lineRule="auto"/>
              <w:rPr>
                <w:sz w:val="18"/>
                <w:szCs w:val="18"/>
              </w:rPr>
            </w:pPr>
            <w:r>
              <w:rPr>
                <w:sz w:val="18"/>
                <w:szCs w:val="18"/>
              </w:rPr>
              <w:t>B-1</w:t>
            </w:r>
            <w:ins w:id="98" w:author="Raphael Malyankar" w:date="2026-02-02T14:47:00Z" w16du:dateUtc="2026-02-02T21:47:00Z">
              <w:r w:rsidR="00581780">
                <w:rPr>
                  <w:sz w:val="18"/>
                  <w:szCs w:val="18"/>
                </w:rPr>
                <w:t>2</w:t>
              </w:r>
            </w:ins>
            <w:del w:id="99" w:author="Raphael Malyankar" w:date="2026-02-02T14:47:00Z" w16du:dateUtc="2026-02-02T21:47:00Z">
              <w:r w:rsidDel="00581780">
                <w:rPr>
                  <w:sz w:val="18"/>
                  <w:szCs w:val="18"/>
                </w:rPr>
                <w:delText>3</w:delText>
              </w:r>
            </w:del>
            <w:r>
              <w:rPr>
                <w:sz w:val="18"/>
                <w:szCs w:val="18"/>
              </w:rPr>
              <w:t>.2</w:t>
            </w:r>
          </w:p>
        </w:tc>
        <w:tc>
          <w:tcPr>
            <w:tcW w:w="356" w:type="pct"/>
            <w:gridSpan w:val="3"/>
          </w:tcPr>
          <w:p w14:paraId="3F843C9A" w14:textId="77777777" w:rsidR="00960D7B" w:rsidRPr="008826C8" w:rsidRDefault="00960D7B" w:rsidP="006D7EF1">
            <w:pPr>
              <w:spacing w:before="60" w:after="60" w:line="240" w:lineRule="auto"/>
              <w:rPr>
                <w:sz w:val="18"/>
                <w:szCs w:val="18"/>
              </w:rPr>
            </w:pPr>
          </w:p>
        </w:tc>
        <w:tc>
          <w:tcPr>
            <w:tcW w:w="1109" w:type="pct"/>
          </w:tcPr>
          <w:p w14:paraId="4F15A3D4" w14:textId="0F57A5AA" w:rsidR="00960D7B" w:rsidRDefault="00246B75" w:rsidP="009A389A">
            <w:pPr>
              <w:spacing w:before="60" w:after="60" w:line="240" w:lineRule="auto"/>
              <w:jc w:val="left"/>
              <w:rPr>
                <w:sz w:val="18"/>
                <w:szCs w:val="18"/>
              </w:rPr>
            </w:pPr>
            <w:r>
              <w:rPr>
                <w:sz w:val="18"/>
                <w:szCs w:val="18"/>
              </w:rPr>
              <w:t>Amend Product Specification</w:t>
            </w:r>
          </w:p>
        </w:tc>
        <w:tc>
          <w:tcPr>
            <w:tcW w:w="311" w:type="pct"/>
          </w:tcPr>
          <w:p w14:paraId="0C3AEB96" w14:textId="77777777" w:rsidR="00960D7B" w:rsidRPr="008826C8" w:rsidRDefault="00960D7B" w:rsidP="006D7EF1">
            <w:pPr>
              <w:spacing w:before="60" w:after="60" w:line="240" w:lineRule="auto"/>
              <w:rPr>
                <w:sz w:val="18"/>
                <w:szCs w:val="18"/>
              </w:rPr>
            </w:pPr>
          </w:p>
        </w:tc>
      </w:tr>
      <w:tr w:rsidR="00C37FAA" w:rsidRPr="008826C8" w14:paraId="2C00D5CA" w14:textId="77777777" w:rsidTr="00180820">
        <w:trPr>
          <w:cantSplit/>
        </w:trPr>
        <w:tc>
          <w:tcPr>
            <w:tcW w:w="329" w:type="pct"/>
            <w:noWrap/>
          </w:tcPr>
          <w:p w14:paraId="6E3C69C7" w14:textId="62E4C9F1" w:rsidR="00E32764" w:rsidRPr="00872773" w:rsidRDefault="00E32764" w:rsidP="00E32764">
            <w:pPr>
              <w:spacing w:before="60" w:after="60" w:line="240" w:lineRule="auto"/>
              <w:rPr>
                <w:sz w:val="18"/>
                <w:szCs w:val="18"/>
              </w:rPr>
            </w:pPr>
            <w:r w:rsidRPr="00872773">
              <w:rPr>
                <w:sz w:val="18"/>
                <w:szCs w:val="18"/>
              </w:rPr>
              <w:t>97_10</w:t>
            </w:r>
            <w:r w:rsidR="00413823" w:rsidRPr="00872773">
              <w:rPr>
                <w:sz w:val="18"/>
                <w:szCs w:val="18"/>
              </w:rPr>
              <w:t>29</w:t>
            </w:r>
          </w:p>
        </w:tc>
        <w:tc>
          <w:tcPr>
            <w:tcW w:w="476" w:type="pct"/>
            <w:noWrap/>
          </w:tcPr>
          <w:p w14:paraId="1EB2DA3D" w14:textId="7067ED12" w:rsidR="00E32764" w:rsidRPr="00F447A6" w:rsidRDefault="00E32764" w:rsidP="00E32764">
            <w:pPr>
              <w:spacing w:before="60" w:after="60" w:line="240" w:lineRule="auto"/>
              <w:rPr>
                <w:rFonts w:cs="Arial"/>
                <w:sz w:val="18"/>
                <w:szCs w:val="18"/>
              </w:rPr>
            </w:pPr>
            <w:r w:rsidRPr="00F447A6">
              <w:rPr>
                <w:rFonts w:cs="Arial"/>
                <w:sz w:val="18"/>
                <w:szCs w:val="18"/>
              </w:rPr>
              <w:t>C</w:t>
            </w:r>
          </w:p>
        </w:tc>
        <w:tc>
          <w:tcPr>
            <w:tcW w:w="1699" w:type="pct"/>
            <w:gridSpan w:val="4"/>
          </w:tcPr>
          <w:p w14:paraId="4E6B176C" w14:textId="360C354A" w:rsidR="00E32764" w:rsidRDefault="00E32764" w:rsidP="00E32764">
            <w:pPr>
              <w:spacing w:before="60" w:after="60" w:line="240" w:lineRule="auto"/>
              <w:rPr>
                <w:sz w:val="18"/>
                <w:szCs w:val="18"/>
              </w:rPr>
            </w:pPr>
            <w:r w:rsidRPr="00E32764">
              <w:rPr>
                <w:sz w:val="18"/>
                <w:szCs w:val="18"/>
              </w:rPr>
              <w:t xml:space="preserve">GML products only: </w:t>
            </w:r>
            <w:r w:rsidR="00246B75">
              <w:rPr>
                <w:sz w:val="18"/>
                <w:szCs w:val="18"/>
              </w:rPr>
              <w:t>Does the PS make a</w:t>
            </w:r>
            <w:r w:rsidRPr="00E32764">
              <w:rPr>
                <w:sz w:val="18"/>
                <w:szCs w:val="18"/>
              </w:rPr>
              <w:t xml:space="preserve">ttribute </w:t>
            </w:r>
            <w:r w:rsidRPr="00E32764">
              <w:rPr>
                <w:i/>
                <w:iCs/>
                <w:sz w:val="18"/>
                <w:szCs w:val="18"/>
              </w:rPr>
              <w:t>arcrole</w:t>
            </w:r>
            <w:r w:rsidRPr="00E32764">
              <w:rPr>
                <w:sz w:val="18"/>
                <w:szCs w:val="18"/>
              </w:rPr>
              <w:t xml:space="preserve"> should be mandatory for associations</w:t>
            </w:r>
            <w:r>
              <w:rPr>
                <w:sz w:val="18"/>
                <w:szCs w:val="18"/>
              </w:rPr>
              <w:t xml:space="preserve"> from spatial primitives to information types</w:t>
            </w:r>
            <w:r w:rsidR="00246B75">
              <w:rPr>
                <w:sz w:val="18"/>
                <w:szCs w:val="18"/>
              </w:rPr>
              <w:t>?</w:t>
            </w:r>
          </w:p>
        </w:tc>
        <w:tc>
          <w:tcPr>
            <w:tcW w:w="354" w:type="pct"/>
            <w:noWrap/>
          </w:tcPr>
          <w:p w14:paraId="7D6E6C16" w14:textId="54C8FA6D" w:rsidR="00E32764" w:rsidRPr="001B14B8" w:rsidRDefault="00E32764" w:rsidP="00E32764">
            <w:pPr>
              <w:spacing w:before="60" w:after="60" w:line="240" w:lineRule="auto"/>
              <w:rPr>
                <w:sz w:val="18"/>
                <w:szCs w:val="18"/>
              </w:rPr>
            </w:pPr>
            <w:r w:rsidRPr="001B14B8">
              <w:rPr>
                <w:sz w:val="18"/>
                <w:szCs w:val="18"/>
              </w:rPr>
              <w:t>S-97</w:t>
            </w:r>
          </w:p>
        </w:tc>
        <w:tc>
          <w:tcPr>
            <w:tcW w:w="366" w:type="pct"/>
          </w:tcPr>
          <w:p w14:paraId="103590BD" w14:textId="1E3CB8BC" w:rsidR="00E32764" w:rsidRDefault="00E32764" w:rsidP="00FC14D6">
            <w:pPr>
              <w:spacing w:after="0" w:line="240" w:lineRule="auto"/>
              <w:rPr>
                <w:sz w:val="18"/>
                <w:szCs w:val="18"/>
              </w:rPr>
            </w:pPr>
            <w:r>
              <w:rPr>
                <w:sz w:val="18"/>
                <w:szCs w:val="18"/>
              </w:rPr>
              <w:t>B-1</w:t>
            </w:r>
            <w:ins w:id="100" w:author="Raphael Malyankar" w:date="2026-02-02T14:47:00Z" w16du:dateUtc="2026-02-02T21:47:00Z">
              <w:r w:rsidR="00581780">
                <w:rPr>
                  <w:sz w:val="18"/>
                  <w:szCs w:val="18"/>
                </w:rPr>
                <w:t>2</w:t>
              </w:r>
            </w:ins>
            <w:del w:id="101" w:author="Raphael Malyankar" w:date="2026-02-02T14:47:00Z" w16du:dateUtc="2026-02-02T21:47:00Z">
              <w:r w:rsidDel="00581780">
                <w:rPr>
                  <w:sz w:val="18"/>
                  <w:szCs w:val="18"/>
                </w:rPr>
                <w:delText>3</w:delText>
              </w:r>
            </w:del>
            <w:r>
              <w:rPr>
                <w:sz w:val="18"/>
                <w:szCs w:val="18"/>
              </w:rPr>
              <w:t>.2</w:t>
            </w:r>
          </w:p>
        </w:tc>
        <w:tc>
          <w:tcPr>
            <w:tcW w:w="356" w:type="pct"/>
            <w:gridSpan w:val="3"/>
          </w:tcPr>
          <w:p w14:paraId="71FE692A" w14:textId="77777777" w:rsidR="00E32764" w:rsidRPr="008826C8" w:rsidRDefault="00E32764" w:rsidP="00E32764">
            <w:pPr>
              <w:spacing w:before="60" w:after="60" w:line="240" w:lineRule="auto"/>
              <w:rPr>
                <w:sz w:val="18"/>
                <w:szCs w:val="18"/>
              </w:rPr>
            </w:pPr>
          </w:p>
        </w:tc>
        <w:tc>
          <w:tcPr>
            <w:tcW w:w="1109" w:type="pct"/>
          </w:tcPr>
          <w:p w14:paraId="48156D8A" w14:textId="5F1BF3CA" w:rsidR="00E32764" w:rsidRDefault="00246B75" w:rsidP="009A389A">
            <w:pPr>
              <w:spacing w:before="60" w:after="60" w:line="240" w:lineRule="auto"/>
              <w:jc w:val="left"/>
              <w:rPr>
                <w:sz w:val="18"/>
                <w:szCs w:val="18"/>
              </w:rPr>
            </w:pPr>
            <w:r w:rsidRPr="00246B75">
              <w:rPr>
                <w:sz w:val="18"/>
                <w:szCs w:val="18"/>
              </w:rPr>
              <w:t>Amend Product Specification</w:t>
            </w:r>
          </w:p>
        </w:tc>
        <w:tc>
          <w:tcPr>
            <w:tcW w:w="311" w:type="pct"/>
          </w:tcPr>
          <w:p w14:paraId="79181594" w14:textId="77777777" w:rsidR="00E32764" w:rsidRPr="008826C8" w:rsidRDefault="00E32764" w:rsidP="00E32764">
            <w:pPr>
              <w:spacing w:before="60" w:after="60" w:line="240" w:lineRule="auto"/>
              <w:rPr>
                <w:sz w:val="18"/>
                <w:szCs w:val="18"/>
              </w:rPr>
            </w:pPr>
          </w:p>
        </w:tc>
      </w:tr>
      <w:tr w:rsidR="00413823" w:rsidRPr="008826C8" w14:paraId="2A2381DF" w14:textId="77777777" w:rsidTr="00180820">
        <w:trPr>
          <w:cantSplit/>
        </w:trPr>
        <w:tc>
          <w:tcPr>
            <w:tcW w:w="329" w:type="pct"/>
            <w:noWrap/>
          </w:tcPr>
          <w:p w14:paraId="6A139DD6" w14:textId="5795F3C4" w:rsidR="00413823" w:rsidRPr="00872773" w:rsidRDefault="00413823" w:rsidP="00413823">
            <w:pPr>
              <w:spacing w:before="60" w:after="60" w:line="240" w:lineRule="auto"/>
              <w:rPr>
                <w:sz w:val="18"/>
                <w:szCs w:val="18"/>
              </w:rPr>
            </w:pPr>
            <w:r w:rsidRPr="00872773">
              <w:rPr>
                <w:sz w:val="18"/>
                <w:szCs w:val="18"/>
              </w:rPr>
              <w:t>97_1030</w:t>
            </w:r>
          </w:p>
        </w:tc>
        <w:tc>
          <w:tcPr>
            <w:tcW w:w="476" w:type="pct"/>
            <w:noWrap/>
          </w:tcPr>
          <w:p w14:paraId="0D9B0DB0" w14:textId="321BECE9" w:rsidR="00413823" w:rsidRPr="00F447A6" w:rsidRDefault="00413823" w:rsidP="00413823">
            <w:pPr>
              <w:spacing w:before="60" w:after="60" w:line="240" w:lineRule="auto"/>
              <w:rPr>
                <w:rFonts w:cs="Arial"/>
                <w:sz w:val="18"/>
                <w:szCs w:val="18"/>
              </w:rPr>
            </w:pPr>
            <w:r>
              <w:rPr>
                <w:rFonts w:cs="Arial"/>
                <w:sz w:val="18"/>
                <w:szCs w:val="18"/>
              </w:rPr>
              <w:t>C</w:t>
            </w:r>
          </w:p>
        </w:tc>
        <w:tc>
          <w:tcPr>
            <w:tcW w:w="1699" w:type="pct"/>
            <w:gridSpan w:val="4"/>
          </w:tcPr>
          <w:p w14:paraId="1068BE7B" w14:textId="419A069F" w:rsidR="00413823" w:rsidRPr="00E32764" w:rsidRDefault="00413823" w:rsidP="00413823">
            <w:pPr>
              <w:spacing w:before="60" w:after="60" w:line="240" w:lineRule="auto"/>
              <w:rPr>
                <w:sz w:val="18"/>
                <w:szCs w:val="18"/>
              </w:rPr>
            </w:pPr>
            <w:r w:rsidRPr="001D547F">
              <w:rPr>
                <w:sz w:val="18"/>
                <w:szCs w:val="18"/>
              </w:rPr>
              <w:t xml:space="preserve">GML products only: Does </w:t>
            </w:r>
            <w:r>
              <w:rPr>
                <w:sz w:val="18"/>
                <w:szCs w:val="18"/>
              </w:rPr>
              <w:t xml:space="preserve">S-158:1XX include validation checks for mandatory </w:t>
            </w:r>
            <w:r w:rsidRPr="001D547F">
              <w:rPr>
                <w:i/>
                <w:iCs/>
                <w:sz w:val="18"/>
                <w:szCs w:val="18"/>
              </w:rPr>
              <w:t>title</w:t>
            </w:r>
            <w:r>
              <w:rPr>
                <w:sz w:val="18"/>
                <w:szCs w:val="18"/>
              </w:rPr>
              <w:t xml:space="preserve"> and </w:t>
            </w:r>
            <w:r w:rsidRPr="00413823">
              <w:rPr>
                <w:i/>
                <w:iCs/>
                <w:sz w:val="18"/>
                <w:szCs w:val="18"/>
              </w:rPr>
              <w:t>arcrole</w:t>
            </w:r>
            <w:r>
              <w:rPr>
                <w:sz w:val="18"/>
                <w:szCs w:val="18"/>
              </w:rPr>
              <w:t xml:space="preserve"> encoding in associations</w:t>
            </w:r>
            <w:r w:rsidRPr="001D547F">
              <w:rPr>
                <w:sz w:val="18"/>
                <w:szCs w:val="18"/>
              </w:rPr>
              <w:t>?</w:t>
            </w:r>
            <w:r>
              <w:rPr>
                <w:sz w:val="18"/>
                <w:szCs w:val="18"/>
              </w:rPr>
              <w:t xml:space="preserve"> (May be included by reference to S-158:100 checks.)</w:t>
            </w:r>
          </w:p>
        </w:tc>
        <w:tc>
          <w:tcPr>
            <w:tcW w:w="354" w:type="pct"/>
            <w:noWrap/>
          </w:tcPr>
          <w:p w14:paraId="1D60283D" w14:textId="182AAFB8" w:rsidR="00413823" w:rsidRPr="001B14B8" w:rsidRDefault="00413823" w:rsidP="00413823">
            <w:pPr>
              <w:spacing w:before="60" w:after="60" w:line="240" w:lineRule="auto"/>
              <w:rPr>
                <w:sz w:val="18"/>
                <w:szCs w:val="18"/>
              </w:rPr>
            </w:pPr>
            <w:r w:rsidRPr="001B14B8">
              <w:rPr>
                <w:sz w:val="18"/>
                <w:szCs w:val="18"/>
              </w:rPr>
              <w:t>S-97</w:t>
            </w:r>
          </w:p>
        </w:tc>
        <w:tc>
          <w:tcPr>
            <w:tcW w:w="366" w:type="pct"/>
          </w:tcPr>
          <w:p w14:paraId="0CF45E71" w14:textId="232E13BC" w:rsidR="00413823" w:rsidRDefault="00413823" w:rsidP="00FC14D6">
            <w:pPr>
              <w:spacing w:after="0" w:line="240" w:lineRule="auto"/>
              <w:rPr>
                <w:sz w:val="18"/>
                <w:szCs w:val="18"/>
              </w:rPr>
            </w:pPr>
            <w:r>
              <w:rPr>
                <w:sz w:val="18"/>
                <w:szCs w:val="18"/>
              </w:rPr>
              <w:t>B-1</w:t>
            </w:r>
            <w:ins w:id="102" w:author="Raphael Malyankar" w:date="2026-02-02T14:48:00Z" w16du:dateUtc="2026-02-02T21:48:00Z">
              <w:r w:rsidR="00581780">
                <w:rPr>
                  <w:sz w:val="18"/>
                  <w:szCs w:val="18"/>
                </w:rPr>
                <w:t>2</w:t>
              </w:r>
            </w:ins>
            <w:del w:id="103" w:author="Raphael Malyankar" w:date="2026-02-02T14:48:00Z" w16du:dateUtc="2026-02-02T21:48:00Z">
              <w:r w:rsidDel="00581780">
                <w:rPr>
                  <w:sz w:val="18"/>
                  <w:szCs w:val="18"/>
                </w:rPr>
                <w:delText>3</w:delText>
              </w:r>
            </w:del>
            <w:r>
              <w:rPr>
                <w:sz w:val="18"/>
                <w:szCs w:val="18"/>
              </w:rPr>
              <w:t>.2</w:t>
            </w:r>
          </w:p>
        </w:tc>
        <w:tc>
          <w:tcPr>
            <w:tcW w:w="356" w:type="pct"/>
            <w:gridSpan w:val="3"/>
          </w:tcPr>
          <w:p w14:paraId="15D7C3F5" w14:textId="77777777" w:rsidR="00413823" w:rsidRPr="008826C8" w:rsidRDefault="00413823" w:rsidP="00413823">
            <w:pPr>
              <w:spacing w:before="60" w:after="60" w:line="240" w:lineRule="auto"/>
              <w:rPr>
                <w:sz w:val="18"/>
                <w:szCs w:val="18"/>
              </w:rPr>
            </w:pPr>
          </w:p>
        </w:tc>
        <w:tc>
          <w:tcPr>
            <w:tcW w:w="1109" w:type="pct"/>
          </w:tcPr>
          <w:p w14:paraId="11855C9B" w14:textId="01142D9F" w:rsidR="00413823" w:rsidRDefault="00413823" w:rsidP="00413823">
            <w:pPr>
              <w:spacing w:before="60" w:after="60" w:line="240" w:lineRule="auto"/>
              <w:rPr>
                <w:sz w:val="18"/>
                <w:szCs w:val="18"/>
              </w:rPr>
            </w:pPr>
            <w:r>
              <w:rPr>
                <w:sz w:val="18"/>
                <w:szCs w:val="18"/>
              </w:rPr>
              <w:t>Amend S-158:1xx</w:t>
            </w:r>
          </w:p>
        </w:tc>
        <w:tc>
          <w:tcPr>
            <w:tcW w:w="311" w:type="pct"/>
          </w:tcPr>
          <w:p w14:paraId="443E6E8A" w14:textId="77777777" w:rsidR="00413823" w:rsidRPr="008826C8" w:rsidRDefault="00413823" w:rsidP="00413823">
            <w:pPr>
              <w:spacing w:before="60" w:after="60" w:line="240" w:lineRule="auto"/>
              <w:rPr>
                <w:sz w:val="18"/>
                <w:szCs w:val="18"/>
              </w:rPr>
            </w:pPr>
          </w:p>
        </w:tc>
      </w:tr>
      <w:tr w:rsidR="00C37FAA" w:rsidRPr="008826C8" w14:paraId="412C39A5" w14:textId="77777777" w:rsidTr="00180820">
        <w:trPr>
          <w:cantSplit/>
        </w:trPr>
        <w:tc>
          <w:tcPr>
            <w:tcW w:w="329" w:type="pct"/>
            <w:noWrap/>
          </w:tcPr>
          <w:p w14:paraId="7CCD6A82" w14:textId="1A66F739" w:rsidR="00960D7B" w:rsidRPr="00872773" w:rsidRDefault="00960D7B" w:rsidP="006D7EF1">
            <w:pPr>
              <w:spacing w:before="60" w:after="60" w:line="240" w:lineRule="auto"/>
              <w:rPr>
                <w:sz w:val="18"/>
                <w:szCs w:val="18"/>
              </w:rPr>
            </w:pPr>
            <w:r w:rsidRPr="00872773">
              <w:rPr>
                <w:sz w:val="18"/>
                <w:szCs w:val="18"/>
              </w:rPr>
              <w:lastRenderedPageBreak/>
              <w:t>97_10</w:t>
            </w:r>
            <w:r w:rsidR="00E32764" w:rsidRPr="00872773">
              <w:rPr>
                <w:sz w:val="18"/>
                <w:szCs w:val="18"/>
              </w:rPr>
              <w:t>3</w:t>
            </w:r>
            <w:r w:rsidR="00872773" w:rsidRPr="00872773">
              <w:rPr>
                <w:sz w:val="18"/>
                <w:szCs w:val="18"/>
              </w:rPr>
              <w:t>1</w:t>
            </w:r>
          </w:p>
        </w:tc>
        <w:tc>
          <w:tcPr>
            <w:tcW w:w="476" w:type="pct"/>
            <w:noWrap/>
          </w:tcPr>
          <w:p w14:paraId="6F7BEDB1" w14:textId="01978ABE" w:rsidR="00960D7B" w:rsidRPr="00F447A6" w:rsidRDefault="00960D7B" w:rsidP="006D7EF1">
            <w:pPr>
              <w:spacing w:before="60" w:after="60" w:line="240" w:lineRule="auto"/>
              <w:rPr>
                <w:rFonts w:cs="Arial"/>
                <w:sz w:val="18"/>
                <w:szCs w:val="18"/>
              </w:rPr>
            </w:pPr>
            <w:r w:rsidRPr="00F447A6">
              <w:rPr>
                <w:rFonts w:cs="Arial"/>
                <w:sz w:val="18"/>
                <w:szCs w:val="18"/>
              </w:rPr>
              <w:t>E</w:t>
            </w:r>
          </w:p>
        </w:tc>
        <w:tc>
          <w:tcPr>
            <w:tcW w:w="1699" w:type="pct"/>
            <w:gridSpan w:val="4"/>
          </w:tcPr>
          <w:p w14:paraId="005A91DF" w14:textId="0DDD7C1E" w:rsidR="00960D7B" w:rsidRPr="00960D7B" w:rsidRDefault="00E32764" w:rsidP="006D7EF1">
            <w:pPr>
              <w:spacing w:before="60" w:after="60" w:line="240" w:lineRule="auto"/>
              <w:rPr>
                <w:sz w:val="18"/>
                <w:szCs w:val="18"/>
              </w:rPr>
            </w:pPr>
            <w:r w:rsidRPr="00E32764">
              <w:rPr>
                <w:sz w:val="18"/>
                <w:szCs w:val="18"/>
              </w:rPr>
              <w:t xml:space="preserve">GML products only: </w:t>
            </w:r>
            <w:r w:rsidR="00960D7B" w:rsidRPr="00960D7B">
              <w:rPr>
                <w:sz w:val="18"/>
                <w:szCs w:val="18"/>
              </w:rPr>
              <w:t>The order of elements in GML Schema types (feature, information, complex attributes) shall be identical with the ordering in the corresponding Feature Catalogue type. When the Feature Catalogue contains inheritance, a similar structure may be implemented in the GML schema. All inherited properties (attribute and association bindings) shall appear before those belonging to the derived type, and the order of properties within classes shall be preserved</w:t>
            </w:r>
            <w:r w:rsidR="00960D7B">
              <w:rPr>
                <w:sz w:val="18"/>
                <w:szCs w:val="18"/>
              </w:rPr>
              <w:t>.</w:t>
            </w:r>
          </w:p>
        </w:tc>
        <w:tc>
          <w:tcPr>
            <w:tcW w:w="354" w:type="pct"/>
            <w:noWrap/>
          </w:tcPr>
          <w:p w14:paraId="2D9AC126" w14:textId="4BC5069D" w:rsidR="00960D7B" w:rsidRPr="001B14B8" w:rsidRDefault="00960D7B" w:rsidP="006D7EF1">
            <w:pPr>
              <w:spacing w:before="60" w:after="60" w:line="240" w:lineRule="auto"/>
              <w:rPr>
                <w:sz w:val="18"/>
                <w:szCs w:val="18"/>
              </w:rPr>
            </w:pPr>
            <w:r w:rsidRPr="001B14B8">
              <w:rPr>
                <w:sz w:val="18"/>
                <w:szCs w:val="18"/>
              </w:rPr>
              <w:t>S-97</w:t>
            </w:r>
          </w:p>
        </w:tc>
        <w:tc>
          <w:tcPr>
            <w:tcW w:w="366" w:type="pct"/>
          </w:tcPr>
          <w:p w14:paraId="24F09DEF" w14:textId="2CC86BA4" w:rsidR="00960D7B" w:rsidRDefault="00960D7B" w:rsidP="00FC14D6">
            <w:pPr>
              <w:spacing w:after="0" w:line="240" w:lineRule="auto"/>
              <w:rPr>
                <w:sz w:val="18"/>
                <w:szCs w:val="18"/>
              </w:rPr>
            </w:pPr>
            <w:r>
              <w:rPr>
                <w:sz w:val="18"/>
                <w:szCs w:val="18"/>
              </w:rPr>
              <w:t>B-1</w:t>
            </w:r>
            <w:ins w:id="104" w:author="Raphael Malyankar" w:date="2026-02-02T14:48:00Z" w16du:dateUtc="2026-02-02T21:48:00Z">
              <w:r w:rsidR="00581780">
                <w:rPr>
                  <w:sz w:val="18"/>
                  <w:szCs w:val="18"/>
                </w:rPr>
                <w:t>2</w:t>
              </w:r>
            </w:ins>
            <w:del w:id="105" w:author="Raphael Malyankar" w:date="2026-02-02T14:48:00Z" w16du:dateUtc="2026-02-02T21:48:00Z">
              <w:r w:rsidDel="00581780">
                <w:rPr>
                  <w:sz w:val="18"/>
                  <w:szCs w:val="18"/>
                </w:rPr>
                <w:delText>3</w:delText>
              </w:r>
            </w:del>
            <w:r>
              <w:rPr>
                <w:sz w:val="18"/>
                <w:szCs w:val="18"/>
              </w:rPr>
              <w:t>.2</w:t>
            </w:r>
          </w:p>
        </w:tc>
        <w:tc>
          <w:tcPr>
            <w:tcW w:w="356" w:type="pct"/>
            <w:gridSpan w:val="3"/>
          </w:tcPr>
          <w:p w14:paraId="3DE7947E" w14:textId="77777777" w:rsidR="00960D7B" w:rsidRPr="008826C8" w:rsidRDefault="00960D7B" w:rsidP="006D7EF1">
            <w:pPr>
              <w:spacing w:before="60" w:after="60" w:line="240" w:lineRule="auto"/>
              <w:rPr>
                <w:sz w:val="18"/>
                <w:szCs w:val="18"/>
              </w:rPr>
            </w:pPr>
          </w:p>
        </w:tc>
        <w:tc>
          <w:tcPr>
            <w:tcW w:w="1109" w:type="pct"/>
          </w:tcPr>
          <w:p w14:paraId="7838883A" w14:textId="019E7141" w:rsidR="00960D7B" w:rsidRDefault="00960D7B" w:rsidP="006D7EF1">
            <w:pPr>
              <w:spacing w:before="60" w:after="60" w:line="240" w:lineRule="auto"/>
              <w:rPr>
                <w:sz w:val="18"/>
                <w:szCs w:val="18"/>
              </w:rPr>
            </w:pPr>
            <w:r>
              <w:rPr>
                <w:sz w:val="18"/>
                <w:szCs w:val="18"/>
              </w:rPr>
              <w:t xml:space="preserve">Amend </w:t>
            </w:r>
            <w:r w:rsidR="00F32952">
              <w:rPr>
                <w:sz w:val="18"/>
                <w:szCs w:val="18"/>
              </w:rPr>
              <w:t>GML Schema</w:t>
            </w:r>
          </w:p>
        </w:tc>
        <w:tc>
          <w:tcPr>
            <w:tcW w:w="311" w:type="pct"/>
          </w:tcPr>
          <w:p w14:paraId="2BCF0CD6" w14:textId="77777777" w:rsidR="00960D7B" w:rsidRPr="008826C8" w:rsidRDefault="00960D7B" w:rsidP="006D7EF1">
            <w:pPr>
              <w:spacing w:before="60" w:after="60" w:line="240" w:lineRule="auto"/>
              <w:rPr>
                <w:sz w:val="18"/>
                <w:szCs w:val="18"/>
              </w:rPr>
            </w:pPr>
          </w:p>
        </w:tc>
      </w:tr>
      <w:tr w:rsidR="00C37FAA" w:rsidRPr="008826C8" w14:paraId="34B5BA26" w14:textId="77777777" w:rsidTr="00180820">
        <w:trPr>
          <w:cantSplit/>
        </w:trPr>
        <w:tc>
          <w:tcPr>
            <w:tcW w:w="329" w:type="pct"/>
            <w:noWrap/>
          </w:tcPr>
          <w:p w14:paraId="03209CCE" w14:textId="25417A1D" w:rsidR="00E32764" w:rsidRPr="00872773" w:rsidRDefault="000A1349" w:rsidP="006D7EF1">
            <w:pPr>
              <w:spacing w:before="60" w:after="60" w:line="240" w:lineRule="auto"/>
              <w:rPr>
                <w:sz w:val="18"/>
                <w:szCs w:val="18"/>
              </w:rPr>
            </w:pPr>
            <w:r>
              <w:rPr>
                <w:sz w:val="18"/>
                <w:szCs w:val="18"/>
              </w:rPr>
              <w:t>97_10</w:t>
            </w:r>
            <w:r w:rsidR="005112F6">
              <w:rPr>
                <w:sz w:val="18"/>
                <w:szCs w:val="18"/>
              </w:rPr>
              <w:t>32</w:t>
            </w:r>
          </w:p>
        </w:tc>
        <w:tc>
          <w:tcPr>
            <w:tcW w:w="476" w:type="pct"/>
            <w:noWrap/>
          </w:tcPr>
          <w:p w14:paraId="152C4E33" w14:textId="583730C6" w:rsidR="00E32764" w:rsidRPr="00F447A6" w:rsidRDefault="00E32764" w:rsidP="006D7EF1">
            <w:pPr>
              <w:spacing w:before="60" w:after="60" w:line="240" w:lineRule="auto"/>
              <w:rPr>
                <w:rFonts w:cs="Arial"/>
                <w:sz w:val="18"/>
                <w:szCs w:val="18"/>
              </w:rPr>
            </w:pPr>
            <w:r w:rsidRPr="00F447A6">
              <w:rPr>
                <w:rFonts w:cs="Arial"/>
                <w:sz w:val="18"/>
                <w:szCs w:val="18"/>
              </w:rPr>
              <w:t>C</w:t>
            </w:r>
          </w:p>
        </w:tc>
        <w:tc>
          <w:tcPr>
            <w:tcW w:w="1699" w:type="pct"/>
            <w:gridSpan w:val="4"/>
          </w:tcPr>
          <w:p w14:paraId="5FC0B951" w14:textId="7F9A1010" w:rsidR="00E32764" w:rsidRPr="00E32764" w:rsidRDefault="00E32764" w:rsidP="006D7EF1">
            <w:pPr>
              <w:spacing w:before="60" w:after="60" w:line="240" w:lineRule="auto"/>
              <w:rPr>
                <w:sz w:val="18"/>
                <w:szCs w:val="18"/>
              </w:rPr>
            </w:pPr>
            <w:r w:rsidRPr="00E32764">
              <w:rPr>
                <w:sz w:val="18"/>
                <w:szCs w:val="18"/>
              </w:rPr>
              <w:t>GML products only</w:t>
            </w:r>
            <w:r>
              <w:rPr>
                <w:sz w:val="18"/>
                <w:szCs w:val="18"/>
              </w:rPr>
              <w:t xml:space="preserve">: </w:t>
            </w:r>
            <w:r w:rsidR="00915923">
              <w:rPr>
                <w:sz w:val="18"/>
                <w:szCs w:val="18"/>
              </w:rPr>
              <w:t>E</w:t>
            </w:r>
            <w:r w:rsidRPr="00E32764">
              <w:rPr>
                <w:sz w:val="18"/>
                <w:szCs w:val="18"/>
              </w:rPr>
              <w:t>numeration attributes must be structured as XML types with the XML attribute code providing the numeric code of the listed value</w:t>
            </w:r>
            <w:r>
              <w:rPr>
                <w:sz w:val="18"/>
                <w:szCs w:val="18"/>
              </w:rPr>
              <w:t>.</w:t>
            </w:r>
          </w:p>
        </w:tc>
        <w:tc>
          <w:tcPr>
            <w:tcW w:w="354" w:type="pct"/>
            <w:noWrap/>
          </w:tcPr>
          <w:p w14:paraId="7F925182" w14:textId="533A1FFC" w:rsidR="00E32764" w:rsidRPr="001B14B8" w:rsidRDefault="00E32764" w:rsidP="006D7EF1">
            <w:pPr>
              <w:spacing w:before="60" w:after="60" w:line="240" w:lineRule="auto"/>
              <w:rPr>
                <w:sz w:val="18"/>
                <w:szCs w:val="18"/>
              </w:rPr>
            </w:pPr>
            <w:r w:rsidRPr="001B14B8">
              <w:rPr>
                <w:sz w:val="18"/>
                <w:szCs w:val="18"/>
              </w:rPr>
              <w:t>S-97</w:t>
            </w:r>
          </w:p>
        </w:tc>
        <w:tc>
          <w:tcPr>
            <w:tcW w:w="366" w:type="pct"/>
          </w:tcPr>
          <w:p w14:paraId="2B4DD673" w14:textId="37B4F8D5" w:rsidR="00E32764" w:rsidRDefault="00E32764" w:rsidP="00FC14D6">
            <w:pPr>
              <w:spacing w:after="0" w:line="240" w:lineRule="auto"/>
              <w:rPr>
                <w:sz w:val="18"/>
                <w:szCs w:val="18"/>
              </w:rPr>
            </w:pPr>
            <w:r>
              <w:rPr>
                <w:sz w:val="18"/>
                <w:szCs w:val="18"/>
              </w:rPr>
              <w:t>B-1</w:t>
            </w:r>
            <w:ins w:id="106" w:author="Raphael Malyankar" w:date="2026-02-02T14:48:00Z" w16du:dateUtc="2026-02-02T21:48:00Z">
              <w:r w:rsidR="00581780">
                <w:rPr>
                  <w:sz w:val="18"/>
                  <w:szCs w:val="18"/>
                </w:rPr>
                <w:t>2</w:t>
              </w:r>
            </w:ins>
            <w:del w:id="107" w:author="Raphael Malyankar" w:date="2026-02-02T14:48:00Z" w16du:dateUtc="2026-02-02T21:48:00Z">
              <w:r w:rsidDel="00581780">
                <w:rPr>
                  <w:sz w:val="18"/>
                  <w:szCs w:val="18"/>
                </w:rPr>
                <w:delText>3</w:delText>
              </w:r>
            </w:del>
            <w:r>
              <w:rPr>
                <w:sz w:val="18"/>
                <w:szCs w:val="18"/>
              </w:rPr>
              <w:t>.3</w:t>
            </w:r>
          </w:p>
        </w:tc>
        <w:tc>
          <w:tcPr>
            <w:tcW w:w="356" w:type="pct"/>
            <w:gridSpan w:val="3"/>
          </w:tcPr>
          <w:p w14:paraId="6428B4BE" w14:textId="77777777" w:rsidR="00E32764" w:rsidRPr="008826C8" w:rsidRDefault="00E32764" w:rsidP="006D7EF1">
            <w:pPr>
              <w:spacing w:before="60" w:after="60" w:line="240" w:lineRule="auto"/>
              <w:rPr>
                <w:sz w:val="18"/>
                <w:szCs w:val="18"/>
              </w:rPr>
            </w:pPr>
          </w:p>
        </w:tc>
        <w:tc>
          <w:tcPr>
            <w:tcW w:w="1109" w:type="pct"/>
          </w:tcPr>
          <w:p w14:paraId="08AADB5B" w14:textId="39FAD254" w:rsidR="00E32764" w:rsidRDefault="005E587B" w:rsidP="006D7EF1">
            <w:pPr>
              <w:spacing w:before="60" w:after="60" w:line="240" w:lineRule="auto"/>
              <w:rPr>
                <w:sz w:val="18"/>
                <w:szCs w:val="18"/>
              </w:rPr>
            </w:pPr>
            <w:r w:rsidRPr="005E587B">
              <w:rPr>
                <w:sz w:val="18"/>
                <w:szCs w:val="18"/>
              </w:rPr>
              <w:t>Amend GML schema</w:t>
            </w:r>
          </w:p>
        </w:tc>
        <w:tc>
          <w:tcPr>
            <w:tcW w:w="311" w:type="pct"/>
          </w:tcPr>
          <w:p w14:paraId="1DADEEFA" w14:textId="77777777" w:rsidR="00E32764" w:rsidRPr="008826C8" w:rsidRDefault="00E32764" w:rsidP="006D7EF1">
            <w:pPr>
              <w:spacing w:before="60" w:after="60" w:line="240" w:lineRule="auto"/>
              <w:rPr>
                <w:sz w:val="18"/>
                <w:szCs w:val="18"/>
              </w:rPr>
            </w:pPr>
          </w:p>
        </w:tc>
      </w:tr>
      <w:tr w:rsidR="00C37FAA" w:rsidRPr="008826C8" w14:paraId="7F4F6A49" w14:textId="77777777" w:rsidTr="00180820">
        <w:trPr>
          <w:cantSplit/>
        </w:trPr>
        <w:tc>
          <w:tcPr>
            <w:tcW w:w="329" w:type="pct"/>
            <w:noWrap/>
          </w:tcPr>
          <w:p w14:paraId="13960143" w14:textId="1969BDC2" w:rsidR="000A1349" w:rsidRPr="00872773" w:rsidRDefault="000A1349" w:rsidP="000A1349">
            <w:pPr>
              <w:spacing w:before="60" w:after="60" w:line="240" w:lineRule="auto"/>
              <w:rPr>
                <w:sz w:val="18"/>
                <w:szCs w:val="18"/>
              </w:rPr>
            </w:pPr>
            <w:r w:rsidRPr="00D1397A">
              <w:rPr>
                <w:sz w:val="18"/>
                <w:szCs w:val="18"/>
              </w:rPr>
              <w:t>97_10</w:t>
            </w:r>
            <w:r w:rsidR="005112F6">
              <w:rPr>
                <w:sz w:val="18"/>
                <w:szCs w:val="18"/>
              </w:rPr>
              <w:t>33</w:t>
            </w:r>
          </w:p>
        </w:tc>
        <w:tc>
          <w:tcPr>
            <w:tcW w:w="476" w:type="pct"/>
            <w:noWrap/>
          </w:tcPr>
          <w:p w14:paraId="7CBB1DCF" w14:textId="1EC86E15" w:rsidR="000A1349" w:rsidRPr="00F447A6" w:rsidRDefault="000A1349" w:rsidP="000A1349">
            <w:pPr>
              <w:spacing w:before="60" w:after="60" w:line="240" w:lineRule="auto"/>
              <w:rPr>
                <w:rFonts w:cs="Arial"/>
                <w:sz w:val="18"/>
                <w:szCs w:val="18"/>
              </w:rPr>
            </w:pPr>
            <w:r w:rsidRPr="00F447A6">
              <w:rPr>
                <w:rFonts w:cs="Arial"/>
                <w:sz w:val="18"/>
                <w:szCs w:val="18"/>
              </w:rPr>
              <w:t>C</w:t>
            </w:r>
          </w:p>
        </w:tc>
        <w:tc>
          <w:tcPr>
            <w:tcW w:w="1699" w:type="pct"/>
            <w:gridSpan w:val="4"/>
          </w:tcPr>
          <w:p w14:paraId="3173906D" w14:textId="49B1182B" w:rsidR="000A1349" w:rsidRPr="00E32764" w:rsidRDefault="000A1349" w:rsidP="000A1349">
            <w:pPr>
              <w:spacing w:before="60" w:after="60" w:line="240" w:lineRule="auto"/>
              <w:rPr>
                <w:sz w:val="18"/>
                <w:szCs w:val="18"/>
              </w:rPr>
            </w:pPr>
            <w:r w:rsidRPr="00E32764">
              <w:rPr>
                <w:sz w:val="18"/>
                <w:szCs w:val="18"/>
              </w:rPr>
              <w:t>GML products only</w:t>
            </w:r>
            <w:r>
              <w:rPr>
                <w:sz w:val="18"/>
                <w:szCs w:val="18"/>
              </w:rPr>
              <w:t xml:space="preserve">: </w:t>
            </w:r>
            <w:r w:rsidRPr="00E32764">
              <w:rPr>
                <w:sz w:val="18"/>
                <w:szCs w:val="18"/>
              </w:rPr>
              <w:t>Codelist attributes must be structured similarly</w:t>
            </w:r>
            <w:r>
              <w:rPr>
                <w:sz w:val="18"/>
                <w:szCs w:val="18"/>
              </w:rPr>
              <w:t xml:space="preserve"> (to enumeration attributes)</w:t>
            </w:r>
            <w:r w:rsidRPr="00E32764">
              <w:rPr>
                <w:sz w:val="18"/>
                <w:szCs w:val="18"/>
              </w:rPr>
              <w:t xml:space="preserve"> but allow for appropriate “extra” values depending on the type of codelist</w:t>
            </w:r>
          </w:p>
        </w:tc>
        <w:tc>
          <w:tcPr>
            <w:tcW w:w="354" w:type="pct"/>
            <w:noWrap/>
          </w:tcPr>
          <w:p w14:paraId="397873C0" w14:textId="4A9B4C19" w:rsidR="000A1349" w:rsidRPr="001B14B8" w:rsidRDefault="000A1349" w:rsidP="000A1349">
            <w:pPr>
              <w:spacing w:before="60" w:after="60" w:line="240" w:lineRule="auto"/>
              <w:rPr>
                <w:sz w:val="18"/>
                <w:szCs w:val="18"/>
              </w:rPr>
            </w:pPr>
            <w:r w:rsidRPr="001B14B8">
              <w:rPr>
                <w:sz w:val="18"/>
                <w:szCs w:val="18"/>
              </w:rPr>
              <w:t>S-97</w:t>
            </w:r>
          </w:p>
        </w:tc>
        <w:tc>
          <w:tcPr>
            <w:tcW w:w="366" w:type="pct"/>
          </w:tcPr>
          <w:p w14:paraId="5CFD5188" w14:textId="5B431D5B" w:rsidR="000A1349" w:rsidRDefault="000A1349" w:rsidP="00FC14D6">
            <w:pPr>
              <w:spacing w:after="0" w:line="240" w:lineRule="auto"/>
              <w:rPr>
                <w:sz w:val="18"/>
                <w:szCs w:val="18"/>
              </w:rPr>
            </w:pPr>
            <w:r w:rsidRPr="00E32764">
              <w:rPr>
                <w:sz w:val="18"/>
                <w:szCs w:val="18"/>
              </w:rPr>
              <w:t>B-1</w:t>
            </w:r>
            <w:ins w:id="108" w:author="Raphael Malyankar" w:date="2026-02-02T14:48:00Z" w16du:dateUtc="2026-02-02T21:48:00Z">
              <w:r w:rsidR="00581780">
                <w:rPr>
                  <w:sz w:val="18"/>
                  <w:szCs w:val="18"/>
                </w:rPr>
                <w:t>2</w:t>
              </w:r>
            </w:ins>
            <w:del w:id="109" w:author="Raphael Malyankar" w:date="2026-02-02T14:48:00Z" w16du:dateUtc="2026-02-02T21:48:00Z">
              <w:r w:rsidRPr="00E32764" w:rsidDel="00581780">
                <w:rPr>
                  <w:sz w:val="18"/>
                  <w:szCs w:val="18"/>
                </w:rPr>
                <w:delText>3</w:delText>
              </w:r>
            </w:del>
            <w:r w:rsidRPr="00E32764">
              <w:rPr>
                <w:sz w:val="18"/>
                <w:szCs w:val="18"/>
              </w:rPr>
              <w:t>.3</w:t>
            </w:r>
          </w:p>
        </w:tc>
        <w:tc>
          <w:tcPr>
            <w:tcW w:w="356" w:type="pct"/>
            <w:gridSpan w:val="3"/>
          </w:tcPr>
          <w:p w14:paraId="7D2DC4DD" w14:textId="77777777" w:rsidR="000A1349" w:rsidRPr="008826C8" w:rsidRDefault="000A1349" w:rsidP="000A1349">
            <w:pPr>
              <w:spacing w:before="60" w:after="60" w:line="240" w:lineRule="auto"/>
              <w:rPr>
                <w:sz w:val="18"/>
                <w:szCs w:val="18"/>
              </w:rPr>
            </w:pPr>
          </w:p>
        </w:tc>
        <w:tc>
          <w:tcPr>
            <w:tcW w:w="1109" w:type="pct"/>
          </w:tcPr>
          <w:p w14:paraId="5FE65928" w14:textId="258E0A99" w:rsidR="000A1349" w:rsidRDefault="000A1349" w:rsidP="000A1349">
            <w:pPr>
              <w:spacing w:before="60" w:after="60" w:line="240" w:lineRule="auto"/>
              <w:rPr>
                <w:sz w:val="18"/>
                <w:szCs w:val="18"/>
              </w:rPr>
            </w:pPr>
            <w:r>
              <w:rPr>
                <w:sz w:val="18"/>
                <w:szCs w:val="18"/>
              </w:rPr>
              <w:t>Amend GML schema</w:t>
            </w:r>
          </w:p>
        </w:tc>
        <w:tc>
          <w:tcPr>
            <w:tcW w:w="311" w:type="pct"/>
          </w:tcPr>
          <w:p w14:paraId="22F72B93" w14:textId="77777777" w:rsidR="000A1349" w:rsidRPr="008826C8" w:rsidRDefault="000A1349" w:rsidP="000A1349">
            <w:pPr>
              <w:spacing w:before="60" w:after="60" w:line="240" w:lineRule="auto"/>
              <w:rPr>
                <w:sz w:val="18"/>
                <w:szCs w:val="18"/>
              </w:rPr>
            </w:pPr>
          </w:p>
        </w:tc>
      </w:tr>
      <w:tr w:rsidR="00C37FAA" w:rsidRPr="008826C8" w14:paraId="7622B35B" w14:textId="77777777" w:rsidTr="00180820">
        <w:trPr>
          <w:cantSplit/>
        </w:trPr>
        <w:tc>
          <w:tcPr>
            <w:tcW w:w="329" w:type="pct"/>
            <w:noWrap/>
          </w:tcPr>
          <w:p w14:paraId="1C377829" w14:textId="37A57039" w:rsidR="000A1349" w:rsidRPr="00872773" w:rsidRDefault="000A1349" w:rsidP="000A1349">
            <w:pPr>
              <w:spacing w:before="60" w:after="60" w:line="240" w:lineRule="auto"/>
              <w:rPr>
                <w:sz w:val="18"/>
                <w:szCs w:val="18"/>
              </w:rPr>
            </w:pPr>
            <w:r w:rsidRPr="00D1397A">
              <w:rPr>
                <w:sz w:val="18"/>
                <w:szCs w:val="18"/>
              </w:rPr>
              <w:t>97_10</w:t>
            </w:r>
            <w:r w:rsidR="005112F6">
              <w:rPr>
                <w:sz w:val="18"/>
                <w:szCs w:val="18"/>
              </w:rPr>
              <w:t>34</w:t>
            </w:r>
          </w:p>
        </w:tc>
        <w:tc>
          <w:tcPr>
            <w:tcW w:w="476" w:type="pct"/>
            <w:noWrap/>
          </w:tcPr>
          <w:p w14:paraId="17097804" w14:textId="337F11A0" w:rsidR="000A1349" w:rsidRPr="00F447A6" w:rsidRDefault="000A1349" w:rsidP="000A1349">
            <w:pPr>
              <w:spacing w:before="60" w:after="60" w:line="240" w:lineRule="auto"/>
              <w:rPr>
                <w:rFonts w:cs="Arial"/>
                <w:sz w:val="18"/>
                <w:szCs w:val="18"/>
              </w:rPr>
            </w:pPr>
            <w:r w:rsidRPr="00F447A6">
              <w:rPr>
                <w:rFonts w:cs="Arial"/>
                <w:sz w:val="18"/>
                <w:szCs w:val="18"/>
              </w:rPr>
              <w:t>W</w:t>
            </w:r>
          </w:p>
        </w:tc>
        <w:tc>
          <w:tcPr>
            <w:tcW w:w="1699" w:type="pct"/>
            <w:gridSpan w:val="4"/>
          </w:tcPr>
          <w:p w14:paraId="614DF0FE" w14:textId="19F42936" w:rsidR="000A1349" w:rsidRPr="00E32764" w:rsidRDefault="000A1349" w:rsidP="000A1349">
            <w:pPr>
              <w:spacing w:before="60" w:after="60" w:line="240" w:lineRule="auto"/>
              <w:rPr>
                <w:sz w:val="18"/>
                <w:szCs w:val="18"/>
              </w:rPr>
            </w:pPr>
            <w:r>
              <w:rPr>
                <w:sz w:val="18"/>
                <w:szCs w:val="18"/>
              </w:rPr>
              <w:t xml:space="preserve">GML products: The PS should </w:t>
            </w:r>
            <w:r w:rsidR="009D7F41">
              <w:rPr>
                <w:sz w:val="18"/>
                <w:szCs w:val="18"/>
              </w:rPr>
              <w:t>include</w:t>
            </w:r>
            <w:r>
              <w:rPr>
                <w:sz w:val="18"/>
                <w:szCs w:val="18"/>
              </w:rPr>
              <w:t xml:space="preserve"> pointers to OASIS XML Catalog specification as a means of managing references to S-100 schemas in datasets</w:t>
            </w:r>
          </w:p>
        </w:tc>
        <w:tc>
          <w:tcPr>
            <w:tcW w:w="354" w:type="pct"/>
            <w:noWrap/>
          </w:tcPr>
          <w:p w14:paraId="06231B51" w14:textId="4FB026EE" w:rsidR="000A1349" w:rsidRPr="001B14B8" w:rsidRDefault="000A1349" w:rsidP="000A1349">
            <w:pPr>
              <w:spacing w:before="60" w:after="60" w:line="240" w:lineRule="auto"/>
              <w:rPr>
                <w:sz w:val="18"/>
                <w:szCs w:val="18"/>
              </w:rPr>
            </w:pPr>
            <w:r w:rsidRPr="001B14B8">
              <w:rPr>
                <w:sz w:val="18"/>
                <w:szCs w:val="18"/>
              </w:rPr>
              <w:t>S-97</w:t>
            </w:r>
          </w:p>
        </w:tc>
        <w:tc>
          <w:tcPr>
            <w:tcW w:w="366" w:type="pct"/>
          </w:tcPr>
          <w:p w14:paraId="0BDB9A24" w14:textId="777DAFAC" w:rsidR="000A1349" w:rsidRPr="00E32764" w:rsidRDefault="000A1349" w:rsidP="00FC14D6">
            <w:pPr>
              <w:spacing w:after="0" w:line="240" w:lineRule="auto"/>
              <w:rPr>
                <w:sz w:val="18"/>
                <w:szCs w:val="18"/>
              </w:rPr>
            </w:pPr>
            <w:r>
              <w:rPr>
                <w:sz w:val="18"/>
                <w:szCs w:val="18"/>
              </w:rPr>
              <w:t>A-6.2.6.2.1</w:t>
            </w:r>
          </w:p>
        </w:tc>
        <w:tc>
          <w:tcPr>
            <w:tcW w:w="356" w:type="pct"/>
            <w:gridSpan w:val="3"/>
          </w:tcPr>
          <w:p w14:paraId="02B514E6" w14:textId="77777777" w:rsidR="000A1349" w:rsidRPr="008826C8" w:rsidRDefault="000A1349" w:rsidP="000A1349">
            <w:pPr>
              <w:spacing w:before="60" w:after="60" w:line="240" w:lineRule="auto"/>
              <w:rPr>
                <w:sz w:val="18"/>
                <w:szCs w:val="18"/>
              </w:rPr>
            </w:pPr>
          </w:p>
        </w:tc>
        <w:tc>
          <w:tcPr>
            <w:tcW w:w="1109" w:type="pct"/>
          </w:tcPr>
          <w:p w14:paraId="77EF6968" w14:textId="414D3371" w:rsidR="000A1349" w:rsidRDefault="000A1349" w:rsidP="009A389A">
            <w:pPr>
              <w:spacing w:before="60" w:after="60" w:line="240" w:lineRule="auto"/>
              <w:jc w:val="left"/>
              <w:rPr>
                <w:sz w:val="18"/>
                <w:szCs w:val="18"/>
              </w:rPr>
            </w:pPr>
            <w:r>
              <w:rPr>
                <w:sz w:val="18"/>
                <w:szCs w:val="18"/>
              </w:rPr>
              <w:t>Add references OASIS XML Catalog specification or alternative IHO material</w:t>
            </w:r>
          </w:p>
        </w:tc>
        <w:tc>
          <w:tcPr>
            <w:tcW w:w="311" w:type="pct"/>
          </w:tcPr>
          <w:p w14:paraId="36ABC148" w14:textId="77777777" w:rsidR="000A1349" w:rsidRPr="008826C8" w:rsidRDefault="000A1349" w:rsidP="000A1349">
            <w:pPr>
              <w:spacing w:before="60" w:after="60" w:line="240" w:lineRule="auto"/>
              <w:rPr>
                <w:sz w:val="18"/>
                <w:szCs w:val="18"/>
              </w:rPr>
            </w:pPr>
          </w:p>
        </w:tc>
      </w:tr>
      <w:tr w:rsidR="00C37FAA" w:rsidRPr="008826C8" w14:paraId="51E8B4AA" w14:textId="77777777" w:rsidTr="00180820">
        <w:trPr>
          <w:cantSplit/>
        </w:trPr>
        <w:tc>
          <w:tcPr>
            <w:tcW w:w="329" w:type="pct"/>
            <w:noWrap/>
          </w:tcPr>
          <w:p w14:paraId="7F44BDF1" w14:textId="0188253A" w:rsidR="000A1349" w:rsidRPr="00872773" w:rsidRDefault="000A1349" w:rsidP="000A1349">
            <w:pPr>
              <w:spacing w:before="60" w:after="60" w:line="240" w:lineRule="auto"/>
              <w:rPr>
                <w:sz w:val="18"/>
                <w:szCs w:val="18"/>
              </w:rPr>
            </w:pPr>
            <w:r w:rsidRPr="00D1397A">
              <w:rPr>
                <w:sz w:val="18"/>
                <w:szCs w:val="18"/>
              </w:rPr>
              <w:t>97_10</w:t>
            </w:r>
            <w:r w:rsidR="005112F6">
              <w:rPr>
                <w:sz w:val="18"/>
                <w:szCs w:val="18"/>
              </w:rPr>
              <w:t>35</w:t>
            </w:r>
          </w:p>
        </w:tc>
        <w:tc>
          <w:tcPr>
            <w:tcW w:w="476" w:type="pct"/>
            <w:noWrap/>
          </w:tcPr>
          <w:p w14:paraId="0B37B872" w14:textId="31C62CCE" w:rsidR="000A1349" w:rsidRPr="00F447A6" w:rsidRDefault="000A1349" w:rsidP="000A1349">
            <w:pPr>
              <w:spacing w:before="60" w:after="60" w:line="240" w:lineRule="auto"/>
              <w:rPr>
                <w:rFonts w:cs="Arial"/>
                <w:sz w:val="18"/>
                <w:szCs w:val="18"/>
              </w:rPr>
            </w:pPr>
            <w:r w:rsidRPr="00F447A6">
              <w:rPr>
                <w:rFonts w:cs="Arial"/>
                <w:sz w:val="18"/>
                <w:szCs w:val="18"/>
              </w:rPr>
              <w:t>W</w:t>
            </w:r>
          </w:p>
        </w:tc>
        <w:tc>
          <w:tcPr>
            <w:tcW w:w="1699" w:type="pct"/>
            <w:gridSpan w:val="4"/>
          </w:tcPr>
          <w:p w14:paraId="73ABA47C" w14:textId="2A3DD706" w:rsidR="000A1349" w:rsidRDefault="000A1349" w:rsidP="000A1349">
            <w:pPr>
              <w:spacing w:before="60" w:after="60" w:line="240" w:lineRule="auto"/>
              <w:rPr>
                <w:sz w:val="18"/>
                <w:szCs w:val="18"/>
              </w:rPr>
            </w:pPr>
            <w:r>
              <w:rPr>
                <w:sz w:val="18"/>
                <w:szCs w:val="18"/>
              </w:rPr>
              <w:t>Does the PS define naming conventions for datasets and support file compatible with S-100?</w:t>
            </w:r>
          </w:p>
        </w:tc>
        <w:tc>
          <w:tcPr>
            <w:tcW w:w="354" w:type="pct"/>
            <w:noWrap/>
          </w:tcPr>
          <w:p w14:paraId="1AD2164C" w14:textId="16EB39AE" w:rsidR="000A1349" w:rsidRPr="001B14B8" w:rsidRDefault="000A1349" w:rsidP="000A1349">
            <w:pPr>
              <w:spacing w:before="60" w:after="60" w:line="240" w:lineRule="auto"/>
              <w:rPr>
                <w:sz w:val="18"/>
                <w:szCs w:val="18"/>
              </w:rPr>
            </w:pPr>
            <w:r w:rsidRPr="001B14B8">
              <w:rPr>
                <w:sz w:val="18"/>
                <w:szCs w:val="18"/>
              </w:rPr>
              <w:t>S-97</w:t>
            </w:r>
          </w:p>
        </w:tc>
        <w:tc>
          <w:tcPr>
            <w:tcW w:w="366" w:type="pct"/>
          </w:tcPr>
          <w:p w14:paraId="08AE0ECB" w14:textId="7F0A25E8" w:rsidR="000A1349" w:rsidRDefault="000A1349" w:rsidP="00FC14D6">
            <w:pPr>
              <w:spacing w:after="0" w:line="240" w:lineRule="auto"/>
              <w:rPr>
                <w:sz w:val="18"/>
                <w:szCs w:val="18"/>
              </w:rPr>
            </w:pPr>
            <w:r>
              <w:rPr>
                <w:sz w:val="18"/>
                <w:szCs w:val="18"/>
              </w:rPr>
              <w:t>B-1</w:t>
            </w:r>
            <w:ins w:id="110" w:author="Raphael Malyankar" w:date="2026-02-02T14:49:00Z" w16du:dateUtc="2026-02-02T21:49:00Z">
              <w:r w:rsidR="00581780">
                <w:rPr>
                  <w:sz w:val="18"/>
                  <w:szCs w:val="18"/>
                </w:rPr>
                <w:t>7</w:t>
              </w:r>
            </w:ins>
            <w:del w:id="111" w:author="Raphael Malyankar" w:date="2026-02-02T14:49:00Z" w16du:dateUtc="2026-02-02T21:49:00Z">
              <w:r w:rsidDel="00581780">
                <w:rPr>
                  <w:sz w:val="18"/>
                  <w:szCs w:val="18"/>
                </w:rPr>
                <w:delText>8</w:delText>
              </w:r>
            </w:del>
            <w:r>
              <w:rPr>
                <w:sz w:val="18"/>
                <w:szCs w:val="18"/>
              </w:rPr>
              <w:t>.1.1</w:t>
            </w:r>
          </w:p>
        </w:tc>
        <w:tc>
          <w:tcPr>
            <w:tcW w:w="356" w:type="pct"/>
            <w:gridSpan w:val="3"/>
          </w:tcPr>
          <w:p w14:paraId="187A4988" w14:textId="77777777" w:rsidR="000A1349" w:rsidRPr="008826C8" w:rsidRDefault="000A1349" w:rsidP="000A1349">
            <w:pPr>
              <w:spacing w:before="60" w:after="60" w:line="240" w:lineRule="auto"/>
              <w:rPr>
                <w:sz w:val="18"/>
                <w:szCs w:val="18"/>
              </w:rPr>
            </w:pPr>
          </w:p>
        </w:tc>
        <w:tc>
          <w:tcPr>
            <w:tcW w:w="1109" w:type="pct"/>
          </w:tcPr>
          <w:p w14:paraId="26639A55" w14:textId="252F207E" w:rsidR="000A1349" w:rsidRDefault="000A1349" w:rsidP="009A389A">
            <w:pPr>
              <w:spacing w:before="60" w:after="60" w:line="240" w:lineRule="auto"/>
              <w:jc w:val="left"/>
              <w:rPr>
                <w:sz w:val="18"/>
                <w:szCs w:val="18"/>
              </w:rPr>
            </w:pPr>
            <w:r>
              <w:rPr>
                <w:sz w:val="18"/>
                <w:szCs w:val="18"/>
              </w:rPr>
              <w:t>Specify naming convention</w:t>
            </w:r>
          </w:p>
        </w:tc>
        <w:tc>
          <w:tcPr>
            <w:tcW w:w="311" w:type="pct"/>
          </w:tcPr>
          <w:p w14:paraId="562483FF" w14:textId="77777777" w:rsidR="000A1349" w:rsidRPr="008826C8" w:rsidRDefault="000A1349" w:rsidP="000A1349">
            <w:pPr>
              <w:spacing w:before="60" w:after="60" w:line="240" w:lineRule="auto"/>
              <w:rPr>
                <w:sz w:val="18"/>
                <w:szCs w:val="18"/>
              </w:rPr>
            </w:pPr>
          </w:p>
        </w:tc>
      </w:tr>
      <w:tr w:rsidR="00C37FAA" w:rsidRPr="008826C8" w14:paraId="6E20C2B8" w14:textId="77777777" w:rsidTr="00180820">
        <w:trPr>
          <w:cantSplit/>
        </w:trPr>
        <w:tc>
          <w:tcPr>
            <w:tcW w:w="329" w:type="pct"/>
            <w:noWrap/>
          </w:tcPr>
          <w:p w14:paraId="63B94423" w14:textId="71F7E1E4" w:rsidR="000A1349" w:rsidRPr="00872773" w:rsidRDefault="000A1349" w:rsidP="000A1349">
            <w:pPr>
              <w:spacing w:before="60" w:after="60" w:line="240" w:lineRule="auto"/>
              <w:rPr>
                <w:sz w:val="18"/>
                <w:szCs w:val="18"/>
              </w:rPr>
            </w:pPr>
            <w:r w:rsidRPr="00D1397A">
              <w:rPr>
                <w:sz w:val="18"/>
                <w:szCs w:val="18"/>
              </w:rPr>
              <w:t>97_10</w:t>
            </w:r>
            <w:r w:rsidR="005112F6">
              <w:rPr>
                <w:sz w:val="18"/>
                <w:szCs w:val="18"/>
              </w:rPr>
              <w:t>36</w:t>
            </w:r>
          </w:p>
        </w:tc>
        <w:tc>
          <w:tcPr>
            <w:tcW w:w="476" w:type="pct"/>
            <w:noWrap/>
          </w:tcPr>
          <w:p w14:paraId="5577E01C" w14:textId="6270D42E" w:rsidR="000A1349" w:rsidRPr="00F447A6" w:rsidRDefault="000A1349" w:rsidP="000A1349">
            <w:pPr>
              <w:spacing w:before="60" w:after="60" w:line="240" w:lineRule="auto"/>
              <w:rPr>
                <w:rFonts w:cs="Arial"/>
                <w:sz w:val="18"/>
                <w:szCs w:val="18"/>
              </w:rPr>
            </w:pPr>
            <w:r>
              <w:rPr>
                <w:rFonts w:cs="Arial"/>
                <w:sz w:val="18"/>
                <w:szCs w:val="18"/>
              </w:rPr>
              <w:t>W</w:t>
            </w:r>
          </w:p>
        </w:tc>
        <w:tc>
          <w:tcPr>
            <w:tcW w:w="1699" w:type="pct"/>
            <w:gridSpan w:val="4"/>
          </w:tcPr>
          <w:p w14:paraId="63210B5A" w14:textId="77777777" w:rsidR="000A1349" w:rsidRDefault="000A1349" w:rsidP="000A1349">
            <w:pPr>
              <w:spacing w:before="60" w:after="60" w:line="240" w:lineRule="auto"/>
              <w:rPr>
                <w:sz w:val="18"/>
                <w:szCs w:val="18"/>
              </w:rPr>
            </w:pPr>
            <w:r>
              <w:rPr>
                <w:sz w:val="18"/>
                <w:szCs w:val="18"/>
              </w:rPr>
              <w:t>Does the PS describe the structure of exchange sets, applying product-specific constraints to the structure specified in Part 17?</w:t>
            </w:r>
          </w:p>
          <w:p w14:paraId="72DD7380" w14:textId="746D6C7F" w:rsidR="000A1349" w:rsidRDefault="000A1349" w:rsidP="000A1349">
            <w:pPr>
              <w:spacing w:before="60" w:after="60" w:line="240" w:lineRule="auto"/>
              <w:rPr>
                <w:sz w:val="18"/>
                <w:szCs w:val="18"/>
              </w:rPr>
            </w:pPr>
            <w:r>
              <w:rPr>
                <w:sz w:val="18"/>
                <w:szCs w:val="18"/>
              </w:rPr>
              <w:t>(Only if the PS uses exchange sets for packaging datasets)</w:t>
            </w:r>
          </w:p>
        </w:tc>
        <w:tc>
          <w:tcPr>
            <w:tcW w:w="354" w:type="pct"/>
            <w:noWrap/>
          </w:tcPr>
          <w:p w14:paraId="34A4F3D5" w14:textId="1F299968" w:rsidR="000A1349" w:rsidRPr="001B14B8" w:rsidRDefault="000A1349" w:rsidP="000A1349">
            <w:pPr>
              <w:spacing w:before="60" w:after="60" w:line="240" w:lineRule="auto"/>
              <w:rPr>
                <w:sz w:val="18"/>
                <w:szCs w:val="18"/>
              </w:rPr>
            </w:pPr>
            <w:r w:rsidRPr="00915923">
              <w:rPr>
                <w:sz w:val="18"/>
                <w:szCs w:val="18"/>
              </w:rPr>
              <w:t>S-97</w:t>
            </w:r>
          </w:p>
        </w:tc>
        <w:tc>
          <w:tcPr>
            <w:tcW w:w="366" w:type="pct"/>
          </w:tcPr>
          <w:p w14:paraId="372AEF72" w14:textId="73C4FAE9" w:rsidR="000A1349" w:rsidRDefault="000A1349" w:rsidP="00FC14D6">
            <w:pPr>
              <w:spacing w:after="0" w:line="240" w:lineRule="auto"/>
              <w:rPr>
                <w:sz w:val="18"/>
                <w:szCs w:val="18"/>
              </w:rPr>
            </w:pPr>
            <w:r>
              <w:rPr>
                <w:sz w:val="18"/>
                <w:szCs w:val="18"/>
              </w:rPr>
              <w:t>B-1</w:t>
            </w:r>
            <w:ins w:id="112" w:author="Raphael Malyankar" w:date="2026-02-02T14:50:00Z" w16du:dateUtc="2026-02-02T21:50:00Z">
              <w:r w:rsidR="00581780">
                <w:rPr>
                  <w:sz w:val="18"/>
                  <w:szCs w:val="18"/>
                </w:rPr>
                <w:t>7</w:t>
              </w:r>
            </w:ins>
            <w:del w:id="113" w:author="Raphael Malyankar" w:date="2026-02-02T14:50:00Z" w16du:dateUtc="2026-02-02T21:50:00Z">
              <w:r w:rsidDel="00581780">
                <w:rPr>
                  <w:sz w:val="18"/>
                  <w:szCs w:val="18"/>
                </w:rPr>
                <w:delText>8</w:delText>
              </w:r>
            </w:del>
            <w:r>
              <w:rPr>
                <w:sz w:val="18"/>
                <w:szCs w:val="18"/>
              </w:rPr>
              <w:t>.1.1</w:t>
            </w:r>
          </w:p>
        </w:tc>
        <w:tc>
          <w:tcPr>
            <w:tcW w:w="356" w:type="pct"/>
            <w:gridSpan w:val="3"/>
          </w:tcPr>
          <w:p w14:paraId="0530C3AE" w14:textId="77777777" w:rsidR="000A1349" w:rsidRPr="008826C8" w:rsidRDefault="000A1349" w:rsidP="000A1349">
            <w:pPr>
              <w:spacing w:before="60" w:after="60" w:line="240" w:lineRule="auto"/>
              <w:rPr>
                <w:sz w:val="18"/>
                <w:szCs w:val="18"/>
              </w:rPr>
            </w:pPr>
          </w:p>
        </w:tc>
        <w:tc>
          <w:tcPr>
            <w:tcW w:w="1109" w:type="pct"/>
          </w:tcPr>
          <w:p w14:paraId="3ACFA6D4" w14:textId="46DDADD8" w:rsidR="000A1349" w:rsidRDefault="000A1349" w:rsidP="000A1349">
            <w:pPr>
              <w:spacing w:before="60" w:after="60" w:line="240" w:lineRule="auto"/>
              <w:rPr>
                <w:sz w:val="18"/>
                <w:szCs w:val="18"/>
              </w:rPr>
            </w:pPr>
            <w:r>
              <w:rPr>
                <w:sz w:val="18"/>
                <w:szCs w:val="18"/>
              </w:rPr>
              <w:t xml:space="preserve">Describe tailoring of Part 17 structure for this data product or </w:t>
            </w:r>
            <w:r w:rsidR="009D7F41">
              <w:rPr>
                <w:sz w:val="18"/>
                <w:szCs w:val="18"/>
              </w:rPr>
              <w:t>describe</w:t>
            </w:r>
            <w:r>
              <w:rPr>
                <w:sz w:val="18"/>
                <w:szCs w:val="18"/>
              </w:rPr>
              <w:t xml:space="preserve"> delivery and packaging by means other than exchange set.</w:t>
            </w:r>
          </w:p>
        </w:tc>
        <w:tc>
          <w:tcPr>
            <w:tcW w:w="311" w:type="pct"/>
          </w:tcPr>
          <w:p w14:paraId="4B3FEAD5" w14:textId="77777777" w:rsidR="000A1349" w:rsidRPr="008826C8" w:rsidRDefault="000A1349" w:rsidP="000A1349">
            <w:pPr>
              <w:spacing w:before="60" w:after="60" w:line="240" w:lineRule="auto"/>
              <w:rPr>
                <w:sz w:val="18"/>
                <w:szCs w:val="18"/>
              </w:rPr>
            </w:pPr>
          </w:p>
        </w:tc>
      </w:tr>
      <w:tr w:rsidR="00AB04E1" w:rsidRPr="008826C8" w14:paraId="131A6D9F" w14:textId="77777777" w:rsidTr="00180820">
        <w:trPr>
          <w:cantSplit/>
        </w:trPr>
        <w:tc>
          <w:tcPr>
            <w:tcW w:w="329" w:type="pct"/>
            <w:noWrap/>
          </w:tcPr>
          <w:p w14:paraId="09C8FC72" w14:textId="7313EC37" w:rsidR="00AB04E1" w:rsidRPr="00E624C4" w:rsidRDefault="00AB04E1" w:rsidP="00AB04E1">
            <w:pPr>
              <w:spacing w:before="60" w:after="60" w:line="240" w:lineRule="auto"/>
              <w:rPr>
                <w:sz w:val="18"/>
                <w:szCs w:val="18"/>
              </w:rPr>
            </w:pPr>
            <w:r w:rsidRPr="00D1397A">
              <w:rPr>
                <w:sz w:val="18"/>
                <w:szCs w:val="18"/>
              </w:rPr>
              <w:t>97_10</w:t>
            </w:r>
            <w:r>
              <w:rPr>
                <w:sz w:val="18"/>
                <w:szCs w:val="18"/>
              </w:rPr>
              <w:t>37</w:t>
            </w:r>
          </w:p>
        </w:tc>
        <w:tc>
          <w:tcPr>
            <w:tcW w:w="476" w:type="pct"/>
            <w:noWrap/>
          </w:tcPr>
          <w:p w14:paraId="7E896465" w14:textId="77EC1AD7" w:rsidR="00AB04E1" w:rsidRPr="00E624C4" w:rsidRDefault="00AB04E1" w:rsidP="00AB04E1">
            <w:pPr>
              <w:spacing w:before="60" w:after="60" w:line="240" w:lineRule="auto"/>
              <w:rPr>
                <w:rFonts w:cs="Arial"/>
                <w:sz w:val="18"/>
                <w:szCs w:val="18"/>
              </w:rPr>
            </w:pPr>
            <w:r w:rsidRPr="00E624C4">
              <w:rPr>
                <w:rFonts w:cs="Arial"/>
                <w:sz w:val="18"/>
                <w:szCs w:val="18"/>
              </w:rPr>
              <w:t>W</w:t>
            </w:r>
          </w:p>
        </w:tc>
        <w:tc>
          <w:tcPr>
            <w:tcW w:w="1699" w:type="pct"/>
            <w:gridSpan w:val="4"/>
          </w:tcPr>
          <w:p w14:paraId="77DD85BA" w14:textId="245CC89F" w:rsidR="00AB04E1" w:rsidRPr="00E624C4" w:rsidRDefault="00AB04E1" w:rsidP="00AB04E1">
            <w:pPr>
              <w:spacing w:before="60" w:after="60" w:line="240" w:lineRule="auto"/>
              <w:rPr>
                <w:sz w:val="18"/>
                <w:szCs w:val="18"/>
              </w:rPr>
            </w:pPr>
            <w:r w:rsidRPr="00E624C4">
              <w:rPr>
                <w:sz w:val="18"/>
                <w:szCs w:val="18"/>
              </w:rPr>
              <w:t>Does</w:t>
            </w:r>
            <w:r>
              <w:rPr>
                <w:sz w:val="18"/>
                <w:szCs w:val="18"/>
              </w:rPr>
              <w:t xml:space="preserve"> the PS define a strategy for updates, cancellations, reissues, and new datasets?</w:t>
            </w:r>
          </w:p>
        </w:tc>
        <w:tc>
          <w:tcPr>
            <w:tcW w:w="354" w:type="pct"/>
            <w:noWrap/>
          </w:tcPr>
          <w:p w14:paraId="08602756" w14:textId="77644539" w:rsidR="00AB04E1" w:rsidRPr="00E624C4" w:rsidRDefault="00AB04E1" w:rsidP="00AB04E1">
            <w:pPr>
              <w:spacing w:before="60" w:after="60" w:line="240" w:lineRule="auto"/>
              <w:rPr>
                <w:sz w:val="18"/>
                <w:szCs w:val="18"/>
              </w:rPr>
            </w:pPr>
            <w:r w:rsidRPr="00965198">
              <w:rPr>
                <w:sz w:val="18"/>
                <w:szCs w:val="18"/>
              </w:rPr>
              <w:t>S-97</w:t>
            </w:r>
          </w:p>
        </w:tc>
        <w:tc>
          <w:tcPr>
            <w:tcW w:w="366" w:type="pct"/>
          </w:tcPr>
          <w:p w14:paraId="5B5A4D32" w14:textId="77777777" w:rsidR="00FC14D6" w:rsidRDefault="00AB04E1" w:rsidP="00FC14D6">
            <w:pPr>
              <w:spacing w:after="0" w:line="240" w:lineRule="auto"/>
              <w:rPr>
                <w:ins w:id="114" w:author="Raphael Malyankar" w:date="2026-02-02T18:46:00Z" w16du:dateUtc="2026-02-03T01:46:00Z"/>
                <w:sz w:val="18"/>
                <w:szCs w:val="18"/>
              </w:rPr>
            </w:pPr>
            <w:r w:rsidRPr="009214D8">
              <w:rPr>
                <w:sz w:val="18"/>
                <w:szCs w:val="18"/>
              </w:rPr>
              <w:t>B-1</w:t>
            </w:r>
            <w:ins w:id="115" w:author="Raphael Malyankar" w:date="2026-02-02T14:50:00Z" w16du:dateUtc="2026-02-02T21:50:00Z">
              <w:r w:rsidR="00581780">
                <w:rPr>
                  <w:sz w:val="18"/>
                  <w:szCs w:val="18"/>
                </w:rPr>
                <w:t>7</w:t>
              </w:r>
            </w:ins>
            <w:del w:id="116" w:author="Raphael Malyankar" w:date="2026-02-02T14:50:00Z" w16du:dateUtc="2026-02-02T21:50:00Z">
              <w:r w:rsidRPr="009214D8" w:rsidDel="00581780">
                <w:rPr>
                  <w:sz w:val="18"/>
                  <w:szCs w:val="18"/>
                </w:rPr>
                <w:delText>8</w:delText>
              </w:r>
            </w:del>
            <w:r w:rsidRPr="009214D8">
              <w:rPr>
                <w:sz w:val="18"/>
                <w:szCs w:val="18"/>
              </w:rPr>
              <w:t>.2.</w:t>
            </w:r>
            <w:r>
              <w:rPr>
                <w:sz w:val="18"/>
                <w:szCs w:val="18"/>
              </w:rPr>
              <w:t>1,</w:t>
            </w:r>
          </w:p>
          <w:p w14:paraId="0E0CB723" w14:textId="77777777" w:rsidR="00FC14D6" w:rsidRDefault="00AB04E1" w:rsidP="00FC14D6">
            <w:pPr>
              <w:spacing w:after="0" w:line="240" w:lineRule="auto"/>
              <w:rPr>
                <w:ins w:id="117" w:author="Raphael Malyankar" w:date="2026-02-02T18:46:00Z" w16du:dateUtc="2026-02-03T01:46:00Z"/>
                <w:sz w:val="18"/>
                <w:szCs w:val="18"/>
              </w:rPr>
            </w:pPr>
            <w:del w:id="118" w:author="Raphael Malyankar" w:date="2026-02-02T18:46:00Z" w16du:dateUtc="2026-02-03T01:46:00Z">
              <w:r w:rsidDel="00FC14D6">
                <w:rPr>
                  <w:sz w:val="18"/>
                  <w:szCs w:val="18"/>
                </w:rPr>
                <w:delText xml:space="preserve"> </w:delText>
              </w:r>
            </w:del>
            <w:r>
              <w:rPr>
                <w:sz w:val="18"/>
                <w:szCs w:val="18"/>
              </w:rPr>
              <w:t>B-1</w:t>
            </w:r>
            <w:ins w:id="119" w:author="Raphael Malyankar" w:date="2026-02-02T14:50:00Z" w16du:dateUtc="2026-02-02T21:50:00Z">
              <w:r w:rsidR="00581780">
                <w:rPr>
                  <w:sz w:val="18"/>
                  <w:szCs w:val="18"/>
                </w:rPr>
                <w:t>7</w:t>
              </w:r>
            </w:ins>
            <w:del w:id="120" w:author="Raphael Malyankar" w:date="2026-02-02T14:50:00Z" w16du:dateUtc="2026-02-02T21:50:00Z">
              <w:r w:rsidDel="00581780">
                <w:rPr>
                  <w:sz w:val="18"/>
                  <w:szCs w:val="18"/>
                </w:rPr>
                <w:delText>8</w:delText>
              </w:r>
            </w:del>
            <w:r>
              <w:rPr>
                <w:sz w:val="18"/>
                <w:szCs w:val="18"/>
              </w:rPr>
              <w:t>.2.2,</w:t>
            </w:r>
          </w:p>
          <w:p w14:paraId="6BD1BDF8" w14:textId="7A3994C1" w:rsidR="00AB04E1" w:rsidRPr="00E624C4" w:rsidRDefault="00AB04E1" w:rsidP="00FC14D6">
            <w:pPr>
              <w:spacing w:after="0" w:line="240" w:lineRule="auto"/>
              <w:rPr>
                <w:sz w:val="18"/>
                <w:szCs w:val="18"/>
              </w:rPr>
            </w:pPr>
            <w:del w:id="121" w:author="Raphael Malyankar" w:date="2026-02-02T18:46:00Z" w16du:dateUtc="2026-02-03T01:46:00Z">
              <w:r w:rsidDel="00FC14D6">
                <w:rPr>
                  <w:sz w:val="18"/>
                  <w:szCs w:val="18"/>
                </w:rPr>
                <w:delText xml:space="preserve"> </w:delText>
              </w:r>
            </w:del>
            <w:r>
              <w:rPr>
                <w:sz w:val="18"/>
                <w:szCs w:val="18"/>
              </w:rPr>
              <w:t>B-1</w:t>
            </w:r>
            <w:ins w:id="122" w:author="Raphael Malyankar" w:date="2026-02-02T14:50:00Z" w16du:dateUtc="2026-02-02T21:50:00Z">
              <w:r w:rsidR="00581780">
                <w:rPr>
                  <w:sz w:val="18"/>
                  <w:szCs w:val="18"/>
                </w:rPr>
                <w:t>7</w:t>
              </w:r>
            </w:ins>
            <w:del w:id="123" w:author="Raphael Malyankar" w:date="2026-02-02T14:50:00Z" w16du:dateUtc="2026-02-02T21:50:00Z">
              <w:r w:rsidDel="00581780">
                <w:rPr>
                  <w:sz w:val="18"/>
                  <w:szCs w:val="18"/>
                </w:rPr>
                <w:delText>8</w:delText>
              </w:r>
            </w:del>
            <w:r>
              <w:rPr>
                <w:sz w:val="18"/>
                <w:szCs w:val="18"/>
              </w:rPr>
              <w:t>.2.3</w:t>
            </w:r>
          </w:p>
        </w:tc>
        <w:tc>
          <w:tcPr>
            <w:tcW w:w="356" w:type="pct"/>
            <w:gridSpan w:val="3"/>
          </w:tcPr>
          <w:p w14:paraId="6871C7FB" w14:textId="77777777" w:rsidR="00AB04E1" w:rsidRPr="00E624C4" w:rsidRDefault="00AB04E1" w:rsidP="00AB04E1">
            <w:pPr>
              <w:spacing w:before="60" w:after="60" w:line="240" w:lineRule="auto"/>
              <w:rPr>
                <w:sz w:val="18"/>
                <w:szCs w:val="18"/>
              </w:rPr>
            </w:pPr>
          </w:p>
        </w:tc>
        <w:tc>
          <w:tcPr>
            <w:tcW w:w="1109" w:type="pct"/>
          </w:tcPr>
          <w:p w14:paraId="7011CFCF" w14:textId="6233AB9E" w:rsidR="00AB04E1" w:rsidRPr="00E624C4" w:rsidRDefault="00AB04E1" w:rsidP="00AB04E1">
            <w:pPr>
              <w:spacing w:before="60" w:after="60" w:line="240" w:lineRule="auto"/>
              <w:rPr>
                <w:sz w:val="18"/>
                <w:szCs w:val="18"/>
              </w:rPr>
            </w:pPr>
            <w:r>
              <w:rPr>
                <w:sz w:val="18"/>
                <w:szCs w:val="18"/>
              </w:rPr>
              <w:t>Define strategy</w:t>
            </w:r>
          </w:p>
        </w:tc>
        <w:tc>
          <w:tcPr>
            <w:tcW w:w="311" w:type="pct"/>
          </w:tcPr>
          <w:p w14:paraId="765E1A0D" w14:textId="77777777" w:rsidR="00AB04E1" w:rsidRPr="00E624C4" w:rsidRDefault="00AB04E1" w:rsidP="00AB04E1">
            <w:pPr>
              <w:spacing w:before="60" w:after="60" w:line="240" w:lineRule="auto"/>
              <w:rPr>
                <w:sz w:val="18"/>
                <w:szCs w:val="18"/>
              </w:rPr>
            </w:pPr>
          </w:p>
        </w:tc>
      </w:tr>
      <w:tr w:rsidR="00AB04E1" w:rsidRPr="008826C8" w14:paraId="6F46FBE4" w14:textId="77777777" w:rsidTr="00180820">
        <w:trPr>
          <w:cantSplit/>
        </w:trPr>
        <w:tc>
          <w:tcPr>
            <w:tcW w:w="329" w:type="pct"/>
            <w:noWrap/>
          </w:tcPr>
          <w:p w14:paraId="60AE7ADE" w14:textId="3A30ADA8" w:rsidR="00AB04E1" w:rsidRPr="00E624C4" w:rsidRDefault="00AB04E1" w:rsidP="00AB04E1">
            <w:pPr>
              <w:spacing w:before="60" w:after="60" w:line="240" w:lineRule="auto"/>
              <w:rPr>
                <w:sz w:val="18"/>
                <w:szCs w:val="18"/>
              </w:rPr>
            </w:pPr>
            <w:r w:rsidRPr="00D1397A">
              <w:rPr>
                <w:sz w:val="18"/>
                <w:szCs w:val="18"/>
              </w:rPr>
              <w:lastRenderedPageBreak/>
              <w:t>97_10</w:t>
            </w:r>
            <w:r>
              <w:rPr>
                <w:sz w:val="18"/>
                <w:szCs w:val="18"/>
              </w:rPr>
              <w:t>38</w:t>
            </w:r>
          </w:p>
        </w:tc>
        <w:tc>
          <w:tcPr>
            <w:tcW w:w="476" w:type="pct"/>
            <w:noWrap/>
          </w:tcPr>
          <w:p w14:paraId="20AC7908" w14:textId="582A9C82" w:rsidR="00AB04E1" w:rsidRPr="00E624C4" w:rsidRDefault="00AB04E1" w:rsidP="00AB04E1">
            <w:pPr>
              <w:spacing w:before="60" w:after="60" w:line="240" w:lineRule="auto"/>
              <w:rPr>
                <w:rFonts w:cs="Arial"/>
                <w:sz w:val="18"/>
                <w:szCs w:val="18"/>
              </w:rPr>
            </w:pPr>
            <w:r>
              <w:rPr>
                <w:rFonts w:cs="Arial"/>
                <w:sz w:val="18"/>
                <w:szCs w:val="18"/>
              </w:rPr>
              <w:t>E</w:t>
            </w:r>
          </w:p>
        </w:tc>
        <w:tc>
          <w:tcPr>
            <w:tcW w:w="1699" w:type="pct"/>
            <w:gridSpan w:val="4"/>
          </w:tcPr>
          <w:p w14:paraId="13ABEE58" w14:textId="0EFE16E0" w:rsidR="00AB04E1" w:rsidRPr="00E624C4" w:rsidRDefault="00AB04E1" w:rsidP="00AB04E1">
            <w:pPr>
              <w:spacing w:before="60" w:after="60" w:line="240" w:lineRule="auto"/>
              <w:rPr>
                <w:sz w:val="18"/>
                <w:szCs w:val="18"/>
              </w:rPr>
            </w:pPr>
            <w:r>
              <w:rPr>
                <w:sz w:val="18"/>
                <w:szCs w:val="18"/>
              </w:rPr>
              <w:t>Does the PS prescribe a cancellation method, or otherwise describe when datasets should be removed (e.g., self-cancelling data, time-expired data).</w:t>
            </w:r>
          </w:p>
        </w:tc>
        <w:tc>
          <w:tcPr>
            <w:tcW w:w="354" w:type="pct"/>
            <w:noWrap/>
          </w:tcPr>
          <w:p w14:paraId="45E34F8E" w14:textId="5CC09ED5" w:rsidR="00AB04E1" w:rsidRPr="00E624C4" w:rsidRDefault="00AB04E1" w:rsidP="00AB04E1">
            <w:pPr>
              <w:spacing w:before="60" w:after="60" w:line="240" w:lineRule="auto"/>
              <w:rPr>
                <w:sz w:val="18"/>
                <w:szCs w:val="18"/>
              </w:rPr>
            </w:pPr>
            <w:r w:rsidRPr="00965198">
              <w:rPr>
                <w:sz w:val="18"/>
                <w:szCs w:val="18"/>
              </w:rPr>
              <w:t>S-97</w:t>
            </w:r>
          </w:p>
        </w:tc>
        <w:tc>
          <w:tcPr>
            <w:tcW w:w="366" w:type="pct"/>
          </w:tcPr>
          <w:p w14:paraId="5C1B57CD" w14:textId="77777777" w:rsidR="00FC14D6" w:rsidRDefault="00AB04E1" w:rsidP="00FC14D6">
            <w:pPr>
              <w:spacing w:after="0" w:line="240" w:lineRule="auto"/>
              <w:rPr>
                <w:ins w:id="124" w:author="Raphael Malyankar" w:date="2026-02-02T18:46:00Z" w16du:dateUtc="2026-02-03T01:46:00Z"/>
                <w:sz w:val="18"/>
                <w:szCs w:val="18"/>
              </w:rPr>
            </w:pPr>
            <w:r w:rsidRPr="009214D8">
              <w:rPr>
                <w:sz w:val="18"/>
                <w:szCs w:val="18"/>
              </w:rPr>
              <w:t>B-1</w:t>
            </w:r>
            <w:ins w:id="125" w:author="Raphael Malyankar" w:date="2026-02-02T14:51:00Z" w16du:dateUtc="2026-02-02T21:51:00Z">
              <w:r w:rsidR="00581780">
                <w:rPr>
                  <w:sz w:val="18"/>
                  <w:szCs w:val="18"/>
                </w:rPr>
                <w:t>7</w:t>
              </w:r>
            </w:ins>
            <w:del w:id="126" w:author="Raphael Malyankar" w:date="2026-02-02T14:51:00Z" w16du:dateUtc="2026-02-02T21:51:00Z">
              <w:r w:rsidRPr="009214D8" w:rsidDel="00581780">
                <w:rPr>
                  <w:sz w:val="18"/>
                  <w:szCs w:val="18"/>
                </w:rPr>
                <w:delText>8</w:delText>
              </w:r>
            </w:del>
            <w:r w:rsidRPr="009214D8">
              <w:rPr>
                <w:sz w:val="18"/>
                <w:szCs w:val="18"/>
              </w:rPr>
              <w:t>.2.</w:t>
            </w:r>
            <w:r>
              <w:rPr>
                <w:sz w:val="18"/>
                <w:szCs w:val="18"/>
              </w:rPr>
              <w:t>1,</w:t>
            </w:r>
          </w:p>
          <w:p w14:paraId="2A3B0D3F" w14:textId="77777777" w:rsidR="00FC14D6" w:rsidRDefault="00AB04E1" w:rsidP="00FC14D6">
            <w:pPr>
              <w:spacing w:after="0" w:line="240" w:lineRule="auto"/>
              <w:rPr>
                <w:ins w:id="127" w:author="Raphael Malyankar" w:date="2026-02-02T18:46:00Z" w16du:dateUtc="2026-02-03T01:46:00Z"/>
                <w:sz w:val="18"/>
                <w:szCs w:val="18"/>
              </w:rPr>
            </w:pPr>
            <w:del w:id="128" w:author="Raphael Malyankar" w:date="2026-02-02T18:46:00Z" w16du:dateUtc="2026-02-03T01:46:00Z">
              <w:r w:rsidDel="00FC14D6">
                <w:rPr>
                  <w:sz w:val="18"/>
                  <w:szCs w:val="18"/>
                </w:rPr>
                <w:delText xml:space="preserve"> </w:delText>
              </w:r>
            </w:del>
            <w:r>
              <w:rPr>
                <w:sz w:val="18"/>
                <w:szCs w:val="18"/>
              </w:rPr>
              <w:t>B-1</w:t>
            </w:r>
            <w:ins w:id="129" w:author="Raphael Malyankar" w:date="2026-02-02T14:51:00Z" w16du:dateUtc="2026-02-02T21:51:00Z">
              <w:r w:rsidR="00581780">
                <w:rPr>
                  <w:sz w:val="18"/>
                  <w:szCs w:val="18"/>
                </w:rPr>
                <w:t>7</w:t>
              </w:r>
            </w:ins>
            <w:del w:id="130" w:author="Raphael Malyankar" w:date="2026-02-02T14:51:00Z" w16du:dateUtc="2026-02-02T21:51:00Z">
              <w:r w:rsidDel="00581780">
                <w:rPr>
                  <w:sz w:val="18"/>
                  <w:szCs w:val="18"/>
                </w:rPr>
                <w:delText>8</w:delText>
              </w:r>
            </w:del>
            <w:r>
              <w:rPr>
                <w:sz w:val="18"/>
                <w:szCs w:val="18"/>
              </w:rPr>
              <w:t>.2.2,</w:t>
            </w:r>
          </w:p>
          <w:p w14:paraId="3C6FCD28" w14:textId="1873B6DD" w:rsidR="00AB04E1" w:rsidRDefault="00AB04E1" w:rsidP="00FC14D6">
            <w:pPr>
              <w:spacing w:after="0" w:line="240" w:lineRule="auto"/>
              <w:rPr>
                <w:sz w:val="18"/>
                <w:szCs w:val="18"/>
              </w:rPr>
            </w:pPr>
            <w:del w:id="131" w:author="Raphael Malyankar" w:date="2026-02-02T18:46:00Z" w16du:dateUtc="2026-02-03T01:46:00Z">
              <w:r w:rsidDel="00FC14D6">
                <w:rPr>
                  <w:sz w:val="18"/>
                  <w:szCs w:val="18"/>
                </w:rPr>
                <w:delText xml:space="preserve"> </w:delText>
              </w:r>
            </w:del>
            <w:r>
              <w:rPr>
                <w:sz w:val="18"/>
                <w:szCs w:val="18"/>
              </w:rPr>
              <w:t>B-1</w:t>
            </w:r>
            <w:ins w:id="132" w:author="Raphael Malyankar" w:date="2026-02-02T14:51:00Z" w16du:dateUtc="2026-02-02T21:51:00Z">
              <w:r w:rsidR="00581780">
                <w:rPr>
                  <w:sz w:val="18"/>
                  <w:szCs w:val="18"/>
                </w:rPr>
                <w:t>7</w:t>
              </w:r>
            </w:ins>
            <w:del w:id="133" w:author="Raphael Malyankar" w:date="2026-02-02T14:51:00Z" w16du:dateUtc="2026-02-02T21:51:00Z">
              <w:r w:rsidDel="00581780">
                <w:rPr>
                  <w:sz w:val="18"/>
                  <w:szCs w:val="18"/>
                </w:rPr>
                <w:delText>8</w:delText>
              </w:r>
            </w:del>
            <w:r>
              <w:rPr>
                <w:sz w:val="18"/>
                <w:szCs w:val="18"/>
              </w:rPr>
              <w:t>.2.3</w:t>
            </w:r>
          </w:p>
        </w:tc>
        <w:tc>
          <w:tcPr>
            <w:tcW w:w="356" w:type="pct"/>
            <w:gridSpan w:val="3"/>
          </w:tcPr>
          <w:p w14:paraId="281E57D1" w14:textId="77777777" w:rsidR="00AB04E1" w:rsidRPr="00E624C4" w:rsidRDefault="00AB04E1" w:rsidP="00AB04E1">
            <w:pPr>
              <w:spacing w:before="60" w:after="60" w:line="240" w:lineRule="auto"/>
              <w:rPr>
                <w:sz w:val="18"/>
                <w:szCs w:val="18"/>
              </w:rPr>
            </w:pPr>
          </w:p>
        </w:tc>
        <w:tc>
          <w:tcPr>
            <w:tcW w:w="1109" w:type="pct"/>
          </w:tcPr>
          <w:p w14:paraId="2F1BB010" w14:textId="3B0C1108" w:rsidR="00AB04E1" w:rsidRPr="00E624C4" w:rsidRDefault="00AB04E1" w:rsidP="00AB04E1">
            <w:pPr>
              <w:spacing w:before="60" w:after="60" w:line="240" w:lineRule="auto"/>
              <w:rPr>
                <w:sz w:val="18"/>
                <w:szCs w:val="18"/>
              </w:rPr>
            </w:pPr>
            <w:r>
              <w:rPr>
                <w:sz w:val="18"/>
                <w:szCs w:val="18"/>
              </w:rPr>
              <w:t>Define cancellation method or state that datasets are self-cancelling (describe how they self-cancel or expire)</w:t>
            </w:r>
          </w:p>
        </w:tc>
        <w:tc>
          <w:tcPr>
            <w:tcW w:w="311" w:type="pct"/>
          </w:tcPr>
          <w:p w14:paraId="543E260F" w14:textId="77777777" w:rsidR="00AB04E1" w:rsidRPr="00E624C4" w:rsidRDefault="00AB04E1" w:rsidP="00AB04E1">
            <w:pPr>
              <w:spacing w:before="60" w:after="60" w:line="240" w:lineRule="auto"/>
              <w:rPr>
                <w:sz w:val="18"/>
                <w:szCs w:val="18"/>
              </w:rPr>
            </w:pPr>
          </w:p>
        </w:tc>
      </w:tr>
      <w:tr w:rsidR="00AB04E1" w:rsidRPr="008826C8" w14:paraId="1BB441C0" w14:textId="77777777" w:rsidTr="00180820">
        <w:trPr>
          <w:cantSplit/>
        </w:trPr>
        <w:tc>
          <w:tcPr>
            <w:tcW w:w="329" w:type="pct"/>
            <w:noWrap/>
          </w:tcPr>
          <w:p w14:paraId="2DDEA442" w14:textId="4DE1F60E" w:rsidR="00AB04E1" w:rsidRPr="00E624C4" w:rsidRDefault="00AB04E1" w:rsidP="00AB04E1">
            <w:pPr>
              <w:spacing w:before="60" w:after="60" w:line="240" w:lineRule="auto"/>
              <w:rPr>
                <w:sz w:val="18"/>
                <w:szCs w:val="18"/>
              </w:rPr>
            </w:pPr>
            <w:r w:rsidRPr="00D1397A">
              <w:rPr>
                <w:sz w:val="18"/>
                <w:szCs w:val="18"/>
              </w:rPr>
              <w:t>97_10</w:t>
            </w:r>
            <w:r>
              <w:rPr>
                <w:sz w:val="18"/>
                <w:szCs w:val="18"/>
              </w:rPr>
              <w:t>39</w:t>
            </w:r>
          </w:p>
        </w:tc>
        <w:tc>
          <w:tcPr>
            <w:tcW w:w="476" w:type="pct"/>
            <w:noWrap/>
          </w:tcPr>
          <w:p w14:paraId="51505603" w14:textId="40BDC394" w:rsidR="00AB04E1" w:rsidRDefault="00AB04E1" w:rsidP="00AB04E1">
            <w:pPr>
              <w:spacing w:before="60" w:after="60" w:line="240" w:lineRule="auto"/>
              <w:rPr>
                <w:rFonts w:cs="Arial"/>
                <w:sz w:val="18"/>
                <w:szCs w:val="18"/>
              </w:rPr>
            </w:pPr>
            <w:r>
              <w:rPr>
                <w:rFonts w:cs="Arial"/>
                <w:sz w:val="18"/>
                <w:szCs w:val="18"/>
              </w:rPr>
              <w:t>E</w:t>
            </w:r>
          </w:p>
        </w:tc>
        <w:tc>
          <w:tcPr>
            <w:tcW w:w="1699" w:type="pct"/>
            <w:gridSpan w:val="4"/>
          </w:tcPr>
          <w:p w14:paraId="1200895C" w14:textId="489786B9" w:rsidR="00AB04E1" w:rsidRDefault="00AB04E1" w:rsidP="00AB04E1">
            <w:pPr>
              <w:spacing w:before="60" w:after="60" w:line="240" w:lineRule="auto"/>
              <w:rPr>
                <w:sz w:val="18"/>
                <w:szCs w:val="18"/>
              </w:rPr>
            </w:pPr>
            <w:r>
              <w:rPr>
                <w:sz w:val="18"/>
                <w:szCs w:val="18"/>
              </w:rPr>
              <w:t xml:space="preserve">For time series datasets only (forecasts, predictions, etc.): Does the PS describe whether and how the product should use </w:t>
            </w:r>
            <w:r w:rsidRPr="00E624C4">
              <w:rPr>
                <w:i/>
                <w:iCs/>
                <w:sz w:val="18"/>
                <w:szCs w:val="18"/>
              </w:rPr>
              <w:t>temporalExtent</w:t>
            </w:r>
            <w:r>
              <w:rPr>
                <w:sz w:val="18"/>
                <w:szCs w:val="18"/>
              </w:rPr>
              <w:t xml:space="preserve"> and </w:t>
            </w:r>
            <w:r w:rsidRPr="00E624C4">
              <w:rPr>
                <w:i/>
                <w:iCs/>
                <w:sz w:val="18"/>
                <w:szCs w:val="18"/>
              </w:rPr>
              <w:t>resourceMaintenance</w:t>
            </w:r>
            <w:r>
              <w:rPr>
                <w:sz w:val="18"/>
                <w:szCs w:val="18"/>
              </w:rPr>
              <w:t xml:space="preserve"> attributes in discovery metadata?</w:t>
            </w:r>
          </w:p>
        </w:tc>
        <w:tc>
          <w:tcPr>
            <w:tcW w:w="354" w:type="pct"/>
            <w:noWrap/>
          </w:tcPr>
          <w:p w14:paraId="39A240D9" w14:textId="649A266C" w:rsidR="00AB04E1" w:rsidRPr="00E624C4" w:rsidRDefault="00AB04E1" w:rsidP="00AB04E1">
            <w:pPr>
              <w:spacing w:before="60" w:after="60" w:line="240" w:lineRule="auto"/>
              <w:rPr>
                <w:sz w:val="18"/>
                <w:szCs w:val="18"/>
              </w:rPr>
            </w:pPr>
            <w:r w:rsidRPr="00965198">
              <w:rPr>
                <w:sz w:val="18"/>
                <w:szCs w:val="18"/>
              </w:rPr>
              <w:t>S-97</w:t>
            </w:r>
          </w:p>
        </w:tc>
        <w:tc>
          <w:tcPr>
            <w:tcW w:w="366" w:type="pct"/>
          </w:tcPr>
          <w:p w14:paraId="5A509B24" w14:textId="77777777" w:rsidR="00FC14D6" w:rsidRDefault="00AB04E1" w:rsidP="00FC14D6">
            <w:pPr>
              <w:spacing w:after="0" w:line="240" w:lineRule="auto"/>
              <w:rPr>
                <w:ins w:id="134" w:author="Raphael Malyankar" w:date="2026-02-02T18:46:00Z" w16du:dateUtc="2026-02-03T01:46:00Z"/>
                <w:sz w:val="18"/>
                <w:szCs w:val="18"/>
              </w:rPr>
            </w:pPr>
            <w:r>
              <w:rPr>
                <w:sz w:val="18"/>
                <w:szCs w:val="18"/>
              </w:rPr>
              <w:t>B-1</w:t>
            </w:r>
            <w:ins w:id="135" w:author="Raphael Malyankar" w:date="2026-02-02T14:51:00Z" w16du:dateUtc="2026-02-02T21:51:00Z">
              <w:r w:rsidR="00581780">
                <w:rPr>
                  <w:sz w:val="18"/>
                  <w:szCs w:val="18"/>
                </w:rPr>
                <w:t>7</w:t>
              </w:r>
            </w:ins>
            <w:del w:id="136" w:author="Raphael Malyankar" w:date="2026-02-02T14:51:00Z" w16du:dateUtc="2026-02-02T21:51:00Z">
              <w:r w:rsidDel="00581780">
                <w:rPr>
                  <w:sz w:val="18"/>
                  <w:szCs w:val="18"/>
                </w:rPr>
                <w:delText>8</w:delText>
              </w:r>
            </w:del>
            <w:r>
              <w:rPr>
                <w:sz w:val="18"/>
                <w:szCs w:val="18"/>
              </w:rPr>
              <w:t>.2.4,</w:t>
            </w:r>
          </w:p>
          <w:p w14:paraId="209EA80A" w14:textId="0C9F6775" w:rsidR="00AB04E1" w:rsidRDefault="00AB04E1" w:rsidP="00FC14D6">
            <w:pPr>
              <w:spacing w:after="0" w:line="240" w:lineRule="auto"/>
              <w:rPr>
                <w:sz w:val="18"/>
                <w:szCs w:val="18"/>
              </w:rPr>
            </w:pPr>
            <w:del w:id="137" w:author="Raphael Malyankar" w:date="2026-02-02T18:46:00Z" w16du:dateUtc="2026-02-03T01:46:00Z">
              <w:r w:rsidDel="00FC14D6">
                <w:rPr>
                  <w:sz w:val="18"/>
                  <w:szCs w:val="18"/>
                </w:rPr>
                <w:delText xml:space="preserve"> </w:delText>
              </w:r>
            </w:del>
            <w:r>
              <w:rPr>
                <w:sz w:val="18"/>
                <w:szCs w:val="18"/>
              </w:rPr>
              <w:t>B-1</w:t>
            </w:r>
            <w:ins w:id="138" w:author="Raphael Malyankar" w:date="2026-02-02T14:51:00Z" w16du:dateUtc="2026-02-02T21:51:00Z">
              <w:r w:rsidR="00581780">
                <w:rPr>
                  <w:sz w:val="18"/>
                  <w:szCs w:val="18"/>
                </w:rPr>
                <w:t>7</w:t>
              </w:r>
            </w:ins>
            <w:del w:id="139" w:author="Raphael Malyankar" w:date="2026-02-02T14:51:00Z" w16du:dateUtc="2026-02-02T21:51:00Z">
              <w:r w:rsidDel="00581780">
                <w:rPr>
                  <w:sz w:val="18"/>
                  <w:szCs w:val="18"/>
                </w:rPr>
                <w:delText>8</w:delText>
              </w:r>
            </w:del>
            <w:r>
              <w:rPr>
                <w:sz w:val="18"/>
                <w:szCs w:val="18"/>
              </w:rPr>
              <w:t>.2.4</w:t>
            </w:r>
          </w:p>
        </w:tc>
        <w:tc>
          <w:tcPr>
            <w:tcW w:w="356" w:type="pct"/>
            <w:gridSpan w:val="3"/>
          </w:tcPr>
          <w:p w14:paraId="01A14DFF" w14:textId="77777777" w:rsidR="00AB04E1" w:rsidRPr="00E624C4" w:rsidRDefault="00AB04E1" w:rsidP="00AB04E1">
            <w:pPr>
              <w:spacing w:before="60" w:after="60" w:line="240" w:lineRule="auto"/>
              <w:rPr>
                <w:sz w:val="18"/>
                <w:szCs w:val="18"/>
              </w:rPr>
            </w:pPr>
          </w:p>
        </w:tc>
        <w:tc>
          <w:tcPr>
            <w:tcW w:w="1109" w:type="pct"/>
          </w:tcPr>
          <w:p w14:paraId="2439D241" w14:textId="0A879C70" w:rsidR="00AB04E1" w:rsidRPr="00E624C4" w:rsidRDefault="00AB04E1" w:rsidP="00AB04E1">
            <w:pPr>
              <w:spacing w:before="60" w:after="60" w:line="240" w:lineRule="auto"/>
              <w:rPr>
                <w:sz w:val="18"/>
                <w:szCs w:val="18"/>
              </w:rPr>
            </w:pPr>
            <w:r>
              <w:rPr>
                <w:sz w:val="18"/>
                <w:szCs w:val="18"/>
              </w:rPr>
              <w:t>Add description or constraints for temporalExtent and resourceMaintenance (may be in the form of a statement of non-use, constraints in Remarks of discovery metadata, etc.)</w:t>
            </w:r>
          </w:p>
        </w:tc>
        <w:tc>
          <w:tcPr>
            <w:tcW w:w="311" w:type="pct"/>
          </w:tcPr>
          <w:p w14:paraId="5943DE4E" w14:textId="77777777" w:rsidR="00AB04E1" w:rsidRPr="00E624C4" w:rsidRDefault="00AB04E1" w:rsidP="00AB04E1">
            <w:pPr>
              <w:spacing w:before="60" w:after="60" w:line="240" w:lineRule="auto"/>
              <w:rPr>
                <w:sz w:val="18"/>
                <w:szCs w:val="18"/>
              </w:rPr>
            </w:pPr>
          </w:p>
        </w:tc>
      </w:tr>
      <w:tr w:rsidR="00AB04E1" w:rsidRPr="008826C8" w14:paraId="41B437EB" w14:textId="77777777" w:rsidTr="00180820">
        <w:trPr>
          <w:cantSplit/>
        </w:trPr>
        <w:tc>
          <w:tcPr>
            <w:tcW w:w="329" w:type="pct"/>
            <w:noWrap/>
          </w:tcPr>
          <w:p w14:paraId="30BB0214" w14:textId="2DDF7FC0" w:rsidR="00AB04E1" w:rsidRPr="00E624C4" w:rsidRDefault="00AB04E1" w:rsidP="00AB04E1">
            <w:pPr>
              <w:spacing w:before="60" w:after="60" w:line="240" w:lineRule="auto"/>
              <w:rPr>
                <w:sz w:val="18"/>
                <w:szCs w:val="18"/>
              </w:rPr>
            </w:pPr>
            <w:r w:rsidRPr="001E20BB">
              <w:rPr>
                <w:sz w:val="18"/>
                <w:szCs w:val="18"/>
              </w:rPr>
              <w:t>97_10</w:t>
            </w:r>
            <w:r>
              <w:rPr>
                <w:sz w:val="18"/>
                <w:szCs w:val="18"/>
              </w:rPr>
              <w:t>40</w:t>
            </w:r>
          </w:p>
        </w:tc>
        <w:tc>
          <w:tcPr>
            <w:tcW w:w="476" w:type="pct"/>
            <w:noWrap/>
          </w:tcPr>
          <w:p w14:paraId="114B768F" w14:textId="14314200" w:rsidR="00AB04E1" w:rsidRDefault="00AB04E1" w:rsidP="00AB04E1">
            <w:pPr>
              <w:spacing w:before="60" w:after="60" w:line="240" w:lineRule="auto"/>
              <w:rPr>
                <w:rFonts w:cs="Arial"/>
                <w:sz w:val="18"/>
                <w:szCs w:val="18"/>
              </w:rPr>
            </w:pPr>
            <w:r>
              <w:rPr>
                <w:rFonts w:cs="Arial"/>
                <w:sz w:val="18"/>
                <w:szCs w:val="18"/>
              </w:rPr>
              <w:t>W</w:t>
            </w:r>
          </w:p>
        </w:tc>
        <w:tc>
          <w:tcPr>
            <w:tcW w:w="1699" w:type="pct"/>
            <w:gridSpan w:val="4"/>
          </w:tcPr>
          <w:p w14:paraId="171015C2" w14:textId="7DF46DBA" w:rsidR="00AB04E1" w:rsidRDefault="00AB04E1" w:rsidP="00AB04E1">
            <w:pPr>
              <w:spacing w:before="60" w:after="60" w:line="240" w:lineRule="auto"/>
              <w:rPr>
                <w:sz w:val="18"/>
                <w:szCs w:val="18"/>
              </w:rPr>
            </w:pPr>
            <w:r>
              <w:rPr>
                <w:sz w:val="18"/>
                <w:szCs w:val="18"/>
              </w:rPr>
              <w:t>Does the PS describe how support files are delivered and managed?</w:t>
            </w:r>
          </w:p>
        </w:tc>
        <w:tc>
          <w:tcPr>
            <w:tcW w:w="354" w:type="pct"/>
            <w:noWrap/>
          </w:tcPr>
          <w:p w14:paraId="5F1F63BB" w14:textId="330D2051"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5241D5DF" w14:textId="5841DBF2" w:rsidR="00AB04E1" w:rsidRDefault="00AB04E1" w:rsidP="00FC14D6">
            <w:pPr>
              <w:spacing w:after="0" w:line="240" w:lineRule="auto"/>
              <w:rPr>
                <w:sz w:val="18"/>
                <w:szCs w:val="18"/>
              </w:rPr>
            </w:pPr>
            <w:r>
              <w:rPr>
                <w:sz w:val="18"/>
                <w:szCs w:val="18"/>
              </w:rPr>
              <w:t>B-1</w:t>
            </w:r>
            <w:ins w:id="140" w:author="Raphael Malyankar" w:date="2026-02-02T14:51:00Z" w16du:dateUtc="2026-02-02T21:51:00Z">
              <w:r w:rsidR="00581780">
                <w:rPr>
                  <w:sz w:val="18"/>
                  <w:szCs w:val="18"/>
                </w:rPr>
                <w:t>7</w:t>
              </w:r>
            </w:ins>
            <w:del w:id="141" w:author="Raphael Malyankar" w:date="2026-02-02T14:51:00Z" w16du:dateUtc="2026-02-02T21:51:00Z">
              <w:r w:rsidDel="00581780">
                <w:rPr>
                  <w:sz w:val="18"/>
                  <w:szCs w:val="18"/>
                </w:rPr>
                <w:delText>8</w:delText>
              </w:r>
            </w:del>
            <w:r>
              <w:rPr>
                <w:sz w:val="18"/>
                <w:szCs w:val="18"/>
              </w:rPr>
              <w:t>.3</w:t>
            </w:r>
          </w:p>
        </w:tc>
        <w:tc>
          <w:tcPr>
            <w:tcW w:w="356" w:type="pct"/>
            <w:gridSpan w:val="3"/>
          </w:tcPr>
          <w:p w14:paraId="42B6BD27" w14:textId="77777777" w:rsidR="00AB04E1" w:rsidRPr="00E624C4" w:rsidRDefault="00AB04E1" w:rsidP="00AB04E1">
            <w:pPr>
              <w:spacing w:before="60" w:after="60" w:line="240" w:lineRule="auto"/>
              <w:rPr>
                <w:sz w:val="18"/>
                <w:szCs w:val="18"/>
              </w:rPr>
            </w:pPr>
          </w:p>
        </w:tc>
        <w:tc>
          <w:tcPr>
            <w:tcW w:w="1109" w:type="pct"/>
          </w:tcPr>
          <w:p w14:paraId="778365A5" w14:textId="4DF31579" w:rsidR="00AB04E1" w:rsidRPr="00E624C4" w:rsidRDefault="00AB04E1" w:rsidP="00AB04E1">
            <w:pPr>
              <w:spacing w:before="60" w:after="60" w:line="240" w:lineRule="auto"/>
              <w:rPr>
                <w:sz w:val="18"/>
                <w:szCs w:val="18"/>
              </w:rPr>
            </w:pPr>
            <w:r>
              <w:rPr>
                <w:sz w:val="18"/>
                <w:szCs w:val="18"/>
              </w:rPr>
              <w:t>Amend PS; align DCEG with PS if DCEG also addresses support files.</w:t>
            </w:r>
          </w:p>
        </w:tc>
        <w:tc>
          <w:tcPr>
            <w:tcW w:w="311" w:type="pct"/>
          </w:tcPr>
          <w:p w14:paraId="06DF5B0A" w14:textId="77777777" w:rsidR="00AB04E1" w:rsidRPr="00E624C4" w:rsidRDefault="00AB04E1" w:rsidP="00AB04E1">
            <w:pPr>
              <w:spacing w:before="60" w:after="60" w:line="240" w:lineRule="auto"/>
              <w:rPr>
                <w:sz w:val="18"/>
                <w:szCs w:val="18"/>
              </w:rPr>
            </w:pPr>
          </w:p>
        </w:tc>
      </w:tr>
      <w:tr w:rsidR="00AB04E1" w:rsidRPr="008826C8" w14:paraId="34D25E93" w14:textId="77777777" w:rsidTr="00180820">
        <w:trPr>
          <w:cantSplit/>
        </w:trPr>
        <w:tc>
          <w:tcPr>
            <w:tcW w:w="329" w:type="pct"/>
            <w:noWrap/>
          </w:tcPr>
          <w:p w14:paraId="610FE2C0" w14:textId="69B013D7" w:rsidR="00AB04E1" w:rsidRPr="00E624C4" w:rsidRDefault="00AB04E1" w:rsidP="00AB04E1">
            <w:pPr>
              <w:spacing w:before="60" w:after="60" w:line="240" w:lineRule="auto"/>
              <w:rPr>
                <w:sz w:val="18"/>
                <w:szCs w:val="18"/>
              </w:rPr>
            </w:pPr>
            <w:r w:rsidRPr="001E20BB">
              <w:rPr>
                <w:sz w:val="18"/>
                <w:szCs w:val="18"/>
              </w:rPr>
              <w:t>97_10</w:t>
            </w:r>
            <w:r>
              <w:rPr>
                <w:sz w:val="18"/>
                <w:szCs w:val="18"/>
              </w:rPr>
              <w:t>41</w:t>
            </w:r>
          </w:p>
        </w:tc>
        <w:tc>
          <w:tcPr>
            <w:tcW w:w="476" w:type="pct"/>
            <w:noWrap/>
          </w:tcPr>
          <w:p w14:paraId="397ADBE8" w14:textId="5F1A6F6B" w:rsidR="00AB04E1" w:rsidRDefault="00AB04E1" w:rsidP="00AB04E1">
            <w:pPr>
              <w:spacing w:before="60" w:after="60" w:line="240" w:lineRule="auto"/>
              <w:rPr>
                <w:rFonts w:cs="Arial"/>
                <w:sz w:val="18"/>
                <w:szCs w:val="18"/>
              </w:rPr>
            </w:pPr>
            <w:r>
              <w:rPr>
                <w:rFonts w:cs="Arial"/>
                <w:sz w:val="18"/>
                <w:szCs w:val="18"/>
              </w:rPr>
              <w:t>W</w:t>
            </w:r>
          </w:p>
        </w:tc>
        <w:tc>
          <w:tcPr>
            <w:tcW w:w="1699" w:type="pct"/>
            <w:gridSpan w:val="4"/>
          </w:tcPr>
          <w:p w14:paraId="39532C4C" w14:textId="4DEED97D" w:rsidR="00AB04E1" w:rsidRDefault="00AB04E1" w:rsidP="00AB04E1">
            <w:pPr>
              <w:spacing w:before="60" w:after="60" w:line="240" w:lineRule="auto"/>
              <w:rPr>
                <w:sz w:val="18"/>
                <w:szCs w:val="18"/>
              </w:rPr>
            </w:pPr>
            <w:r>
              <w:rPr>
                <w:sz w:val="18"/>
                <w:szCs w:val="18"/>
              </w:rPr>
              <w:t>Does the PS describe how feature and portrayal catalogues are delivered?</w:t>
            </w:r>
          </w:p>
        </w:tc>
        <w:tc>
          <w:tcPr>
            <w:tcW w:w="354" w:type="pct"/>
            <w:noWrap/>
          </w:tcPr>
          <w:p w14:paraId="46D7315B" w14:textId="199DA523"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488D506B" w14:textId="606996FC" w:rsidR="00AB04E1" w:rsidRDefault="00AB04E1" w:rsidP="00FC14D6">
            <w:pPr>
              <w:spacing w:after="0" w:line="240" w:lineRule="auto"/>
              <w:rPr>
                <w:sz w:val="18"/>
                <w:szCs w:val="18"/>
              </w:rPr>
            </w:pPr>
            <w:r>
              <w:rPr>
                <w:sz w:val="18"/>
                <w:szCs w:val="18"/>
              </w:rPr>
              <w:t>B-1</w:t>
            </w:r>
            <w:ins w:id="142" w:author="Raphael Malyankar" w:date="2026-02-02T14:51:00Z" w16du:dateUtc="2026-02-02T21:51:00Z">
              <w:r w:rsidR="00581780">
                <w:rPr>
                  <w:sz w:val="18"/>
                  <w:szCs w:val="18"/>
                </w:rPr>
                <w:t>7</w:t>
              </w:r>
            </w:ins>
            <w:del w:id="143" w:author="Raphael Malyankar" w:date="2026-02-02T14:51:00Z" w16du:dateUtc="2026-02-02T21:51:00Z">
              <w:r w:rsidDel="00581780">
                <w:rPr>
                  <w:sz w:val="18"/>
                  <w:szCs w:val="18"/>
                </w:rPr>
                <w:delText>8</w:delText>
              </w:r>
            </w:del>
            <w:r>
              <w:rPr>
                <w:sz w:val="18"/>
                <w:szCs w:val="18"/>
              </w:rPr>
              <w:t>.3</w:t>
            </w:r>
          </w:p>
        </w:tc>
        <w:tc>
          <w:tcPr>
            <w:tcW w:w="356" w:type="pct"/>
            <w:gridSpan w:val="3"/>
          </w:tcPr>
          <w:p w14:paraId="7052E2F9" w14:textId="77777777" w:rsidR="00AB04E1" w:rsidRPr="00E624C4" w:rsidRDefault="00AB04E1" w:rsidP="00AB04E1">
            <w:pPr>
              <w:spacing w:before="60" w:after="60" w:line="240" w:lineRule="auto"/>
              <w:rPr>
                <w:sz w:val="18"/>
                <w:szCs w:val="18"/>
              </w:rPr>
            </w:pPr>
          </w:p>
        </w:tc>
        <w:tc>
          <w:tcPr>
            <w:tcW w:w="1109" w:type="pct"/>
          </w:tcPr>
          <w:p w14:paraId="36DA5CF3" w14:textId="7461597A" w:rsidR="00AB04E1" w:rsidRPr="00E624C4" w:rsidRDefault="00AB04E1" w:rsidP="00AB04E1">
            <w:pPr>
              <w:spacing w:before="60" w:after="60" w:line="240" w:lineRule="auto"/>
              <w:rPr>
                <w:sz w:val="18"/>
                <w:szCs w:val="18"/>
              </w:rPr>
            </w:pPr>
            <w:r>
              <w:rPr>
                <w:sz w:val="18"/>
                <w:szCs w:val="18"/>
              </w:rPr>
              <w:t>Amend PS</w:t>
            </w:r>
          </w:p>
        </w:tc>
        <w:tc>
          <w:tcPr>
            <w:tcW w:w="311" w:type="pct"/>
          </w:tcPr>
          <w:p w14:paraId="722C9EBB" w14:textId="77777777" w:rsidR="00AB04E1" w:rsidRPr="00E624C4" w:rsidRDefault="00AB04E1" w:rsidP="00AB04E1">
            <w:pPr>
              <w:spacing w:before="60" w:after="60" w:line="240" w:lineRule="auto"/>
              <w:rPr>
                <w:sz w:val="18"/>
                <w:szCs w:val="18"/>
              </w:rPr>
            </w:pPr>
          </w:p>
        </w:tc>
      </w:tr>
      <w:tr w:rsidR="00AB04E1" w:rsidRPr="008826C8" w14:paraId="68C52AF2" w14:textId="77777777" w:rsidTr="00180820">
        <w:trPr>
          <w:cantSplit/>
        </w:trPr>
        <w:tc>
          <w:tcPr>
            <w:tcW w:w="329" w:type="pct"/>
            <w:noWrap/>
          </w:tcPr>
          <w:p w14:paraId="548A65CB" w14:textId="551682A6" w:rsidR="00AB04E1" w:rsidRPr="00E624C4" w:rsidRDefault="00AB04E1" w:rsidP="00AB04E1">
            <w:pPr>
              <w:spacing w:before="60" w:after="60" w:line="240" w:lineRule="auto"/>
              <w:rPr>
                <w:sz w:val="18"/>
                <w:szCs w:val="18"/>
              </w:rPr>
            </w:pPr>
            <w:r w:rsidRPr="001E20BB">
              <w:rPr>
                <w:sz w:val="18"/>
                <w:szCs w:val="18"/>
              </w:rPr>
              <w:t>97_10</w:t>
            </w:r>
            <w:r>
              <w:rPr>
                <w:sz w:val="18"/>
                <w:szCs w:val="18"/>
              </w:rPr>
              <w:t>42</w:t>
            </w:r>
          </w:p>
        </w:tc>
        <w:tc>
          <w:tcPr>
            <w:tcW w:w="476" w:type="pct"/>
            <w:noWrap/>
          </w:tcPr>
          <w:p w14:paraId="5C7005F2" w14:textId="26933AFA" w:rsidR="00AB04E1" w:rsidRDefault="00AB04E1" w:rsidP="00AB04E1">
            <w:pPr>
              <w:spacing w:before="60" w:after="60" w:line="240" w:lineRule="auto"/>
              <w:rPr>
                <w:rFonts w:cs="Arial"/>
                <w:sz w:val="18"/>
                <w:szCs w:val="18"/>
              </w:rPr>
            </w:pPr>
            <w:r>
              <w:rPr>
                <w:rFonts w:cs="Arial"/>
                <w:sz w:val="18"/>
                <w:szCs w:val="18"/>
              </w:rPr>
              <w:t>E</w:t>
            </w:r>
          </w:p>
        </w:tc>
        <w:tc>
          <w:tcPr>
            <w:tcW w:w="1699" w:type="pct"/>
            <w:gridSpan w:val="4"/>
          </w:tcPr>
          <w:p w14:paraId="50243C0D" w14:textId="395D68F4" w:rsidR="00AB04E1" w:rsidRDefault="00AB04E1" w:rsidP="00AB04E1">
            <w:pPr>
              <w:spacing w:before="60" w:after="60" w:line="240" w:lineRule="auto"/>
              <w:rPr>
                <w:sz w:val="18"/>
                <w:szCs w:val="18"/>
              </w:rPr>
            </w:pPr>
            <w:r>
              <w:rPr>
                <w:sz w:val="18"/>
                <w:szCs w:val="18"/>
              </w:rPr>
              <w:t>Do the validation checks in S-158:1XX describe all the following:</w:t>
            </w:r>
          </w:p>
          <w:p w14:paraId="0EA7C47C" w14:textId="47A6DB42" w:rsidR="00AB04E1" w:rsidRPr="002B4AAA" w:rsidRDefault="00AB04E1" w:rsidP="00AB04E1">
            <w:pPr>
              <w:pStyle w:val="ListParagraph"/>
              <w:numPr>
                <w:ilvl w:val="0"/>
                <w:numId w:val="65"/>
              </w:numPr>
              <w:spacing w:before="60" w:after="60" w:line="240" w:lineRule="auto"/>
              <w:rPr>
                <w:sz w:val="18"/>
                <w:szCs w:val="18"/>
              </w:rPr>
            </w:pPr>
            <w:r w:rsidRPr="002B4AAA">
              <w:rPr>
                <w:sz w:val="18"/>
                <w:szCs w:val="18"/>
              </w:rPr>
              <w:t>Which S-100 level checks from S-158:100 apply to the data product.</w:t>
            </w:r>
          </w:p>
          <w:p w14:paraId="776FB026" w14:textId="67363C1B" w:rsidR="00AB04E1" w:rsidRPr="002B4AAA" w:rsidRDefault="00AB04E1" w:rsidP="00AB04E1">
            <w:pPr>
              <w:pStyle w:val="ListParagraph"/>
              <w:numPr>
                <w:ilvl w:val="0"/>
                <w:numId w:val="65"/>
              </w:numPr>
              <w:spacing w:before="60" w:after="60" w:line="240" w:lineRule="auto"/>
              <w:rPr>
                <w:sz w:val="18"/>
                <w:szCs w:val="18"/>
              </w:rPr>
            </w:pPr>
            <w:r w:rsidRPr="002B4AAA">
              <w:rPr>
                <w:sz w:val="18"/>
                <w:szCs w:val="18"/>
              </w:rPr>
              <w:t>Product-specific validation checks for datasets.</w:t>
            </w:r>
          </w:p>
          <w:p w14:paraId="67EFE794" w14:textId="08B73C2B" w:rsidR="00AB04E1" w:rsidRPr="002B4AAA" w:rsidRDefault="00AB04E1" w:rsidP="00AB04E1">
            <w:pPr>
              <w:pStyle w:val="ListParagraph"/>
              <w:numPr>
                <w:ilvl w:val="0"/>
                <w:numId w:val="65"/>
              </w:numPr>
              <w:spacing w:before="60" w:after="60" w:line="240" w:lineRule="auto"/>
              <w:rPr>
                <w:sz w:val="18"/>
                <w:szCs w:val="18"/>
              </w:rPr>
            </w:pPr>
            <w:r w:rsidRPr="002B4AAA">
              <w:rPr>
                <w:sz w:val="18"/>
                <w:szCs w:val="18"/>
              </w:rPr>
              <w:t>Product-specific validation checks for support files (if applicable)</w:t>
            </w:r>
          </w:p>
          <w:p w14:paraId="50A0EFA7" w14:textId="4C8BE003" w:rsidR="00AB04E1" w:rsidRPr="002B4AAA" w:rsidRDefault="00AB04E1" w:rsidP="00AB04E1">
            <w:pPr>
              <w:pStyle w:val="ListParagraph"/>
              <w:numPr>
                <w:ilvl w:val="0"/>
                <w:numId w:val="65"/>
              </w:numPr>
              <w:spacing w:before="60" w:after="60" w:line="240" w:lineRule="auto"/>
              <w:rPr>
                <w:sz w:val="18"/>
                <w:szCs w:val="18"/>
              </w:rPr>
            </w:pPr>
            <w:r w:rsidRPr="002B4AAA">
              <w:rPr>
                <w:sz w:val="18"/>
                <w:szCs w:val="18"/>
              </w:rPr>
              <w:t>Product-specific validation checks for exchange sets (if applicable).</w:t>
            </w:r>
          </w:p>
        </w:tc>
        <w:tc>
          <w:tcPr>
            <w:tcW w:w="354" w:type="pct"/>
            <w:noWrap/>
          </w:tcPr>
          <w:p w14:paraId="4916B23C" w14:textId="4FD4DDCC"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06C0761A" w14:textId="4DB20A5E" w:rsidR="00AB04E1" w:rsidRDefault="00AB04E1" w:rsidP="00FC14D6">
            <w:pPr>
              <w:spacing w:after="0" w:line="240" w:lineRule="auto"/>
              <w:rPr>
                <w:sz w:val="18"/>
                <w:szCs w:val="18"/>
              </w:rPr>
            </w:pPr>
            <w:r>
              <w:rPr>
                <w:sz w:val="18"/>
                <w:szCs w:val="18"/>
              </w:rPr>
              <w:t>B-1</w:t>
            </w:r>
            <w:ins w:id="144" w:author="Raphael Malyankar" w:date="2026-02-02T14:52:00Z" w16du:dateUtc="2026-02-02T21:52:00Z">
              <w:r w:rsidR="00581780">
                <w:rPr>
                  <w:sz w:val="18"/>
                  <w:szCs w:val="18"/>
                </w:rPr>
                <w:t>8</w:t>
              </w:r>
            </w:ins>
            <w:del w:id="145" w:author="Raphael Malyankar" w:date="2026-02-02T14:51:00Z" w16du:dateUtc="2026-02-02T21:51:00Z">
              <w:r w:rsidDel="00581780">
                <w:rPr>
                  <w:sz w:val="18"/>
                  <w:szCs w:val="18"/>
                </w:rPr>
                <w:delText>9</w:delText>
              </w:r>
            </w:del>
            <w:r>
              <w:rPr>
                <w:sz w:val="18"/>
                <w:szCs w:val="18"/>
              </w:rPr>
              <w:t>.2</w:t>
            </w:r>
          </w:p>
        </w:tc>
        <w:tc>
          <w:tcPr>
            <w:tcW w:w="356" w:type="pct"/>
            <w:gridSpan w:val="3"/>
          </w:tcPr>
          <w:p w14:paraId="207F6FCE" w14:textId="77777777" w:rsidR="00AB04E1" w:rsidRPr="00E624C4" w:rsidRDefault="00AB04E1" w:rsidP="00AB04E1">
            <w:pPr>
              <w:spacing w:before="60" w:after="60" w:line="240" w:lineRule="auto"/>
              <w:rPr>
                <w:sz w:val="18"/>
                <w:szCs w:val="18"/>
              </w:rPr>
            </w:pPr>
          </w:p>
        </w:tc>
        <w:tc>
          <w:tcPr>
            <w:tcW w:w="1109" w:type="pct"/>
          </w:tcPr>
          <w:p w14:paraId="53F0F9B1" w14:textId="3899664B" w:rsidR="00AB04E1" w:rsidRPr="00E624C4" w:rsidRDefault="00AB04E1" w:rsidP="00AB04E1">
            <w:pPr>
              <w:spacing w:before="60" w:after="60" w:line="240" w:lineRule="auto"/>
              <w:rPr>
                <w:sz w:val="18"/>
                <w:szCs w:val="18"/>
              </w:rPr>
            </w:pPr>
            <w:r>
              <w:rPr>
                <w:sz w:val="18"/>
                <w:szCs w:val="18"/>
              </w:rPr>
              <w:t>Amend S-158:1XX</w:t>
            </w:r>
          </w:p>
        </w:tc>
        <w:tc>
          <w:tcPr>
            <w:tcW w:w="311" w:type="pct"/>
          </w:tcPr>
          <w:p w14:paraId="5EA7DC8E" w14:textId="77777777" w:rsidR="00AB04E1" w:rsidRPr="00E624C4" w:rsidRDefault="00AB04E1" w:rsidP="00AB04E1">
            <w:pPr>
              <w:spacing w:before="60" w:after="60" w:line="240" w:lineRule="auto"/>
              <w:rPr>
                <w:sz w:val="18"/>
                <w:szCs w:val="18"/>
              </w:rPr>
            </w:pPr>
          </w:p>
        </w:tc>
      </w:tr>
      <w:tr w:rsidR="00AB04E1" w:rsidRPr="008826C8" w14:paraId="040AA0BC" w14:textId="77777777" w:rsidTr="00180820">
        <w:trPr>
          <w:cantSplit/>
        </w:trPr>
        <w:tc>
          <w:tcPr>
            <w:tcW w:w="329" w:type="pct"/>
            <w:noWrap/>
          </w:tcPr>
          <w:p w14:paraId="63CAAE45" w14:textId="7DE62BA4" w:rsidR="00AB04E1" w:rsidRPr="00E624C4" w:rsidRDefault="00AB04E1" w:rsidP="00AB04E1">
            <w:pPr>
              <w:spacing w:before="60" w:after="60" w:line="240" w:lineRule="auto"/>
              <w:rPr>
                <w:sz w:val="18"/>
                <w:szCs w:val="18"/>
              </w:rPr>
            </w:pPr>
            <w:r w:rsidRPr="001E20BB">
              <w:rPr>
                <w:sz w:val="18"/>
                <w:szCs w:val="18"/>
              </w:rPr>
              <w:t>97_10</w:t>
            </w:r>
            <w:r>
              <w:rPr>
                <w:sz w:val="18"/>
                <w:szCs w:val="18"/>
              </w:rPr>
              <w:t>43</w:t>
            </w:r>
          </w:p>
        </w:tc>
        <w:tc>
          <w:tcPr>
            <w:tcW w:w="476" w:type="pct"/>
            <w:noWrap/>
          </w:tcPr>
          <w:p w14:paraId="718C7AE9" w14:textId="78A8DD0D" w:rsidR="00AB04E1" w:rsidRDefault="00AB04E1" w:rsidP="00AB04E1">
            <w:pPr>
              <w:spacing w:before="60" w:after="60" w:line="240" w:lineRule="auto"/>
              <w:rPr>
                <w:rFonts w:cs="Arial"/>
                <w:sz w:val="18"/>
                <w:szCs w:val="18"/>
              </w:rPr>
            </w:pPr>
            <w:r>
              <w:rPr>
                <w:rFonts w:cs="Arial"/>
                <w:sz w:val="18"/>
                <w:szCs w:val="18"/>
              </w:rPr>
              <w:t>W</w:t>
            </w:r>
          </w:p>
        </w:tc>
        <w:tc>
          <w:tcPr>
            <w:tcW w:w="1699" w:type="pct"/>
            <w:gridSpan w:val="4"/>
          </w:tcPr>
          <w:p w14:paraId="3554386D" w14:textId="1E6D4E3B" w:rsidR="00AB04E1" w:rsidRDefault="00AB04E1" w:rsidP="00AB04E1">
            <w:pPr>
              <w:spacing w:before="60" w:after="60" w:line="240" w:lineRule="auto"/>
              <w:rPr>
                <w:sz w:val="18"/>
                <w:szCs w:val="18"/>
              </w:rPr>
            </w:pPr>
            <w:r>
              <w:rPr>
                <w:sz w:val="18"/>
                <w:szCs w:val="18"/>
              </w:rPr>
              <w:t>Do the PS and DCEG describe the use of the interoperabilityIdentifer attribute in the product or include a statement of non-use?</w:t>
            </w:r>
          </w:p>
        </w:tc>
        <w:tc>
          <w:tcPr>
            <w:tcW w:w="354" w:type="pct"/>
            <w:noWrap/>
          </w:tcPr>
          <w:p w14:paraId="7B058A21" w14:textId="344DA9C9"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1E9120B5" w14:textId="66A958F7" w:rsidR="00AB04E1" w:rsidRDefault="00DC008C" w:rsidP="00FC14D6">
            <w:pPr>
              <w:spacing w:after="0" w:line="240" w:lineRule="auto"/>
              <w:rPr>
                <w:sz w:val="18"/>
                <w:szCs w:val="18"/>
              </w:rPr>
            </w:pPr>
            <w:ins w:id="146" w:author="Raphael Malyankar" w:date="2026-02-02T14:55:00Z" w16du:dateUtc="2026-02-02T21:55:00Z">
              <w:r>
                <w:rPr>
                  <w:sz w:val="18"/>
                  <w:szCs w:val="18"/>
                </w:rPr>
                <w:t xml:space="preserve">A-6.2.22, </w:t>
              </w:r>
            </w:ins>
            <w:r w:rsidR="00AB04E1">
              <w:rPr>
                <w:sz w:val="18"/>
                <w:szCs w:val="18"/>
              </w:rPr>
              <w:t>B-</w:t>
            </w:r>
            <w:ins w:id="147" w:author="Raphael Malyankar" w:date="2026-02-02T14:55:00Z" w16du:dateUtc="2026-02-02T21:55:00Z">
              <w:r>
                <w:rPr>
                  <w:sz w:val="18"/>
                  <w:szCs w:val="18"/>
                </w:rPr>
                <w:t>6.2 (6)</w:t>
              </w:r>
            </w:ins>
            <w:del w:id="148" w:author="Raphael Malyankar" w:date="2026-02-02T14:52:00Z" w16du:dateUtc="2026-02-02T21:52:00Z">
              <w:r w:rsidR="00AB04E1" w:rsidDel="00581780">
                <w:rPr>
                  <w:sz w:val="18"/>
                  <w:szCs w:val="18"/>
                </w:rPr>
                <w:delText>20</w:delText>
              </w:r>
            </w:del>
          </w:p>
        </w:tc>
        <w:tc>
          <w:tcPr>
            <w:tcW w:w="356" w:type="pct"/>
            <w:gridSpan w:val="3"/>
          </w:tcPr>
          <w:p w14:paraId="40A07806" w14:textId="77777777" w:rsidR="00AB04E1" w:rsidRPr="00E624C4" w:rsidRDefault="00AB04E1" w:rsidP="00AB04E1">
            <w:pPr>
              <w:spacing w:before="60" w:after="60" w:line="240" w:lineRule="auto"/>
              <w:rPr>
                <w:sz w:val="18"/>
                <w:szCs w:val="18"/>
              </w:rPr>
            </w:pPr>
          </w:p>
        </w:tc>
        <w:tc>
          <w:tcPr>
            <w:tcW w:w="1109" w:type="pct"/>
          </w:tcPr>
          <w:p w14:paraId="672967D4" w14:textId="58062062" w:rsidR="00AB04E1" w:rsidRPr="00E624C4" w:rsidRDefault="00AB04E1" w:rsidP="00AB04E1">
            <w:pPr>
              <w:spacing w:before="60" w:after="60" w:line="240" w:lineRule="auto"/>
              <w:rPr>
                <w:sz w:val="18"/>
                <w:szCs w:val="18"/>
              </w:rPr>
            </w:pPr>
            <w:r>
              <w:rPr>
                <w:sz w:val="18"/>
                <w:szCs w:val="18"/>
              </w:rPr>
              <w:t>Describe use of interoperabilityIdentifier in the data product or add a statement of non-use</w:t>
            </w:r>
          </w:p>
        </w:tc>
        <w:tc>
          <w:tcPr>
            <w:tcW w:w="311" w:type="pct"/>
          </w:tcPr>
          <w:p w14:paraId="3A810E33" w14:textId="77777777" w:rsidR="00AB04E1" w:rsidRPr="00E624C4" w:rsidRDefault="00AB04E1" w:rsidP="00AB04E1">
            <w:pPr>
              <w:spacing w:before="60" w:after="60" w:line="240" w:lineRule="auto"/>
              <w:rPr>
                <w:sz w:val="18"/>
                <w:szCs w:val="18"/>
              </w:rPr>
            </w:pPr>
          </w:p>
        </w:tc>
      </w:tr>
      <w:tr w:rsidR="00AB04E1" w:rsidRPr="008826C8" w14:paraId="65697E24" w14:textId="77777777" w:rsidTr="00180820">
        <w:trPr>
          <w:cantSplit/>
        </w:trPr>
        <w:tc>
          <w:tcPr>
            <w:tcW w:w="329" w:type="pct"/>
            <w:noWrap/>
          </w:tcPr>
          <w:p w14:paraId="2C9D13E0" w14:textId="68FFEA0E" w:rsidR="00AB04E1" w:rsidRPr="00E624C4" w:rsidRDefault="00AB04E1" w:rsidP="00AB04E1">
            <w:pPr>
              <w:spacing w:before="60" w:after="60" w:line="240" w:lineRule="auto"/>
              <w:rPr>
                <w:sz w:val="18"/>
                <w:szCs w:val="18"/>
              </w:rPr>
            </w:pPr>
            <w:r w:rsidRPr="001E20BB">
              <w:rPr>
                <w:sz w:val="18"/>
                <w:szCs w:val="18"/>
              </w:rPr>
              <w:lastRenderedPageBreak/>
              <w:t>97_10</w:t>
            </w:r>
            <w:r>
              <w:rPr>
                <w:sz w:val="18"/>
                <w:szCs w:val="18"/>
              </w:rPr>
              <w:t>44</w:t>
            </w:r>
          </w:p>
        </w:tc>
        <w:tc>
          <w:tcPr>
            <w:tcW w:w="476" w:type="pct"/>
            <w:noWrap/>
          </w:tcPr>
          <w:p w14:paraId="2110464D" w14:textId="2E2AA83B" w:rsidR="00AB04E1" w:rsidRDefault="00AB04E1" w:rsidP="00AB04E1">
            <w:pPr>
              <w:spacing w:before="60" w:after="60" w:line="240" w:lineRule="auto"/>
              <w:rPr>
                <w:rFonts w:cs="Arial"/>
                <w:sz w:val="18"/>
                <w:szCs w:val="18"/>
              </w:rPr>
            </w:pPr>
            <w:r>
              <w:rPr>
                <w:rFonts w:cs="Arial"/>
                <w:sz w:val="18"/>
                <w:szCs w:val="18"/>
              </w:rPr>
              <w:t>W</w:t>
            </w:r>
          </w:p>
        </w:tc>
        <w:tc>
          <w:tcPr>
            <w:tcW w:w="1699" w:type="pct"/>
            <w:gridSpan w:val="4"/>
          </w:tcPr>
          <w:p w14:paraId="0865CE38" w14:textId="09CFB407" w:rsidR="00AB04E1" w:rsidRDefault="00AB04E1" w:rsidP="00AB04E1">
            <w:pPr>
              <w:spacing w:before="60" w:after="60" w:line="240" w:lineRule="auto"/>
              <w:rPr>
                <w:sz w:val="18"/>
                <w:szCs w:val="18"/>
              </w:rPr>
            </w:pPr>
            <w:r>
              <w:rPr>
                <w:sz w:val="18"/>
                <w:szCs w:val="18"/>
              </w:rPr>
              <w:t>Does the sample dataset contain at least one instance of each feature, meta-feature, and information type in the Application Schema?</w:t>
            </w:r>
          </w:p>
        </w:tc>
        <w:tc>
          <w:tcPr>
            <w:tcW w:w="354" w:type="pct"/>
            <w:noWrap/>
          </w:tcPr>
          <w:p w14:paraId="44A4F071" w14:textId="22775339"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06A8FE70" w14:textId="0E767FDD" w:rsidR="00AB04E1" w:rsidRDefault="00AB04E1" w:rsidP="00FC14D6">
            <w:pPr>
              <w:spacing w:after="0" w:line="240" w:lineRule="auto"/>
              <w:rPr>
                <w:sz w:val="18"/>
                <w:szCs w:val="18"/>
              </w:rPr>
            </w:pPr>
            <w:r>
              <w:rPr>
                <w:sz w:val="18"/>
                <w:szCs w:val="18"/>
              </w:rPr>
              <w:t>B-2</w:t>
            </w:r>
            <w:ins w:id="149" w:author="Raphael Malyankar" w:date="2026-02-02T14:52:00Z" w16du:dateUtc="2026-02-02T21:52:00Z">
              <w:r w:rsidR="00581780">
                <w:rPr>
                  <w:sz w:val="18"/>
                  <w:szCs w:val="18"/>
                </w:rPr>
                <w:t>0</w:t>
              </w:r>
            </w:ins>
            <w:del w:id="150" w:author="Raphael Malyankar" w:date="2026-02-02T14:52:00Z" w16du:dateUtc="2026-02-02T21:52:00Z">
              <w:r w:rsidDel="00581780">
                <w:rPr>
                  <w:sz w:val="18"/>
                  <w:szCs w:val="18"/>
                </w:rPr>
                <w:delText>1</w:delText>
              </w:r>
            </w:del>
          </w:p>
        </w:tc>
        <w:tc>
          <w:tcPr>
            <w:tcW w:w="356" w:type="pct"/>
            <w:gridSpan w:val="3"/>
          </w:tcPr>
          <w:p w14:paraId="1C35CAEF" w14:textId="77777777" w:rsidR="00AB04E1" w:rsidRPr="00E624C4" w:rsidRDefault="00AB04E1" w:rsidP="00AB04E1">
            <w:pPr>
              <w:spacing w:before="60" w:after="60" w:line="240" w:lineRule="auto"/>
              <w:rPr>
                <w:sz w:val="18"/>
                <w:szCs w:val="18"/>
              </w:rPr>
            </w:pPr>
          </w:p>
        </w:tc>
        <w:tc>
          <w:tcPr>
            <w:tcW w:w="1109" w:type="pct"/>
          </w:tcPr>
          <w:p w14:paraId="56B6E7CC" w14:textId="79398184" w:rsidR="00AB04E1" w:rsidRDefault="00AB04E1" w:rsidP="00AB04E1">
            <w:pPr>
              <w:spacing w:before="60" w:after="60" w:line="240" w:lineRule="auto"/>
              <w:rPr>
                <w:sz w:val="18"/>
                <w:szCs w:val="18"/>
              </w:rPr>
            </w:pPr>
            <w:r>
              <w:rPr>
                <w:sz w:val="18"/>
                <w:szCs w:val="18"/>
              </w:rPr>
              <w:t>Amend sample dataset</w:t>
            </w:r>
          </w:p>
        </w:tc>
        <w:tc>
          <w:tcPr>
            <w:tcW w:w="311" w:type="pct"/>
          </w:tcPr>
          <w:p w14:paraId="41E7670F" w14:textId="77777777" w:rsidR="00AB04E1" w:rsidRPr="00E624C4" w:rsidRDefault="00AB04E1" w:rsidP="00AB04E1">
            <w:pPr>
              <w:spacing w:before="60" w:after="60" w:line="240" w:lineRule="auto"/>
              <w:rPr>
                <w:sz w:val="18"/>
                <w:szCs w:val="18"/>
              </w:rPr>
            </w:pPr>
          </w:p>
        </w:tc>
      </w:tr>
      <w:tr w:rsidR="00AB04E1" w:rsidRPr="008826C8" w14:paraId="062483DA" w14:textId="77777777" w:rsidTr="00180820">
        <w:trPr>
          <w:cantSplit/>
        </w:trPr>
        <w:tc>
          <w:tcPr>
            <w:tcW w:w="329" w:type="pct"/>
            <w:noWrap/>
          </w:tcPr>
          <w:p w14:paraId="5A67871F" w14:textId="218B0AA0" w:rsidR="00AB04E1" w:rsidRPr="00E624C4" w:rsidRDefault="00AB04E1" w:rsidP="00AB04E1">
            <w:pPr>
              <w:spacing w:before="60" w:after="60" w:line="240" w:lineRule="auto"/>
              <w:rPr>
                <w:sz w:val="18"/>
                <w:szCs w:val="18"/>
              </w:rPr>
            </w:pPr>
            <w:r w:rsidRPr="001E20BB">
              <w:rPr>
                <w:sz w:val="18"/>
                <w:szCs w:val="18"/>
              </w:rPr>
              <w:t>97_10</w:t>
            </w:r>
            <w:r>
              <w:rPr>
                <w:sz w:val="18"/>
                <w:szCs w:val="18"/>
              </w:rPr>
              <w:t>45</w:t>
            </w:r>
          </w:p>
        </w:tc>
        <w:tc>
          <w:tcPr>
            <w:tcW w:w="476" w:type="pct"/>
            <w:noWrap/>
          </w:tcPr>
          <w:p w14:paraId="50B78FA5" w14:textId="2ED13A16" w:rsidR="00AB04E1" w:rsidRDefault="00AB04E1" w:rsidP="00AB04E1">
            <w:pPr>
              <w:spacing w:before="60" w:after="60" w:line="240" w:lineRule="auto"/>
              <w:rPr>
                <w:rFonts w:cs="Arial"/>
                <w:sz w:val="18"/>
                <w:szCs w:val="18"/>
              </w:rPr>
            </w:pPr>
            <w:r>
              <w:rPr>
                <w:rFonts w:cs="Arial"/>
                <w:sz w:val="18"/>
                <w:szCs w:val="18"/>
              </w:rPr>
              <w:t>C</w:t>
            </w:r>
          </w:p>
        </w:tc>
        <w:tc>
          <w:tcPr>
            <w:tcW w:w="1699" w:type="pct"/>
            <w:gridSpan w:val="4"/>
          </w:tcPr>
          <w:p w14:paraId="2D0E8F8C" w14:textId="57B5CAB2" w:rsidR="00AB04E1" w:rsidRDefault="00AB04E1" w:rsidP="00AB04E1">
            <w:pPr>
              <w:spacing w:before="60" w:after="60" w:line="240" w:lineRule="auto"/>
              <w:rPr>
                <w:sz w:val="18"/>
                <w:szCs w:val="18"/>
              </w:rPr>
            </w:pPr>
            <w:r>
              <w:rPr>
                <w:sz w:val="18"/>
                <w:szCs w:val="18"/>
              </w:rPr>
              <w:t>Has an S-number been formally assigned to the data product?</w:t>
            </w:r>
          </w:p>
        </w:tc>
        <w:tc>
          <w:tcPr>
            <w:tcW w:w="354" w:type="pct"/>
            <w:noWrap/>
          </w:tcPr>
          <w:p w14:paraId="22A5C933" w14:textId="56C064F5"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4D246D1D" w14:textId="4E86E882" w:rsidR="00AB04E1" w:rsidRDefault="00AB04E1" w:rsidP="00FC14D6">
            <w:pPr>
              <w:spacing w:after="0" w:line="240" w:lineRule="auto"/>
              <w:rPr>
                <w:sz w:val="18"/>
                <w:szCs w:val="18"/>
              </w:rPr>
            </w:pPr>
            <w:r>
              <w:rPr>
                <w:sz w:val="18"/>
                <w:szCs w:val="18"/>
              </w:rPr>
              <w:t>B-2</w:t>
            </w:r>
            <w:ins w:id="151" w:author="Raphael Malyankar" w:date="2026-02-02T14:53:00Z" w16du:dateUtc="2026-02-02T21:53:00Z">
              <w:r w:rsidR="00581780">
                <w:rPr>
                  <w:sz w:val="18"/>
                  <w:szCs w:val="18"/>
                </w:rPr>
                <w:t>2</w:t>
              </w:r>
            </w:ins>
            <w:del w:id="152" w:author="Raphael Malyankar" w:date="2026-02-02T14:53:00Z" w16du:dateUtc="2026-02-02T21:53:00Z">
              <w:r w:rsidDel="00581780">
                <w:rPr>
                  <w:sz w:val="18"/>
                  <w:szCs w:val="18"/>
                </w:rPr>
                <w:delText>3</w:delText>
              </w:r>
            </w:del>
            <w:r>
              <w:rPr>
                <w:sz w:val="18"/>
                <w:szCs w:val="18"/>
              </w:rPr>
              <w:t>.1</w:t>
            </w:r>
          </w:p>
        </w:tc>
        <w:tc>
          <w:tcPr>
            <w:tcW w:w="356" w:type="pct"/>
            <w:gridSpan w:val="3"/>
          </w:tcPr>
          <w:p w14:paraId="097AC53C" w14:textId="77777777" w:rsidR="00AB04E1" w:rsidRPr="00E624C4" w:rsidRDefault="00AB04E1" w:rsidP="00AB04E1">
            <w:pPr>
              <w:spacing w:before="60" w:after="60" w:line="240" w:lineRule="auto"/>
              <w:rPr>
                <w:sz w:val="18"/>
                <w:szCs w:val="18"/>
              </w:rPr>
            </w:pPr>
          </w:p>
        </w:tc>
        <w:tc>
          <w:tcPr>
            <w:tcW w:w="1109" w:type="pct"/>
          </w:tcPr>
          <w:p w14:paraId="45ED3E27" w14:textId="47366471" w:rsidR="00AB04E1" w:rsidRDefault="00AB04E1" w:rsidP="00AB04E1">
            <w:pPr>
              <w:spacing w:before="60" w:after="60" w:line="240" w:lineRule="auto"/>
              <w:rPr>
                <w:sz w:val="18"/>
                <w:szCs w:val="18"/>
              </w:rPr>
            </w:pPr>
            <w:r>
              <w:rPr>
                <w:sz w:val="18"/>
                <w:szCs w:val="18"/>
              </w:rPr>
              <w:t>Request number</w:t>
            </w:r>
          </w:p>
        </w:tc>
        <w:tc>
          <w:tcPr>
            <w:tcW w:w="311" w:type="pct"/>
          </w:tcPr>
          <w:p w14:paraId="39763037" w14:textId="77777777" w:rsidR="00AB04E1" w:rsidRPr="00E624C4" w:rsidRDefault="00AB04E1" w:rsidP="00AB04E1">
            <w:pPr>
              <w:spacing w:before="60" w:after="60" w:line="240" w:lineRule="auto"/>
              <w:rPr>
                <w:sz w:val="18"/>
                <w:szCs w:val="18"/>
              </w:rPr>
            </w:pPr>
          </w:p>
        </w:tc>
      </w:tr>
      <w:tr w:rsidR="00AB04E1" w:rsidRPr="008826C8" w14:paraId="7D16B9B1" w14:textId="77777777" w:rsidTr="00180820">
        <w:trPr>
          <w:cantSplit/>
        </w:trPr>
        <w:tc>
          <w:tcPr>
            <w:tcW w:w="329" w:type="pct"/>
            <w:noWrap/>
          </w:tcPr>
          <w:p w14:paraId="54A3DF06" w14:textId="5C0D947A" w:rsidR="00AB04E1" w:rsidRPr="00E624C4" w:rsidRDefault="00AB04E1" w:rsidP="00AB04E1">
            <w:pPr>
              <w:spacing w:before="60" w:after="60" w:line="240" w:lineRule="auto"/>
              <w:rPr>
                <w:sz w:val="18"/>
                <w:szCs w:val="18"/>
              </w:rPr>
            </w:pPr>
            <w:r w:rsidRPr="001E20BB">
              <w:rPr>
                <w:sz w:val="18"/>
                <w:szCs w:val="18"/>
              </w:rPr>
              <w:t>97_10</w:t>
            </w:r>
            <w:r>
              <w:rPr>
                <w:sz w:val="18"/>
                <w:szCs w:val="18"/>
              </w:rPr>
              <w:t>46</w:t>
            </w:r>
          </w:p>
        </w:tc>
        <w:tc>
          <w:tcPr>
            <w:tcW w:w="476" w:type="pct"/>
            <w:noWrap/>
          </w:tcPr>
          <w:p w14:paraId="2DAFBFF3" w14:textId="6BDEBF06" w:rsidR="00AB04E1" w:rsidRDefault="00AB04E1" w:rsidP="00AB04E1">
            <w:pPr>
              <w:spacing w:before="60" w:after="60" w:line="240" w:lineRule="auto"/>
              <w:rPr>
                <w:rFonts w:cs="Arial"/>
                <w:sz w:val="18"/>
                <w:szCs w:val="18"/>
              </w:rPr>
            </w:pPr>
            <w:r>
              <w:rPr>
                <w:rFonts w:cs="Arial"/>
                <w:sz w:val="18"/>
                <w:szCs w:val="18"/>
              </w:rPr>
              <w:t>W</w:t>
            </w:r>
          </w:p>
        </w:tc>
        <w:tc>
          <w:tcPr>
            <w:tcW w:w="1699" w:type="pct"/>
            <w:gridSpan w:val="4"/>
          </w:tcPr>
          <w:p w14:paraId="4A638DCA" w14:textId="5850053D" w:rsidR="00AB04E1" w:rsidRDefault="00AB04E1" w:rsidP="00AB04E1">
            <w:pPr>
              <w:spacing w:before="60" w:after="60" w:line="240" w:lineRule="auto"/>
              <w:rPr>
                <w:sz w:val="18"/>
                <w:szCs w:val="18"/>
              </w:rPr>
            </w:pPr>
            <w:r>
              <w:rPr>
                <w:sz w:val="18"/>
                <w:szCs w:val="18"/>
              </w:rPr>
              <w:t>Has DQWG review of the DCEG and FC been completed and evaluated by the project team or responsible group?</w:t>
            </w:r>
          </w:p>
        </w:tc>
        <w:tc>
          <w:tcPr>
            <w:tcW w:w="354" w:type="pct"/>
            <w:noWrap/>
          </w:tcPr>
          <w:p w14:paraId="68436748" w14:textId="2DEDEE23"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7CDE1A62" w14:textId="2A15317C" w:rsidR="00AB04E1" w:rsidRDefault="00AB04E1" w:rsidP="00FC14D6">
            <w:pPr>
              <w:spacing w:after="0" w:line="240" w:lineRule="auto"/>
              <w:rPr>
                <w:sz w:val="18"/>
                <w:szCs w:val="18"/>
              </w:rPr>
            </w:pPr>
            <w:r>
              <w:rPr>
                <w:sz w:val="18"/>
                <w:szCs w:val="18"/>
              </w:rPr>
              <w:t>B-2</w:t>
            </w:r>
            <w:ins w:id="153" w:author="Raphael Malyankar" w:date="2026-02-02T14:57:00Z" w16du:dateUtc="2026-02-02T21:57:00Z">
              <w:r w:rsidR="00DC008C">
                <w:rPr>
                  <w:sz w:val="18"/>
                  <w:szCs w:val="18"/>
                </w:rPr>
                <w:t>2</w:t>
              </w:r>
            </w:ins>
            <w:del w:id="154" w:author="Raphael Malyankar" w:date="2026-02-02T14:57:00Z" w16du:dateUtc="2026-02-02T21:57:00Z">
              <w:r w:rsidDel="00DC008C">
                <w:rPr>
                  <w:sz w:val="18"/>
                  <w:szCs w:val="18"/>
                </w:rPr>
                <w:delText>3</w:delText>
              </w:r>
            </w:del>
            <w:r>
              <w:rPr>
                <w:sz w:val="18"/>
                <w:szCs w:val="18"/>
              </w:rPr>
              <w:t>.5</w:t>
            </w:r>
          </w:p>
        </w:tc>
        <w:tc>
          <w:tcPr>
            <w:tcW w:w="356" w:type="pct"/>
            <w:gridSpan w:val="3"/>
          </w:tcPr>
          <w:p w14:paraId="6FA70AA6" w14:textId="77777777" w:rsidR="00AB04E1" w:rsidRPr="00E624C4" w:rsidRDefault="00AB04E1" w:rsidP="00AB04E1">
            <w:pPr>
              <w:spacing w:before="60" w:after="60" w:line="240" w:lineRule="auto"/>
              <w:rPr>
                <w:sz w:val="18"/>
                <w:szCs w:val="18"/>
              </w:rPr>
            </w:pPr>
          </w:p>
        </w:tc>
        <w:tc>
          <w:tcPr>
            <w:tcW w:w="1109" w:type="pct"/>
          </w:tcPr>
          <w:p w14:paraId="7650759E" w14:textId="41631E45" w:rsidR="00AB04E1" w:rsidRDefault="00AB04E1" w:rsidP="00AB04E1">
            <w:pPr>
              <w:spacing w:before="60" w:after="60" w:line="240" w:lineRule="auto"/>
              <w:rPr>
                <w:sz w:val="18"/>
                <w:szCs w:val="18"/>
              </w:rPr>
            </w:pPr>
            <w:r>
              <w:rPr>
                <w:sz w:val="18"/>
                <w:szCs w:val="18"/>
              </w:rPr>
              <w:t xml:space="preserve">Submit DCEG, and FC for DQWG </w:t>
            </w:r>
            <w:r w:rsidR="009D7F41">
              <w:rPr>
                <w:sz w:val="18"/>
                <w:szCs w:val="18"/>
              </w:rPr>
              <w:t>review</w:t>
            </w:r>
          </w:p>
        </w:tc>
        <w:tc>
          <w:tcPr>
            <w:tcW w:w="311" w:type="pct"/>
          </w:tcPr>
          <w:p w14:paraId="07BD1D39" w14:textId="77777777" w:rsidR="00AB04E1" w:rsidRPr="00E624C4" w:rsidRDefault="00AB04E1" w:rsidP="00AB04E1">
            <w:pPr>
              <w:spacing w:before="60" w:after="60" w:line="240" w:lineRule="auto"/>
              <w:rPr>
                <w:sz w:val="18"/>
                <w:szCs w:val="18"/>
              </w:rPr>
            </w:pPr>
          </w:p>
        </w:tc>
      </w:tr>
      <w:tr w:rsidR="00AB04E1" w:rsidRPr="008826C8" w14:paraId="6E463AAD" w14:textId="77777777" w:rsidTr="00180820">
        <w:trPr>
          <w:cantSplit/>
        </w:trPr>
        <w:tc>
          <w:tcPr>
            <w:tcW w:w="329" w:type="pct"/>
            <w:noWrap/>
          </w:tcPr>
          <w:p w14:paraId="3EDF9613" w14:textId="168F69BF" w:rsidR="00AB04E1" w:rsidRPr="001E20BB" w:rsidRDefault="00AB04E1" w:rsidP="00AB04E1">
            <w:pPr>
              <w:spacing w:before="60" w:after="60" w:line="240" w:lineRule="auto"/>
              <w:rPr>
                <w:sz w:val="18"/>
                <w:szCs w:val="18"/>
              </w:rPr>
            </w:pPr>
            <w:r w:rsidRPr="00426D01">
              <w:rPr>
                <w:sz w:val="18"/>
                <w:szCs w:val="18"/>
              </w:rPr>
              <w:t>97_104</w:t>
            </w:r>
            <w:r>
              <w:rPr>
                <w:sz w:val="18"/>
                <w:szCs w:val="18"/>
              </w:rPr>
              <w:t>7</w:t>
            </w:r>
          </w:p>
        </w:tc>
        <w:tc>
          <w:tcPr>
            <w:tcW w:w="476" w:type="pct"/>
            <w:noWrap/>
          </w:tcPr>
          <w:p w14:paraId="228D207C" w14:textId="1745F1CA" w:rsidR="00AB04E1" w:rsidRDefault="00AB04E1" w:rsidP="00AB04E1">
            <w:pPr>
              <w:spacing w:before="60" w:after="60" w:line="240" w:lineRule="auto"/>
              <w:rPr>
                <w:rFonts w:cs="Arial"/>
                <w:sz w:val="18"/>
                <w:szCs w:val="18"/>
              </w:rPr>
            </w:pPr>
            <w:r>
              <w:rPr>
                <w:rFonts w:cs="Arial"/>
                <w:sz w:val="18"/>
                <w:szCs w:val="18"/>
              </w:rPr>
              <w:t>W</w:t>
            </w:r>
          </w:p>
        </w:tc>
        <w:tc>
          <w:tcPr>
            <w:tcW w:w="1699" w:type="pct"/>
            <w:gridSpan w:val="4"/>
          </w:tcPr>
          <w:p w14:paraId="1B23F6C3" w14:textId="22450ABF" w:rsidR="00AB04E1" w:rsidRDefault="00AB04E1" w:rsidP="00AB04E1">
            <w:pPr>
              <w:spacing w:before="60" w:after="60" w:line="240" w:lineRule="auto"/>
              <w:rPr>
                <w:sz w:val="18"/>
                <w:szCs w:val="18"/>
              </w:rPr>
            </w:pPr>
            <w:r>
              <w:rPr>
                <w:sz w:val="18"/>
                <w:szCs w:val="18"/>
              </w:rPr>
              <w:t>Have new or amended concepts been submitted to the GI registry?</w:t>
            </w:r>
          </w:p>
        </w:tc>
        <w:tc>
          <w:tcPr>
            <w:tcW w:w="354" w:type="pct"/>
            <w:noWrap/>
          </w:tcPr>
          <w:p w14:paraId="4DBE55C7" w14:textId="1BD5741B"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19EDA350" w14:textId="37FD3E03" w:rsidR="00AB04E1" w:rsidRDefault="00AB04E1" w:rsidP="00FC14D6">
            <w:pPr>
              <w:spacing w:after="0" w:line="240" w:lineRule="auto"/>
              <w:rPr>
                <w:sz w:val="18"/>
                <w:szCs w:val="18"/>
              </w:rPr>
            </w:pPr>
            <w:r>
              <w:rPr>
                <w:sz w:val="18"/>
                <w:szCs w:val="18"/>
              </w:rPr>
              <w:t>B-</w:t>
            </w:r>
            <w:ins w:id="155" w:author="Raphael Malyankar" w:date="2026-02-02T14:57:00Z" w16du:dateUtc="2026-02-02T21:57:00Z">
              <w:r w:rsidR="00DC008C">
                <w:rPr>
                  <w:sz w:val="18"/>
                  <w:szCs w:val="18"/>
                </w:rPr>
                <w:t>4</w:t>
              </w:r>
            </w:ins>
            <w:del w:id="156" w:author="Raphael Malyankar" w:date="2026-02-02T14:57:00Z" w16du:dateUtc="2026-02-02T21:57:00Z">
              <w:r w:rsidDel="00DC008C">
                <w:rPr>
                  <w:sz w:val="18"/>
                  <w:szCs w:val="18"/>
                </w:rPr>
                <w:delText>5</w:delText>
              </w:r>
            </w:del>
            <w:r>
              <w:rPr>
                <w:sz w:val="18"/>
                <w:szCs w:val="18"/>
              </w:rPr>
              <w:t>.1 (3)</w:t>
            </w:r>
          </w:p>
        </w:tc>
        <w:tc>
          <w:tcPr>
            <w:tcW w:w="356" w:type="pct"/>
            <w:gridSpan w:val="3"/>
          </w:tcPr>
          <w:p w14:paraId="4C9EFCBE" w14:textId="77777777" w:rsidR="00AB04E1" w:rsidRPr="00E624C4" w:rsidRDefault="00AB04E1" w:rsidP="00AB04E1">
            <w:pPr>
              <w:spacing w:before="60" w:after="60" w:line="240" w:lineRule="auto"/>
              <w:rPr>
                <w:sz w:val="18"/>
                <w:szCs w:val="18"/>
              </w:rPr>
            </w:pPr>
          </w:p>
        </w:tc>
        <w:tc>
          <w:tcPr>
            <w:tcW w:w="1109" w:type="pct"/>
          </w:tcPr>
          <w:p w14:paraId="0A52E636" w14:textId="5A944021" w:rsidR="00AB04E1" w:rsidRDefault="009A389A" w:rsidP="00AB04E1">
            <w:pPr>
              <w:spacing w:before="60" w:after="60" w:line="240" w:lineRule="auto"/>
              <w:rPr>
                <w:sz w:val="18"/>
                <w:szCs w:val="18"/>
              </w:rPr>
            </w:pPr>
            <w:ins w:id="157" w:author="Raphael Malyankar" w:date="2026-02-02T17:02:00Z" w16du:dateUtc="2026-02-03T00:02:00Z">
              <w:r>
                <w:rPr>
                  <w:sz w:val="18"/>
                  <w:szCs w:val="18"/>
                </w:rPr>
                <w:t>Submit concepts</w:t>
              </w:r>
            </w:ins>
          </w:p>
        </w:tc>
        <w:tc>
          <w:tcPr>
            <w:tcW w:w="311" w:type="pct"/>
          </w:tcPr>
          <w:p w14:paraId="29564949" w14:textId="77777777" w:rsidR="00AB04E1" w:rsidRPr="00E624C4" w:rsidRDefault="00AB04E1" w:rsidP="00AB04E1">
            <w:pPr>
              <w:spacing w:before="60" w:after="60" w:line="240" w:lineRule="auto"/>
              <w:rPr>
                <w:sz w:val="18"/>
                <w:szCs w:val="18"/>
              </w:rPr>
            </w:pPr>
          </w:p>
        </w:tc>
      </w:tr>
      <w:tr w:rsidR="00AB04E1" w:rsidRPr="008826C8" w14:paraId="1FC4C786" w14:textId="77777777" w:rsidTr="00180820">
        <w:trPr>
          <w:cantSplit/>
        </w:trPr>
        <w:tc>
          <w:tcPr>
            <w:tcW w:w="329" w:type="pct"/>
            <w:noWrap/>
          </w:tcPr>
          <w:p w14:paraId="4348BC70" w14:textId="09DA06B1" w:rsidR="00AB04E1" w:rsidRPr="001E20BB" w:rsidRDefault="00AB04E1" w:rsidP="00AB04E1">
            <w:pPr>
              <w:spacing w:before="60" w:after="60" w:line="240" w:lineRule="auto"/>
              <w:rPr>
                <w:sz w:val="18"/>
                <w:szCs w:val="18"/>
              </w:rPr>
            </w:pPr>
            <w:r w:rsidRPr="00426D01">
              <w:rPr>
                <w:sz w:val="18"/>
                <w:szCs w:val="18"/>
              </w:rPr>
              <w:t>97_104</w:t>
            </w:r>
            <w:r>
              <w:rPr>
                <w:sz w:val="18"/>
                <w:szCs w:val="18"/>
              </w:rPr>
              <w:t>8</w:t>
            </w:r>
          </w:p>
        </w:tc>
        <w:tc>
          <w:tcPr>
            <w:tcW w:w="476" w:type="pct"/>
            <w:noWrap/>
          </w:tcPr>
          <w:p w14:paraId="5871E888" w14:textId="1E283ED7" w:rsidR="00AB04E1" w:rsidRDefault="00AB04E1" w:rsidP="00AB04E1">
            <w:pPr>
              <w:spacing w:before="60" w:after="60" w:line="240" w:lineRule="auto"/>
              <w:rPr>
                <w:rFonts w:cs="Arial"/>
                <w:sz w:val="18"/>
                <w:szCs w:val="18"/>
              </w:rPr>
            </w:pPr>
            <w:r>
              <w:rPr>
                <w:rFonts w:cs="Arial"/>
                <w:sz w:val="18"/>
                <w:szCs w:val="18"/>
              </w:rPr>
              <w:t>W</w:t>
            </w:r>
          </w:p>
        </w:tc>
        <w:tc>
          <w:tcPr>
            <w:tcW w:w="1699" w:type="pct"/>
            <w:gridSpan w:val="4"/>
          </w:tcPr>
          <w:p w14:paraId="24F28D10" w14:textId="4E75E3AA" w:rsidR="00AB04E1" w:rsidRDefault="00AB04E1" w:rsidP="00AB04E1">
            <w:pPr>
              <w:spacing w:before="60" w:after="60" w:line="240" w:lineRule="auto"/>
              <w:rPr>
                <w:sz w:val="18"/>
                <w:szCs w:val="18"/>
              </w:rPr>
            </w:pPr>
            <w:r>
              <w:rPr>
                <w:sz w:val="18"/>
                <w:szCs w:val="18"/>
              </w:rPr>
              <w:t>Have new or amended data dictionary entries  been submitted to the GI registry?</w:t>
            </w:r>
          </w:p>
        </w:tc>
        <w:tc>
          <w:tcPr>
            <w:tcW w:w="354" w:type="pct"/>
            <w:noWrap/>
          </w:tcPr>
          <w:p w14:paraId="081A689F" w14:textId="66D3FCE8"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782C4C03" w14:textId="5F5EF67F" w:rsidR="00AB04E1" w:rsidRDefault="00AB04E1" w:rsidP="00FC14D6">
            <w:pPr>
              <w:spacing w:after="0" w:line="240" w:lineRule="auto"/>
              <w:rPr>
                <w:sz w:val="18"/>
                <w:szCs w:val="18"/>
              </w:rPr>
            </w:pPr>
            <w:r w:rsidRPr="005112F6">
              <w:rPr>
                <w:sz w:val="18"/>
                <w:szCs w:val="18"/>
              </w:rPr>
              <w:t>B-</w:t>
            </w:r>
            <w:ins w:id="158" w:author="Raphael Malyankar" w:date="2026-02-02T14:58:00Z" w16du:dateUtc="2026-02-02T21:58:00Z">
              <w:r w:rsidR="00DC008C">
                <w:rPr>
                  <w:sz w:val="18"/>
                  <w:szCs w:val="18"/>
                </w:rPr>
                <w:t>4</w:t>
              </w:r>
            </w:ins>
            <w:del w:id="159" w:author="Raphael Malyankar" w:date="2026-02-02T14:58:00Z" w16du:dateUtc="2026-02-02T21:58:00Z">
              <w:r w:rsidRPr="005112F6" w:rsidDel="00DC008C">
                <w:rPr>
                  <w:sz w:val="18"/>
                  <w:szCs w:val="18"/>
                </w:rPr>
                <w:delText>5</w:delText>
              </w:r>
            </w:del>
            <w:r w:rsidRPr="005112F6">
              <w:rPr>
                <w:sz w:val="18"/>
                <w:szCs w:val="18"/>
              </w:rPr>
              <w:t>.1 (3)</w:t>
            </w:r>
          </w:p>
        </w:tc>
        <w:tc>
          <w:tcPr>
            <w:tcW w:w="356" w:type="pct"/>
            <w:gridSpan w:val="3"/>
          </w:tcPr>
          <w:p w14:paraId="566D0E64" w14:textId="77777777" w:rsidR="00AB04E1" w:rsidRPr="00E624C4" w:rsidRDefault="00AB04E1" w:rsidP="00AB04E1">
            <w:pPr>
              <w:spacing w:before="60" w:after="60" w:line="240" w:lineRule="auto"/>
              <w:rPr>
                <w:sz w:val="18"/>
                <w:szCs w:val="18"/>
              </w:rPr>
            </w:pPr>
          </w:p>
        </w:tc>
        <w:tc>
          <w:tcPr>
            <w:tcW w:w="1109" w:type="pct"/>
          </w:tcPr>
          <w:p w14:paraId="30CE038C" w14:textId="394AF91F" w:rsidR="00AB04E1" w:rsidRDefault="009A389A" w:rsidP="00AB04E1">
            <w:pPr>
              <w:spacing w:before="60" w:after="60" w:line="240" w:lineRule="auto"/>
              <w:rPr>
                <w:sz w:val="18"/>
                <w:szCs w:val="18"/>
              </w:rPr>
            </w:pPr>
            <w:ins w:id="160" w:author="Raphael Malyankar" w:date="2026-02-02T17:03:00Z" w16du:dateUtc="2026-02-03T00:03:00Z">
              <w:r>
                <w:rPr>
                  <w:sz w:val="18"/>
                  <w:szCs w:val="18"/>
                </w:rPr>
                <w:t>Submit entries</w:t>
              </w:r>
            </w:ins>
          </w:p>
        </w:tc>
        <w:tc>
          <w:tcPr>
            <w:tcW w:w="311" w:type="pct"/>
          </w:tcPr>
          <w:p w14:paraId="6A6AD6F1" w14:textId="77777777" w:rsidR="00AB04E1" w:rsidRPr="00E624C4" w:rsidRDefault="00AB04E1" w:rsidP="00AB04E1">
            <w:pPr>
              <w:spacing w:before="60" w:after="60" w:line="240" w:lineRule="auto"/>
              <w:rPr>
                <w:sz w:val="18"/>
                <w:szCs w:val="18"/>
              </w:rPr>
            </w:pPr>
          </w:p>
        </w:tc>
      </w:tr>
      <w:tr w:rsidR="00AB04E1" w:rsidRPr="008826C8" w14:paraId="4630D152" w14:textId="77777777" w:rsidTr="00180820">
        <w:trPr>
          <w:cantSplit/>
        </w:trPr>
        <w:tc>
          <w:tcPr>
            <w:tcW w:w="329" w:type="pct"/>
            <w:noWrap/>
          </w:tcPr>
          <w:p w14:paraId="140E2450" w14:textId="7A09919B" w:rsidR="00AB04E1" w:rsidRPr="001E20BB" w:rsidRDefault="00AB04E1" w:rsidP="00AB04E1">
            <w:pPr>
              <w:spacing w:before="60" w:after="60" w:line="240" w:lineRule="auto"/>
              <w:rPr>
                <w:sz w:val="18"/>
                <w:szCs w:val="18"/>
              </w:rPr>
            </w:pPr>
            <w:r w:rsidRPr="00426D01">
              <w:rPr>
                <w:sz w:val="18"/>
                <w:szCs w:val="18"/>
              </w:rPr>
              <w:t>97_104</w:t>
            </w:r>
            <w:r>
              <w:rPr>
                <w:sz w:val="18"/>
                <w:szCs w:val="18"/>
              </w:rPr>
              <w:t>9</w:t>
            </w:r>
          </w:p>
        </w:tc>
        <w:tc>
          <w:tcPr>
            <w:tcW w:w="476" w:type="pct"/>
            <w:noWrap/>
          </w:tcPr>
          <w:p w14:paraId="7D93BC11" w14:textId="08FF8584" w:rsidR="00AB04E1" w:rsidRDefault="00AB04E1" w:rsidP="00AB04E1">
            <w:pPr>
              <w:spacing w:before="60" w:after="60" w:line="240" w:lineRule="auto"/>
              <w:rPr>
                <w:rFonts w:cs="Arial"/>
                <w:sz w:val="18"/>
                <w:szCs w:val="18"/>
              </w:rPr>
            </w:pPr>
            <w:r>
              <w:rPr>
                <w:rFonts w:cs="Arial"/>
                <w:sz w:val="18"/>
                <w:szCs w:val="18"/>
              </w:rPr>
              <w:t>W</w:t>
            </w:r>
          </w:p>
        </w:tc>
        <w:tc>
          <w:tcPr>
            <w:tcW w:w="1699" w:type="pct"/>
            <w:gridSpan w:val="4"/>
          </w:tcPr>
          <w:p w14:paraId="27A2E26C" w14:textId="5F930FC8" w:rsidR="00AB04E1" w:rsidRDefault="00AB04E1" w:rsidP="00AB04E1">
            <w:pPr>
              <w:spacing w:before="60" w:after="60" w:line="240" w:lineRule="auto"/>
              <w:rPr>
                <w:sz w:val="18"/>
                <w:szCs w:val="18"/>
              </w:rPr>
            </w:pPr>
            <w:r>
              <w:rPr>
                <w:sz w:val="18"/>
                <w:szCs w:val="18"/>
              </w:rPr>
              <w:t>Have new or amended portrayal elements been submitted to the GI registry?</w:t>
            </w:r>
          </w:p>
        </w:tc>
        <w:tc>
          <w:tcPr>
            <w:tcW w:w="354" w:type="pct"/>
            <w:noWrap/>
          </w:tcPr>
          <w:p w14:paraId="2ED501A8" w14:textId="6D9A4CF6"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3CAD5B41" w14:textId="23A7EA27" w:rsidR="00AB04E1" w:rsidRDefault="00AB04E1" w:rsidP="00FC14D6">
            <w:pPr>
              <w:spacing w:after="0" w:line="240" w:lineRule="auto"/>
              <w:rPr>
                <w:sz w:val="18"/>
                <w:szCs w:val="18"/>
              </w:rPr>
            </w:pPr>
            <w:r w:rsidRPr="005112F6">
              <w:rPr>
                <w:sz w:val="18"/>
                <w:szCs w:val="18"/>
              </w:rPr>
              <w:t>B-</w:t>
            </w:r>
            <w:ins w:id="161" w:author="Raphael Malyankar" w:date="2026-02-02T14:58:00Z" w16du:dateUtc="2026-02-02T21:58:00Z">
              <w:r w:rsidR="00DC008C">
                <w:rPr>
                  <w:sz w:val="18"/>
                  <w:szCs w:val="18"/>
                </w:rPr>
                <w:t>4</w:t>
              </w:r>
            </w:ins>
            <w:del w:id="162" w:author="Raphael Malyankar" w:date="2026-02-02T14:58:00Z" w16du:dateUtc="2026-02-02T21:58:00Z">
              <w:r w:rsidRPr="005112F6" w:rsidDel="00DC008C">
                <w:rPr>
                  <w:sz w:val="18"/>
                  <w:szCs w:val="18"/>
                </w:rPr>
                <w:delText>5</w:delText>
              </w:r>
            </w:del>
            <w:r w:rsidRPr="005112F6">
              <w:rPr>
                <w:sz w:val="18"/>
                <w:szCs w:val="18"/>
              </w:rPr>
              <w:t>.1 (</w:t>
            </w:r>
            <w:r>
              <w:rPr>
                <w:sz w:val="18"/>
                <w:szCs w:val="18"/>
              </w:rPr>
              <w:t>10</w:t>
            </w:r>
            <w:r w:rsidRPr="005112F6">
              <w:rPr>
                <w:sz w:val="18"/>
                <w:szCs w:val="18"/>
              </w:rPr>
              <w:t>)</w:t>
            </w:r>
          </w:p>
        </w:tc>
        <w:tc>
          <w:tcPr>
            <w:tcW w:w="356" w:type="pct"/>
            <w:gridSpan w:val="3"/>
          </w:tcPr>
          <w:p w14:paraId="6192A28E" w14:textId="77777777" w:rsidR="00AB04E1" w:rsidRPr="00E624C4" w:rsidRDefault="00AB04E1" w:rsidP="00AB04E1">
            <w:pPr>
              <w:spacing w:before="60" w:after="60" w:line="240" w:lineRule="auto"/>
              <w:rPr>
                <w:sz w:val="18"/>
                <w:szCs w:val="18"/>
              </w:rPr>
            </w:pPr>
          </w:p>
        </w:tc>
        <w:tc>
          <w:tcPr>
            <w:tcW w:w="1109" w:type="pct"/>
          </w:tcPr>
          <w:p w14:paraId="51730889" w14:textId="7263B28B" w:rsidR="00AB04E1" w:rsidRDefault="009A389A" w:rsidP="009A389A">
            <w:pPr>
              <w:spacing w:before="60" w:after="60" w:line="240" w:lineRule="auto"/>
              <w:jc w:val="left"/>
              <w:rPr>
                <w:sz w:val="18"/>
                <w:szCs w:val="18"/>
              </w:rPr>
            </w:pPr>
            <w:ins w:id="163" w:author="Raphael Malyankar" w:date="2026-02-02T17:03:00Z" w16du:dateUtc="2026-02-03T00:03:00Z">
              <w:r>
                <w:rPr>
                  <w:sz w:val="18"/>
                  <w:szCs w:val="18"/>
                </w:rPr>
                <w:t>Submit portrayal elements</w:t>
              </w:r>
            </w:ins>
          </w:p>
        </w:tc>
        <w:tc>
          <w:tcPr>
            <w:tcW w:w="311" w:type="pct"/>
          </w:tcPr>
          <w:p w14:paraId="451B5FA3" w14:textId="77777777" w:rsidR="00AB04E1" w:rsidRPr="00E624C4" w:rsidRDefault="00AB04E1" w:rsidP="00AB04E1">
            <w:pPr>
              <w:spacing w:before="60" w:after="60" w:line="240" w:lineRule="auto"/>
              <w:rPr>
                <w:sz w:val="18"/>
                <w:szCs w:val="18"/>
              </w:rPr>
            </w:pPr>
          </w:p>
        </w:tc>
      </w:tr>
      <w:tr w:rsidR="00AB04E1" w:rsidRPr="008826C8" w14:paraId="091ACD75" w14:textId="77777777" w:rsidTr="00180820">
        <w:trPr>
          <w:cantSplit/>
        </w:trPr>
        <w:tc>
          <w:tcPr>
            <w:tcW w:w="329" w:type="pct"/>
            <w:noWrap/>
          </w:tcPr>
          <w:p w14:paraId="3AE351B5" w14:textId="662DD883" w:rsidR="00AB04E1" w:rsidRPr="00E624C4" w:rsidRDefault="00AB04E1" w:rsidP="00AB04E1">
            <w:pPr>
              <w:spacing w:before="60" w:after="60" w:line="240" w:lineRule="auto"/>
              <w:rPr>
                <w:sz w:val="18"/>
                <w:szCs w:val="18"/>
              </w:rPr>
            </w:pPr>
            <w:r w:rsidRPr="008C28AC">
              <w:rPr>
                <w:sz w:val="18"/>
                <w:szCs w:val="18"/>
              </w:rPr>
              <w:t>97_10</w:t>
            </w:r>
            <w:r>
              <w:rPr>
                <w:sz w:val="18"/>
                <w:szCs w:val="18"/>
              </w:rPr>
              <w:t>50</w:t>
            </w:r>
          </w:p>
        </w:tc>
        <w:tc>
          <w:tcPr>
            <w:tcW w:w="476" w:type="pct"/>
            <w:noWrap/>
          </w:tcPr>
          <w:p w14:paraId="3DC25D27" w14:textId="5BA6E1E6" w:rsidR="00AB04E1" w:rsidRDefault="00AB04E1" w:rsidP="00AB04E1">
            <w:pPr>
              <w:spacing w:before="60" w:after="60" w:line="240" w:lineRule="auto"/>
              <w:rPr>
                <w:rFonts w:cs="Arial"/>
                <w:sz w:val="18"/>
                <w:szCs w:val="18"/>
              </w:rPr>
            </w:pPr>
            <w:r w:rsidRPr="00162207">
              <w:rPr>
                <w:rFonts w:cs="Arial"/>
                <w:sz w:val="18"/>
                <w:szCs w:val="18"/>
              </w:rPr>
              <w:t>W</w:t>
            </w:r>
          </w:p>
        </w:tc>
        <w:tc>
          <w:tcPr>
            <w:tcW w:w="1699" w:type="pct"/>
            <w:gridSpan w:val="4"/>
          </w:tcPr>
          <w:p w14:paraId="647C772F" w14:textId="6BE8CA6C" w:rsidR="00AB04E1" w:rsidRDefault="00AB04E1" w:rsidP="00AB04E1">
            <w:pPr>
              <w:spacing w:before="60" w:after="60" w:line="240" w:lineRule="auto"/>
              <w:rPr>
                <w:sz w:val="18"/>
                <w:szCs w:val="18"/>
              </w:rPr>
            </w:pPr>
            <w:r w:rsidRPr="002A3156">
              <w:rPr>
                <w:sz w:val="18"/>
                <w:szCs w:val="18"/>
              </w:rPr>
              <w:t>Does the PS (</w:t>
            </w:r>
            <w:r>
              <w:rPr>
                <w:sz w:val="18"/>
                <w:szCs w:val="18"/>
              </w:rPr>
              <w:t>and</w:t>
            </w:r>
            <w:r w:rsidRPr="002A3156">
              <w:rPr>
                <w:sz w:val="18"/>
                <w:szCs w:val="18"/>
              </w:rPr>
              <w:t xml:space="preserve"> optionally the DCEG) address </w:t>
            </w:r>
            <w:r>
              <w:rPr>
                <w:sz w:val="18"/>
                <w:szCs w:val="18"/>
              </w:rPr>
              <w:t>the matter of unique identifiers for data objects, including whether identifiers are persistent?</w:t>
            </w:r>
          </w:p>
        </w:tc>
        <w:tc>
          <w:tcPr>
            <w:tcW w:w="354" w:type="pct"/>
            <w:noWrap/>
          </w:tcPr>
          <w:p w14:paraId="15F533FF" w14:textId="53875CCC"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7AD88304" w14:textId="7106927D" w:rsidR="00AB04E1" w:rsidRDefault="00AB04E1" w:rsidP="00FC14D6">
            <w:pPr>
              <w:spacing w:after="0" w:line="240" w:lineRule="auto"/>
              <w:rPr>
                <w:sz w:val="18"/>
                <w:szCs w:val="18"/>
              </w:rPr>
            </w:pPr>
            <w:r>
              <w:rPr>
                <w:sz w:val="18"/>
                <w:szCs w:val="18"/>
              </w:rPr>
              <w:t>B-2</w:t>
            </w:r>
            <w:ins w:id="164" w:author="Raphael Malyankar" w:date="2026-02-02T14:58:00Z" w16du:dateUtc="2026-02-02T21:58:00Z">
              <w:r w:rsidR="00DC008C">
                <w:rPr>
                  <w:sz w:val="18"/>
                  <w:szCs w:val="18"/>
                </w:rPr>
                <w:t>3</w:t>
              </w:r>
            </w:ins>
            <w:del w:id="165" w:author="Raphael Malyankar" w:date="2026-02-02T14:58:00Z" w16du:dateUtc="2026-02-02T21:58:00Z">
              <w:r w:rsidDel="00DC008C">
                <w:rPr>
                  <w:sz w:val="18"/>
                  <w:szCs w:val="18"/>
                </w:rPr>
                <w:delText>4</w:delText>
              </w:r>
            </w:del>
            <w:r>
              <w:rPr>
                <w:sz w:val="18"/>
                <w:szCs w:val="18"/>
              </w:rPr>
              <w:t>.1</w:t>
            </w:r>
          </w:p>
        </w:tc>
        <w:tc>
          <w:tcPr>
            <w:tcW w:w="356" w:type="pct"/>
            <w:gridSpan w:val="3"/>
          </w:tcPr>
          <w:p w14:paraId="5F27384C" w14:textId="77777777" w:rsidR="00AB04E1" w:rsidRPr="00E624C4" w:rsidRDefault="00AB04E1" w:rsidP="00AB04E1">
            <w:pPr>
              <w:spacing w:before="60" w:after="60" w:line="240" w:lineRule="auto"/>
              <w:rPr>
                <w:sz w:val="18"/>
                <w:szCs w:val="18"/>
              </w:rPr>
            </w:pPr>
          </w:p>
        </w:tc>
        <w:tc>
          <w:tcPr>
            <w:tcW w:w="1109" w:type="pct"/>
          </w:tcPr>
          <w:p w14:paraId="7EA7A195" w14:textId="46723346" w:rsidR="00AB04E1" w:rsidRDefault="009A389A" w:rsidP="009A389A">
            <w:pPr>
              <w:spacing w:before="60" w:after="60" w:line="240" w:lineRule="auto"/>
              <w:jc w:val="left"/>
              <w:rPr>
                <w:sz w:val="18"/>
                <w:szCs w:val="18"/>
              </w:rPr>
            </w:pPr>
            <w:ins w:id="166" w:author="Raphael Malyankar" w:date="2026-02-02T17:04:00Z" w16du:dateUtc="2026-02-03T00:04:00Z">
              <w:r w:rsidRPr="009A389A">
                <w:rPr>
                  <w:sz w:val="18"/>
                  <w:szCs w:val="18"/>
                </w:rPr>
                <w:t>Amend Product Specification and DCEG if needed</w:t>
              </w:r>
            </w:ins>
          </w:p>
        </w:tc>
        <w:tc>
          <w:tcPr>
            <w:tcW w:w="311" w:type="pct"/>
          </w:tcPr>
          <w:p w14:paraId="7FEED97F" w14:textId="77777777" w:rsidR="00AB04E1" w:rsidRPr="00E624C4" w:rsidRDefault="00AB04E1" w:rsidP="00AB04E1">
            <w:pPr>
              <w:spacing w:before="60" w:after="60" w:line="240" w:lineRule="auto"/>
              <w:rPr>
                <w:sz w:val="18"/>
                <w:szCs w:val="18"/>
              </w:rPr>
            </w:pPr>
          </w:p>
        </w:tc>
      </w:tr>
      <w:tr w:rsidR="00AB04E1" w:rsidRPr="008826C8" w14:paraId="5C81F813" w14:textId="77777777" w:rsidTr="00180820">
        <w:trPr>
          <w:cantSplit/>
        </w:trPr>
        <w:tc>
          <w:tcPr>
            <w:tcW w:w="329" w:type="pct"/>
            <w:noWrap/>
          </w:tcPr>
          <w:p w14:paraId="053AA6E7" w14:textId="07348000" w:rsidR="00AB04E1" w:rsidRPr="00E624C4" w:rsidRDefault="00AB04E1" w:rsidP="00AB04E1">
            <w:pPr>
              <w:spacing w:before="60" w:after="60" w:line="240" w:lineRule="auto"/>
              <w:rPr>
                <w:sz w:val="18"/>
                <w:szCs w:val="18"/>
              </w:rPr>
            </w:pPr>
            <w:r w:rsidRPr="008C28AC">
              <w:rPr>
                <w:sz w:val="18"/>
                <w:szCs w:val="18"/>
              </w:rPr>
              <w:t>97_10</w:t>
            </w:r>
            <w:r>
              <w:rPr>
                <w:sz w:val="18"/>
                <w:szCs w:val="18"/>
              </w:rPr>
              <w:t>51</w:t>
            </w:r>
          </w:p>
        </w:tc>
        <w:tc>
          <w:tcPr>
            <w:tcW w:w="476" w:type="pct"/>
            <w:noWrap/>
          </w:tcPr>
          <w:p w14:paraId="3621A6E3" w14:textId="2C351FDB" w:rsidR="00AB04E1" w:rsidRDefault="00AB04E1" w:rsidP="00AB04E1">
            <w:pPr>
              <w:spacing w:before="60" w:after="60" w:line="240" w:lineRule="auto"/>
              <w:rPr>
                <w:rFonts w:cs="Arial"/>
                <w:sz w:val="18"/>
                <w:szCs w:val="18"/>
              </w:rPr>
            </w:pPr>
            <w:r w:rsidRPr="00162207">
              <w:rPr>
                <w:rFonts w:cs="Arial"/>
                <w:sz w:val="18"/>
                <w:szCs w:val="18"/>
              </w:rPr>
              <w:t>W</w:t>
            </w:r>
          </w:p>
        </w:tc>
        <w:tc>
          <w:tcPr>
            <w:tcW w:w="1699" w:type="pct"/>
            <w:gridSpan w:val="4"/>
          </w:tcPr>
          <w:p w14:paraId="440C2A6E" w14:textId="3C2C4257" w:rsidR="00AB04E1" w:rsidRDefault="00AB04E1" w:rsidP="00AB04E1">
            <w:pPr>
              <w:spacing w:before="60" w:after="60" w:line="240" w:lineRule="auto"/>
              <w:rPr>
                <w:sz w:val="18"/>
                <w:szCs w:val="18"/>
              </w:rPr>
            </w:pPr>
            <w:r>
              <w:rPr>
                <w:sz w:val="18"/>
                <w:szCs w:val="18"/>
              </w:rPr>
              <w:t>Does the PS (and optionally the DCEG) address data overlaps?</w:t>
            </w:r>
          </w:p>
        </w:tc>
        <w:tc>
          <w:tcPr>
            <w:tcW w:w="354" w:type="pct"/>
            <w:noWrap/>
          </w:tcPr>
          <w:p w14:paraId="21C4A13E" w14:textId="0AFFD973"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0F6A94DA" w14:textId="03B8211C" w:rsidR="00AB04E1" w:rsidRDefault="00AB04E1" w:rsidP="00FC14D6">
            <w:pPr>
              <w:spacing w:after="0" w:line="240" w:lineRule="auto"/>
              <w:rPr>
                <w:sz w:val="18"/>
                <w:szCs w:val="18"/>
              </w:rPr>
            </w:pPr>
            <w:r>
              <w:rPr>
                <w:sz w:val="18"/>
                <w:szCs w:val="18"/>
              </w:rPr>
              <w:t>B-2</w:t>
            </w:r>
            <w:ins w:id="167" w:author="Raphael Malyankar" w:date="2026-02-02T14:58:00Z" w16du:dateUtc="2026-02-02T21:58:00Z">
              <w:r w:rsidR="00DC008C">
                <w:rPr>
                  <w:sz w:val="18"/>
                  <w:szCs w:val="18"/>
                </w:rPr>
                <w:t>3</w:t>
              </w:r>
            </w:ins>
            <w:del w:id="168" w:author="Raphael Malyankar" w:date="2026-02-02T14:58:00Z" w16du:dateUtc="2026-02-02T21:58:00Z">
              <w:r w:rsidDel="00DC008C">
                <w:rPr>
                  <w:sz w:val="18"/>
                  <w:szCs w:val="18"/>
                </w:rPr>
                <w:delText>4</w:delText>
              </w:r>
            </w:del>
            <w:r>
              <w:rPr>
                <w:sz w:val="18"/>
                <w:szCs w:val="18"/>
              </w:rPr>
              <w:t>.2</w:t>
            </w:r>
          </w:p>
        </w:tc>
        <w:tc>
          <w:tcPr>
            <w:tcW w:w="356" w:type="pct"/>
            <w:gridSpan w:val="3"/>
          </w:tcPr>
          <w:p w14:paraId="06DD340F" w14:textId="77777777" w:rsidR="00AB04E1" w:rsidRPr="00E624C4" w:rsidRDefault="00AB04E1" w:rsidP="00AB04E1">
            <w:pPr>
              <w:spacing w:before="60" w:after="60" w:line="240" w:lineRule="auto"/>
              <w:rPr>
                <w:sz w:val="18"/>
                <w:szCs w:val="18"/>
              </w:rPr>
            </w:pPr>
          </w:p>
        </w:tc>
        <w:tc>
          <w:tcPr>
            <w:tcW w:w="1109" w:type="pct"/>
          </w:tcPr>
          <w:p w14:paraId="6F22D426" w14:textId="7ACADB16" w:rsidR="00AB04E1" w:rsidRDefault="00AB04E1">
            <w:pPr>
              <w:spacing w:before="60" w:after="60" w:line="240" w:lineRule="auto"/>
              <w:jc w:val="left"/>
              <w:rPr>
                <w:sz w:val="18"/>
                <w:szCs w:val="18"/>
              </w:rPr>
              <w:pPrChange w:id="169" w:author="Raphael Malyankar" w:date="2026-02-02T17:04:00Z" w16du:dateUtc="2026-02-03T00:04:00Z">
                <w:pPr>
                  <w:spacing w:before="60" w:after="60" w:line="240" w:lineRule="auto"/>
                </w:pPr>
              </w:pPrChange>
            </w:pPr>
            <w:r>
              <w:rPr>
                <w:sz w:val="18"/>
                <w:szCs w:val="18"/>
              </w:rPr>
              <w:t>Amend Product Specification and DCEG if needed</w:t>
            </w:r>
          </w:p>
        </w:tc>
        <w:tc>
          <w:tcPr>
            <w:tcW w:w="311" w:type="pct"/>
          </w:tcPr>
          <w:p w14:paraId="2631B88E" w14:textId="77777777" w:rsidR="00AB04E1" w:rsidRPr="00E624C4" w:rsidRDefault="00AB04E1" w:rsidP="00AB04E1">
            <w:pPr>
              <w:spacing w:before="60" w:after="60" w:line="240" w:lineRule="auto"/>
              <w:rPr>
                <w:sz w:val="18"/>
                <w:szCs w:val="18"/>
              </w:rPr>
            </w:pPr>
          </w:p>
        </w:tc>
      </w:tr>
      <w:tr w:rsidR="00AB04E1" w:rsidRPr="008826C8" w14:paraId="4C8A28DD" w14:textId="77777777" w:rsidTr="00180820">
        <w:trPr>
          <w:cantSplit/>
        </w:trPr>
        <w:tc>
          <w:tcPr>
            <w:tcW w:w="329" w:type="pct"/>
            <w:noWrap/>
          </w:tcPr>
          <w:p w14:paraId="30EF9F18" w14:textId="3D906F46" w:rsidR="00AB04E1" w:rsidRPr="00E624C4" w:rsidRDefault="00AB04E1" w:rsidP="00AB04E1">
            <w:pPr>
              <w:spacing w:before="60" w:after="60" w:line="240" w:lineRule="auto"/>
              <w:rPr>
                <w:sz w:val="18"/>
                <w:szCs w:val="18"/>
              </w:rPr>
            </w:pPr>
            <w:r w:rsidRPr="008C28AC">
              <w:rPr>
                <w:sz w:val="18"/>
                <w:szCs w:val="18"/>
              </w:rPr>
              <w:t>97_10</w:t>
            </w:r>
            <w:r>
              <w:rPr>
                <w:sz w:val="18"/>
                <w:szCs w:val="18"/>
              </w:rPr>
              <w:t>52</w:t>
            </w:r>
          </w:p>
        </w:tc>
        <w:tc>
          <w:tcPr>
            <w:tcW w:w="476" w:type="pct"/>
            <w:noWrap/>
          </w:tcPr>
          <w:p w14:paraId="73B73960" w14:textId="0D13CC3C" w:rsidR="00AB04E1" w:rsidRDefault="00AB04E1" w:rsidP="00AB04E1">
            <w:pPr>
              <w:spacing w:before="60" w:after="60" w:line="240" w:lineRule="auto"/>
              <w:rPr>
                <w:rFonts w:cs="Arial"/>
                <w:sz w:val="18"/>
                <w:szCs w:val="18"/>
              </w:rPr>
            </w:pPr>
            <w:r w:rsidRPr="00162207">
              <w:rPr>
                <w:rFonts w:cs="Arial"/>
                <w:sz w:val="18"/>
                <w:szCs w:val="18"/>
              </w:rPr>
              <w:t>W</w:t>
            </w:r>
          </w:p>
        </w:tc>
        <w:tc>
          <w:tcPr>
            <w:tcW w:w="1699" w:type="pct"/>
            <w:gridSpan w:val="4"/>
          </w:tcPr>
          <w:p w14:paraId="57211A06" w14:textId="3DB12699" w:rsidR="00AB04E1" w:rsidRDefault="00AB04E1" w:rsidP="00AB04E1">
            <w:pPr>
              <w:spacing w:before="60" w:after="60" w:line="240" w:lineRule="auto"/>
              <w:rPr>
                <w:sz w:val="18"/>
                <w:szCs w:val="18"/>
              </w:rPr>
            </w:pPr>
            <w:r>
              <w:rPr>
                <w:sz w:val="18"/>
                <w:szCs w:val="18"/>
              </w:rPr>
              <w:t>Does the PS describe the strategy for multiple datums (especially vertical datums) in the same dataset.</w:t>
            </w:r>
          </w:p>
        </w:tc>
        <w:tc>
          <w:tcPr>
            <w:tcW w:w="354" w:type="pct"/>
            <w:noWrap/>
          </w:tcPr>
          <w:p w14:paraId="2BF045A7" w14:textId="1445D45E"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3BACD99B" w14:textId="03962A49" w:rsidR="00AB04E1" w:rsidRDefault="00AB04E1" w:rsidP="00FC14D6">
            <w:pPr>
              <w:spacing w:after="0" w:line="240" w:lineRule="auto"/>
              <w:rPr>
                <w:sz w:val="18"/>
                <w:szCs w:val="18"/>
              </w:rPr>
            </w:pPr>
            <w:r>
              <w:rPr>
                <w:sz w:val="18"/>
                <w:szCs w:val="18"/>
              </w:rPr>
              <w:t>B-2</w:t>
            </w:r>
            <w:ins w:id="170" w:author="Raphael Malyankar" w:date="2026-02-02T14:58:00Z" w16du:dateUtc="2026-02-02T21:58:00Z">
              <w:r w:rsidR="00DC008C">
                <w:rPr>
                  <w:sz w:val="18"/>
                  <w:szCs w:val="18"/>
                </w:rPr>
                <w:t>3</w:t>
              </w:r>
            </w:ins>
            <w:del w:id="171" w:author="Raphael Malyankar" w:date="2026-02-02T14:58:00Z" w16du:dateUtc="2026-02-02T21:58:00Z">
              <w:r w:rsidDel="00DC008C">
                <w:rPr>
                  <w:sz w:val="18"/>
                  <w:szCs w:val="18"/>
                </w:rPr>
                <w:delText>4</w:delText>
              </w:r>
            </w:del>
            <w:r>
              <w:rPr>
                <w:sz w:val="18"/>
                <w:szCs w:val="18"/>
              </w:rPr>
              <w:t>.3</w:t>
            </w:r>
          </w:p>
        </w:tc>
        <w:tc>
          <w:tcPr>
            <w:tcW w:w="356" w:type="pct"/>
            <w:gridSpan w:val="3"/>
          </w:tcPr>
          <w:p w14:paraId="7124E327" w14:textId="77777777" w:rsidR="00AB04E1" w:rsidRPr="00E624C4" w:rsidRDefault="00AB04E1" w:rsidP="00AB04E1">
            <w:pPr>
              <w:spacing w:before="60" w:after="60" w:line="240" w:lineRule="auto"/>
              <w:rPr>
                <w:sz w:val="18"/>
                <w:szCs w:val="18"/>
              </w:rPr>
            </w:pPr>
          </w:p>
        </w:tc>
        <w:tc>
          <w:tcPr>
            <w:tcW w:w="1109" w:type="pct"/>
          </w:tcPr>
          <w:p w14:paraId="2F2B32D3" w14:textId="7DD0F4C0" w:rsidR="00AB04E1" w:rsidRDefault="00AB04E1" w:rsidP="009A389A">
            <w:pPr>
              <w:spacing w:before="60" w:after="60" w:line="240" w:lineRule="auto"/>
              <w:jc w:val="left"/>
              <w:rPr>
                <w:sz w:val="18"/>
                <w:szCs w:val="18"/>
              </w:rPr>
            </w:pPr>
            <w:r w:rsidRPr="009A2228">
              <w:rPr>
                <w:sz w:val="18"/>
                <w:szCs w:val="18"/>
              </w:rPr>
              <w:t xml:space="preserve">Amend Product Specification </w:t>
            </w:r>
          </w:p>
        </w:tc>
        <w:tc>
          <w:tcPr>
            <w:tcW w:w="311" w:type="pct"/>
          </w:tcPr>
          <w:p w14:paraId="2749929C" w14:textId="77777777" w:rsidR="00AB04E1" w:rsidRPr="00E624C4" w:rsidRDefault="00AB04E1" w:rsidP="00AB04E1">
            <w:pPr>
              <w:spacing w:before="60" w:after="60" w:line="240" w:lineRule="auto"/>
              <w:rPr>
                <w:sz w:val="18"/>
                <w:szCs w:val="18"/>
              </w:rPr>
            </w:pPr>
          </w:p>
        </w:tc>
      </w:tr>
      <w:tr w:rsidR="00AB04E1" w:rsidRPr="008826C8" w14:paraId="7DC4733D" w14:textId="77777777" w:rsidTr="00180820">
        <w:trPr>
          <w:cantSplit/>
        </w:trPr>
        <w:tc>
          <w:tcPr>
            <w:tcW w:w="329" w:type="pct"/>
            <w:noWrap/>
          </w:tcPr>
          <w:p w14:paraId="1EB5E25E" w14:textId="346578C3" w:rsidR="00AB04E1" w:rsidRPr="00E624C4" w:rsidRDefault="00AB04E1" w:rsidP="00AB04E1">
            <w:pPr>
              <w:spacing w:before="60" w:after="60" w:line="240" w:lineRule="auto"/>
              <w:rPr>
                <w:sz w:val="18"/>
                <w:szCs w:val="18"/>
              </w:rPr>
            </w:pPr>
            <w:r w:rsidRPr="008C28AC">
              <w:rPr>
                <w:sz w:val="18"/>
                <w:szCs w:val="18"/>
              </w:rPr>
              <w:t>97_10</w:t>
            </w:r>
            <w:r>
              <w:rPr>
                <w:sz w:val="18"/>
                <w:szCs w:val="18"/>
              </w:rPr>
              <w:t>53</w:t>
            </w:r>
          </w:p>
        </w:tc>
        <w:tc>
          <w:tcPr>
            <w:tcW w:w="476" w:type="pct"/>
            <w:noWrap/>
          </w:tcPr>
          <w:p w14:paraId="42BA044B" w14:textId="4B8ECBB3" w:rsidR="00AB04E1" w:rsidRDefault="00AB04E1" w:rsidP="00AB04E1">
            <w:pPr>
              <w:spacing w:before="60" w:after="60" w:line="240" w:lineRule="auto"/>
              <w:rPr>
                <w:rFonts w:cs="Arial"/>
                <w:sz w:val="18"/>
                <w:szCs w:val="18"/>
              </w:rPr>
            </w:pPr>
            <w:r w:rsidRPr="00162207">
              <w:rPr>
                <w:rFonts w:cs="Arial"/>
                <w:sz w:val="18"/>
                <w:szCs w:val="18"/>
              </w:rPr>
              <w:t>W</w:t>
            </w:r>
          </w:p>
        </w:tc>
        <w:tc>
          <w:tcPr>
            <w:tcW w:w="1699" w:type="pct"/>
            <w:gridSpan w:val="4"/>
          </w:tcPr>
          <w:p w14:paraId="75438A68" w14:textId="5E46AB5C" w:rsidR="00AB04E1" w:rsidRDefault="00AB04E1" w:rsidP="00AB04E1">
            <w:pPr>
              <w:spacing w:before="60" w:after="60" w:line="240" w:lineRule="auto"/>
              <w:rPr>
                <w:sz w:val="18"/>
                <w:szCs w:val="18"/>
              </w:rPr>
            </w:pPr>
            <w:r>
              <w:rPr>
                <w:sz w:val="18"/>
                <w:szCs w:val="18"/>
              </w:rPr>
              <w:t>Does the PS (and DCEG if applicable) specify the format of product specification name and identifier in datasets?</w:t>
            </w:r>
          </w:p>
        </w:tc>
        <w:tc>
          <w:tcPr>
            <w:tcW w:w="354" w:type="pct"/>
            <w:noWrap/>
          </w:tcPr>
          <w:p w14:paraId="3B21BDD4" w14:textId="55F0C77B"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187C4635" w14:textId="716C2EAE" w:rsidR="00AB04E1" w:rsidRDefault="00AB04E1" w:rsidP="00FC14D6">
            <w:pPr>
              <w:spacing w:after="0" w:line="240" w:lineRule="auto"/>
              <w:rPr>
                <w:sz w:val="18"/>
                <w:szCs w:val="18"/>
              </w:rPr>
            </w:pPr>
            <w:r>
              <w:rPr>
                <w:sz w:val="18"/>
                <w:szCs w:val="18"/>
              </w:rPr>
              <w:t>B-2</w:t>
            </w:r>
            <w:ins w:id="172" w:author="Raphael Malyankar" w:date="2026-02-02T14:59:00Z" w16du:dateUtc="2026-02-02T21:59:00Z">
              <w:r w:rsidR="00DC008C">
                <w:rPr>
                  <w:sz w:val="18"/>
                  <w:szCs w:val="18"/>
                </w:rPr>
                <w:t>3</w:t>
              </w:r>
            </w:ins>
            <w:del w:id="173" w:author="Raphael Malyankar" w:date="2026-02-02T14:59:00Z" w16du:dateUtc="2026-02-02T21:59:00Z">
              <w:r w:rsidDel="00DC008C">
                <w:rPr>
                  <w:sz w:val="18"/>
                  <w:szCs w:val="18"/>
                </w:rPr>
                <w:delText>4</w:delText>
              </w:r>
            </w:del>
            <w:r>
              <w:rPr>
                <w:sz w:val="18"/>
                <w:szCs w:val="18"/>
              </w:rPr>
              <w:t>.4</w:t>
            </w:r>
          </w:p>
        </w:tc>
        <w:tc>
          <w:tcPr>
            <w:tcW w:w="356" w:type="pct"/>
            <w:gridSpan w:val="3"/>
          </w:tcPr>
          <w:p w14:paraId="729E3113" w14:textId="77777777" w:rsidR="00AB04E1" w:rsidRPr="00E624C4" w:rsidRDefault="00AB04E1" w:rsidP="00AB04E1">
            <w:pPr>
              <w:spacing w:before="60" w:after="60" w:line="240" w:lineRule="auto"/>
              <w:rPr>
                <w:sz w:val="18"/>
                <w:szCs w:val="18"/>
              </w:rPr>
            </w:pPr>
          </w:p>
        </w:tc>
        <w:tc>
          <w:tcPr>
            <w:tcW w:w="1109" w:type="pct"/>
          </w:tcPr>
          <w:p w14:paraId="39CD8D3B" w14:textId="544A593E" w:rsidR="00AB04E1" w:rsidRDefault="00AB04E1" w:rsidP="009A389A">
            <w:pPr>
              <w:spacing w:before="60" w:after="60" w:line="240" w:lineRule="auto"/>
              <w:jc w:val="left"/>
              <w:rPr>
                <w:sz w:val="18"/>
                <w:szCs w:val="18"/>
              </w:rPr>
            </w:pPr>
            <w:r w:rsidRPr="009A2228">
              <w:rPr>
                <w:sz w:val="18"/>
                <w:szCs w:val="18"/>
              </w:rPr>
              <w:t xml:space="preserve">Amend Product Specification </w:t>
            </w:r>
          </w:p>
        </w:tc>
        <w:tc>
          <w:tcPr>
            <w:tcW w:w="311" w:type="pct"/>
          </w:tcPr>
          <w:p w14:paraId="1DAFD67E" w14:textId="77777777" w:rsidR="00AB04E1" w:rsidRPr="00E624C4" w:rsidRDefault="00AB04E1" w:rsidP="00AB04E1">
            <w:pPr>
              <w:spacing w:before="60" w:after="60" w:line="240" w:lineRule="auto"/>
              <w:rPr>
                <w:sz w:val="18"/>
                <w:szCs w:val="18"/>
              </w:rPr>
            </w:pPr>
          </w:p>
        </w:tc>
      </w:tr>
      <w:tr w:rsidR="00AB04E1" w:rsidRPr="008826C8" w14:paraId="1E75476B" w14:textId="77777777" w:rsidTr="00180820">
        <w:trPr>
          <w:cantSplit/>
        </w:trPr>
        <w:tc>
          <w:tcPr>
            <w:tcW w:w="329" w:type="pct"/>
            <w:noWrap/>
          </w:tcPr>
          <w:p w14:paraId="4218E5D7" w14:textId="4DB20322" w:rsidR="00AB04E1" w:rsidRPr="00E624C4" w:rsidRDefault="00AB04E1" w:rsidP="00AB04E1">
            <w:pPr>
              <w:spacing w:before="60" w:after="60" w:line="240" w:lineRule="auto"/>
              <w:rPr>
                <w:sz w:val="18"/>
                <w:szCs w:val="18"/>
              </w:rPr>
            </w:pPr>
            <w:r w:rsidRPr="008C28AC">
              <w:rPr>
                <w:sz w:val="18"/>
                <w:szCs w:val="18"/>
              </w:rPr>
              <w:t>97_10</w:t>
            </w:r>
            <w:r>
              <w:rPr>
                <w:sz w:val="18"/>
                <w:szCs w:val="18"/>
              </w:rPr>
              <w:t>54</w:t>
            </w:r>
          </w:p>
        </w:tc>
        <w:tc>
          <w:tcPr>
            <w:tcW w:w="476" w:type="pct"/>
            <w:noWrap/>
          </w:tcPr>
          <w:p w14:paraId="5036535A" w14:textId="40296AD1" w:rsidR="00AB04E1" w:rsidRDefault="00AB04E1" w:rsidP="00AB04E1">
            <w:pPr>
              <w:spacing w:before="60" w:after="60" w:line="240" w:lineRule="auto"/>
              <w:rPr>
                <w:rFonts w:cs="Arial"/>
                <w:sz w:val="18"/>
                <w:szCs w:val="18"/>
              </w:rPr>
            </w:pPr>
            <w:r w:rsidRPr="00162207">
              <w:rPr>
                <w:rFonts w:cs="Arial"/>
                <w:sz w:val="18"/>
                <w:szCs w:val="18"/>
              </w:rPr>
              <w:t>W</w:t>
            </w:r>
          </w:p>
        </w:tc>
        <w:tc>
          <w:tcPr>
            <w:tcW w:w="1699" w:type="pct"/>
            <w:gridSpan w:val="4"/>
          </w:tcPr>
          <w:p w14:paraId="0703D1E8" w14:textId="77777777" w:rsidR="00AB04E1" w:rsidRDefault="00AB04E1" w:rsidP="00AB04E1">
            <w:pPr>
              <w:spacing w:before="60" w:after="60" w:line="240" w:lineRule="auto"/>
              <w:rPr>
                <w:sz w:val="18"/>
                <w:szCs w:val="18"/>
              </w:rPr>
            </w:pPr>
            <w:r w:rsidRPr="00810750">
              <w:rPr>
                <w:sz w:val="18"/>
                <w:szCs w:val="18"/>
              </w:rPr>
              <w:t>Data Quality Measure Completeness (Commission/Omission) to be included in the Product Specification</w:t>
            </w:r>
            <w:r>
              <w:rPr>
                <w:sz w:val="18"/>
                <w:szCs w:val="18"/>
              </w:rPr>
              <w:t>.</w:t>
            </w:r>
          </w:p>
          <w:p w14:paraId="4F289343" w14:textId="336F4C7C" w:rsidR="00AB04E1" w:rsidRDefault="00AB04E1" w:rsidP="00AB04E1">
            <w:pPr>
              <w:spacing w:before="60" w:after="60" w:line="240" w:lineRule="auto"/>
              <w:rPr>
                <w:sz w:val="18"/>
                <w:szCs w:val="18"/>
              </w:rPr>
            </w:pPr>
            <w:r>
              <w:rPr>
                <w:sz w:val="18"/>
                <w:szCs w:val="18"/>
              </w:rPr>
              <w:t>(PS should use templates in C-</w:t>
            </w:r>
            <w:ins w:id="174" w:author="Raphael Malyankar" w:date="2026-02-02T15:00:00Z" w16du:dateUtc="2026-02-02T22:00:00Z">
              <w:r w:rsidR="00DC008C">
                <w:rPr>
                  <w:sz w:val="18"/>
                  <w:szCs w:val="18"/>
                </w:rPr>
                <w:t>7</w:t>
              </w:r>
            </w:ins>
            <w:del w:id="175" w:author="Raphael Malyankar" w:date="2026-02-02T15:00:00Z" w16du:dateUtc="2026-02-02T22:00:00Z">
              <w:r w:rsidDel="00DC008C">
                <w:rPr>
                  <w:sz w:val="18"/>
                  <w:szCs w:val="18"/>
                </w:rPr>
                <w:delText>8</w:delText>
              </w:r>
            </w:del>
            <w:r>
              <w:rPr>
                <w:sz w:val="18"/>
                <w:szCs w:val="18"/>
              </w:rPr>
              <w:t>.2.1 &amp; C-</w:t>
            </w:r>
            <w:ins w:id="176" w:author="Raphael Malyankar" w:date="2026-02-02T15:00:00Z" w16du:dateUtc="2026-02-02T22:00:00Z">
              <w:r w:rsidR="00DC008C">
                <w:rPr>
                  <w:sz w:val="18"/>
                  <w:szCs w:val="18"/>
                </w:rPr>
                <w:t>7</w:t>
              </w:r>
            </w:ins>
            <w:del w:id="177" w:author="Raphael Malyankar" w:date="2026-02-02T15:00:00Z" w16du:dateUtc="2026-02-02T22:00:00Z">
              <w:r w:rsidDel="00DC008C">
                <w:rPr>
                  <w:sz w:val="18"/>
                  <w:szCs w:val="18"/>
                </w:rPr>
                <w:delText>8</w:delText>
              </w:r>
            </w:del>
            <w:r>
              <w:rPr>
                <w:sz w:val="18"/>
                <w:szCs w:val="18"/>
              </w:rPr>
              <w:t>.2.2)</w:t>
            </w:r>
          </w:p>
        </w:tc>
        <w:tc>
          <w:tcPr>
            <w:tcW w:w="354" w:type="pct"/>
            <w:noWrap/>
          </w:tcPr>
          <w:p w14:paraId="62A65CEF" w14:textId="11218F68"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540DB806" w14:textId="4644FB87" w:rsidR="00AB04E1" w:rsidRDefault="00AB04E1" w:rsidP="00FC14D6">
            <w:pPr>
              <w:spacing w:after="0" w:line="240" w:lineRule="auto"/>
              <w:rPr>
                <w:sz w:val="18"/>
                <w:szCs w:val="18"/>
              </w:rPr>
            </w:pPr>
            <w:r>
              <w:rPr>
                <w:sz w:val="18"/>
                <w:szCs w:val="18"/>
              </w:rPr>
              <w:t>C-</w:t>
            </w:r>
            <w:ins w:id="178" w:author="Raphael Malyankar" w:date="2026-02-02T15:00:00Z" w16du:dateUtc="2026-02-02T22:00:00Z">
              <w:r w:rsidR="00DC008C">
                <w:rPr>
                  <w:sz w:val="18"/>
                  <w:szCs w:val="18"/>
                </w:rPr>
                <w:t>5</w:t>
              </w:r>
            </w:ins>
            <w:del w:id="179" w:author="Raphael Malyankar" w:date="2026-02-02T15:00:00Z" w16du:dateUtc="2026-02-02T22:00:00Z">
              <w:r w:rsidDel="00DC008C">
                <w:rPr>
                  <w:sz w:val="18"/>
                  <w:szCs w:val="18"/>
                </w:rPr>
                <w:delText>6</w:delText>
              </w:r>
            </w:del>
            <w:r>
              <w:rPr>
                <w:sz w:val="18"/>
                <w:szCs w:val="18"/>
              </w:rPr>
              <w:t>.1,</w:t>
            </w:r>
          </w:p>
          <w:p w14:paraId="4004FDA8" w14:textId="5F726301" w:rsidR="00AB04E1" w:rsidRDefault="00AB04E1" w:rsidP="00FC14D6">
            <w:pPr>
              <w:spacing w:after="0" w:line="240" w:lineRule="auto"/>
              <w:rPr>
                <w:sz w:val="18"/>
                <w:szCs w:val="18"/>
              </w:rPr>
            </w:pPr>
            <w:r>
              <w:rPr>
                <w:sz w:val="18"/>
                <w:szCs w:val="18"/>
              </w:rPr>
              <w:t>C-</w:t>
            </w:r>
            <w:ins w:id="180" w:author="Raphael Malyankar" w:date="2026-02-02T15:00:00Z" w16du:dateUtc="2026-02-02T22:00:00Z">
              <w:r w:rsidR="00DC008C">
                <w:rPr>
                  <w:sz w:val="18"/>
                  <w:szCs w:val="18"/>
                </w:rPr>
                <w:t>7</w:t>
              </w:r>
            </w:ins>
            <w:del w:id="181" w:author="Raphael Malyankar" w:date="2026-02-02T15:00:00Z" w16du:dateUtc="2026-02-02T22:00:00Z">
              <w:r w:rsidDel="00DC008C">
                <w:rPr>
                  <w:sz w:val="18"/>
                  <w:szCs w:val="18"/>
                </w:rPr>
                <w:delText>8</w:delText>
              </w:r>
            </w:del>
            <w:r>
              <w:rPr>
                <w:sz w:val="18"/>
                <w:szCs w:val="18"/>
              </w:rPr>
              <w:t>.2.1,</w:t>
            </w:r>
          </w:p>
          <w:p w14:paraId="234836BC" w14:textId="02CFFEB0" w:rsidR="00AB04E1" w:rsidRDefault="00AB04E1" w:rsidP="00FC14D6">
            <w:pPr>
              <w:spacing w:after="0" w:line="240" w:lineRule="auto"/>
              <w:rPr>
                <w:sz w:val="18"/>
                <w:szCs w:val="18"/>
              </w:rPr>
            </w:pPr>
            <w:r>
              <w:rPr>
                <w:sz w:val="18"/>
                <w:szCs w:val="18"/>
              </w:rPr>
              <w:t>C-</w:t>
            </w:r>
            <w:ins w:id="182" w:author="Raphael Malyankar" w:date="2026-02-02T15:00:00Z" w16du:dateUtc="2026-02-02T22:00:00Z">
              <w:r w:rsidR="00DC008C">
                <w:rPr>
                  <w:sz w:val="18"/>
                  <w:szCs w:val="18"/>
                </w:rPr>
                <w:t>7</w:t>
              </w:r>
            </w:ins>
            <w:del w:id="183" w:author="Raphael Malyankar" w:date="2026-02-02T15:00:00Z" w16du:dateUtc="2026-02-02T22:00:00Z">
              <w:r w:rsidDel="00DC008C">
                <w:rPr>
                  <w:sz w:val="18"/>
                  <w:szCs w:val="18"/>
                </w:rPr>
                <w:delText>8</w:delText>
              </w:r>
            </w:del>
            <w:r>
              <w:rPr>
                <w:sz w:val="18"/>
                <w:szCs w:val="18"/>
              </w:rPr>
              <w:t>.2.2</w:t>
            </w:r>
          </w:p>
        </w:tc>
        <w:tc>
          <w:tcPr>
            <w:tcW w:w="356" w:type="pct"/>
            <w:gridSpan w:val="3"/>
          </w:tcPr>
          <w:p w14:paraId="24689215" w14:textId="77777777" w:rsidR="00AB04E1" w:rsidRPr="00E624C4" w:rsidRDefault="00AB04E1" w:rsidP="00AB04E1">
            <w:pPr>
              <w:spacing w:before="60" w:after="60" w:line="240" w:lineRule="auto"/>
              <w:rPr>
                <w:sz w:val="18"/>
                <w:szCs w:val="18"/>
              </w:rPr>
            </w:pPr>
          </w:p>
        </w:tc>
        <w:tc>
          <w:tcPr>
            <w:tcW w:w="1109" w:type="pct"/>
          </w:tcPr>
          <w:p w14:paraId="5AB8E38E" w14:textId="434E8427" w:rsidR="00AB04E1" w:rsidRDefault="00AB04E1" w:rsidP="009A389A">
            <w:pPr>
              <w:spacing w:before="60" w:after="60" w:line="240" w:lineRule="auto"/>
              <w:jc w:val="left"/>
              <w:rPr>
                <w:sz w:val="18"/>
                <w:szCs w:val="18"/>
              </w:rPr>
            </w:pPr>
            <w:r w:rsidRPr="009A2228">
              <w:rPr>
                <w:sz w:val="18"/>
                <w:szCs w:val="18"/>
              </w:rPr>
              <w:t xml:space="preserve">Amend Product Specification </w:t>
            </w:r>
          </w:p>
        </w:tc>
        <w:tc>
          <w:tcPr>
            <w:tcW w:w="311" w:type="pct"/>
          </w:tcPr>
          <w:p w14:paraId="01FE93B5" w14:textId="77777777" w:rsidR="00AB04E1" w:rsidRPr="00E624C4" w:rsidRDefault="00AB04E1" w:rsidP="00AB04E1">
            <w:pPr>
              <w:spacing w:before="60" w:after="60" w:line="240" w:lineRule="auto"/>
              <w:rPr>
                <w:sz w:val="18"/>
                <w:szCs w:val="18"/>
              </w:rPr>
            </w:pPr>
          </w:p>
        </w:tc>
      </w:tr>
      <w:tr w:rsidR="00AB04E1" w:rsidRPr="008826C8" w14:paraId="61E6B7EE" w14:textId="77777777" w:rsidTr="00180820">
        <w:trPr>
          <w:cantSplit/>
        </w:trPr>
        <w:tc>
          <w:tcPr>
            <w:tcW w:w="329" w:type="pct"/>
            <w:noWrap/>
          </w:tcPr>
          <w:p w14:paraId="629517C4" w14:textId="43C596E1" w:rsidR="00AB04E1" w:rsidRPr="00E624C4" w:rsidRDefault="00AB04E1" w:rsidP="00AB04E1">
            <w:pPr>
              <w:spacing w:before="60" w:after="60" w:line="240" w:lineRule="auto"/>
              <w:rPr>
                <w:sz w:val="18"/>
                <w:szCs w:val="18"/>
              </w:rPr>
            </w:pPr>
            <w:r w:rsidRPr="008C28AC">
              <w:rPr>
                <w:sz w:val="18"/>
                <w:szCs w:val="18"/>
              </w:rPr>
              <w:lastRenderedPageBreak/>
              <w:t>97_10</w:t>
            </w:r>
            <w:r>
              <w:rPr>
                <w:sz w:val="18"/>
                <w:szCs w:val="18"/>
              </w:rPr>
              <w:t>55</w:t>
            </w:r>
          </w:p>
        </w:tc>
        <w:tc>
          <w:tcPr>
            <w:tcW w:w="476" w:type="pct"/>
            <w:noWrap/>
          </w:tcPr>
          <w:p w14:paraId="0CBDA7E7" w14:textId="74896181" w:rsidR="00AB04E1" w:rsidRDefault="00AB04E1" w:rsidP="00AB04E1">
            <w:pPr>
              <w:spacing w:before="60" w:after="60" w:line="240" w:lineRule="auto"/>
              <w:rPr>
                <w:rFonts w:cs="Arial"/>
                <w:sz w:val="18"/>
                <w:szCs w:val="18"/>
              </w:rPr>
            </w:pPr>
            <w:r w:rsidRPr="00C34833">
              <w:rPr>
                <w:rFonts w:cs="Arial"/>
                <w:sz w:val="18"/>
                <w:szCs w:val="18"/>
              </w:rPr>
              <w:t>W</w:t>
            </w:r>
          </w:p>
        </w:tc>
        <w:tc>
          <w:tcPr>
            <w:tcW w:w="1699" w:type="pct"/>
            <w:gridSpan w:val="4"/>
          </w:tcPr>
          <w:p w14:paraId="55E13CED" w14:textId="77777777" w:rsidR="00AB04E1" w:rsidRDefault="00AB04E1" w:rsidP="00AB04E1">
            <w:pPr>
              <w:spacing w:before="60" w:after="60" w:line="240" w:lineRule="auto"/>
              <w:rPr>
                <w:sz w:val="18"/>
                <w:szCs w:val="18"/>
              </w:rPr>
            </w:pPr>
            <w:r w:rsidRPr="00810750">
              <w:rPr>
                <w:sz w:val="18"/>
                <w:szCs w:val="18"/>
              </w:rPr>
              <w:t>Data Quality Measure Conceptual Consistency to follow the guidelines from S-100 Part 1 and to be included in the Product Specification</w:t>
            </w:r>
            <w:r>
              <w:rPr>
                <w:sz w:val="18"/>
                <w:szCs w:val="18"/>
              </w:rPr>
              <w:t>.</w:t>
            </w:r>
          </w:p>
          <w:p w14:paraId="62DEF965" w14:textId="0D6E9C7D" w:rsidR="00AB04E1" w:rsidRPr="00810750" w:rsidRDefault="00AB04E1" w:rsidP="00AB04E1">
            <w:pPr>
              <w:spacing w:before="60" w:after="60" w:line="240" w:lineRule="auto"/>
              <w:rPr>
                <w:sz w:val="18"/>
                <w:szCs w:val="18"/>
              </w:rPr>
            </w:pPr>
            <w:r>
              <w:rPr>
                <w:sz w:val="18"/>
                <w:szCs w:val="18"/>
              </w:rPr>
              <w:t>(PS should use template in C-</w:t>
            </w:r>
            <w:ins w:id="184" w:author="Raphael Malyankar" w:date="2026-02-02T15:00:00Z" w16du:dateUtc="2026-02-02T22:00:00Z">
              <w:r w:rsidR="00DC008C">
                <w:rPr>
                  <w:sz w:val="18"/>
                  <w:szCs w:val="18"/>
                </w:rPr>
                <w:t>7</w:t>
              </w:r>
            </w:ins>
            <w:del w:id="185" w:author="Raphael Malyankar" w:date="2026-02-02T15:00:00Z" w16du:dateUtc="2026-02-02T22:00:00Z">
              <w:r w:rsidDel="00DC008C">
                <w:rPr>
                  <w:sz w:val="18"/>
                  <w:szCs w:val="18"/>
                </w:rPr>
                <w:delText>8</w:delText>
              </w:r>
            </w:del>
            <w:r>
              <w:rPr>
                <w:sz w:val="18"/>
                <w:szCs w:val="18"/>
              </w:rPr>
              <w:t>.3.1)</w:t>
            </w:r>
          </w:p>
        </w:tc>
        <w:tc>
          <w:tcPr>
            <w:tcW w:w="354" w:type="pct"/>
            <w:noWrap/>
          </w:tcPr>
          <w:p w14:paraId="1F12858A" w14:textId="4F873477"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7E61B32F" w14:textId="79FE574A" w:rsidR="00AB04E1" w:rsidRDefault="00AB04E1" w:rsidP="00FC14D6">
            <w:pPr>
              <w:spacing w:after="0" w:line="240" w:lineRule="auto"/>
              <w:rPr>
                <w:sz w:val="18"/>
                <w:szCs w:val="18"/>
              </w:rPr>
            </w:pPr>
            <w:r>
              <w:rPr>
                <w:sz w:val="18"/>
                <w:szCs w:val="18"/>
              </w:rPr>
              <w:t>C-</w:t>
            </w:r>
            <w:ins w:id="186" w:author="Raphael Malyankar" w:date="2026-02-02T15:00:00Z" w16du:dateUtc="2026-02-02T22:00:00Z">
              <w:r w:rsidR="00DC008C">
                <w:rPr>
                  <w:sz w:val="18"/>
                  <w:szCs w:val="18"/>
                </w:rPr>
                <w:t>5</w:t>
              </w:r>
            </w:ins>
            <w:del w:id="187" w:author="Raphael Malyankar" w:date="2026-02-02T15:00:00Z" w16du:dateUtc="2026-02-02T22:00:00Z">
              <w:r w:rsidDel="00DC008C">
                <w:rPr>
                  <w:sz w:val="18"/>
                  <w:szCs w:val="18"/>
                </w:rPr>
                <w:delText>6</w:delText>
              </w:r>
            </w:del>
            <w:r>
              <w:rPr>
                <w:sz w:val="18"/>
                <w:szCs w:val="18"/>
              </w:rPr>
              <w:t>.2,</w:t>
            </w:r>
          </w:p>
          <w:p w14:paraId="2499BD8D" w14:textId="7D40FAC1" w:rsidR="00AB04E1" w:rsidRDefault="00AB04E1" w:rsidP="00FC14D6">
            <w:pPr>
              <w:spacing w:after="0" w:line="240" w:lineRule="auto"/>
              <w:rPr>
                <w:sz w:val="18"/>
                <w:szCs w:val="18"/>
              </w:rPr>
            </w:pPr>
            <w:r>
              <w:rPr>
                <w:sz w:val="18"/>
                <w:szCs w:val="18"/>
              </w:rPr>
              <w:t>C-</w:t>
            </w:r>
            <w:ins w:id="188" w:author="Raphael Malyankar" w:date="2026-02-02T15:00:00Z" w16du:dateUtc="2026-02-02T22:00:00Z">
              <w:r w:rsidR="00DC008C">
                <w:rPr>
                  <w:sz w:val="18"/>
                  <w:szCs w:val="18"/>
                </w:rPr>
                <w:t>7</w:t>
              </w:r>
            </w:ins>
            <w:del w:id="189" w:author="Raphael Malyankar" w:date="2026-02-02T15:00:00Z" w16du:dateUtc="2026-02-02T22:00:00Z">
              <w:r w:rsidDel="00DC008C">
                <w:rPr>
                  <w:sz w:val="18"/>
                  <w:szCs w:val="18"/>
                </w:rPr>
                <w:delText>8</w:delText>
              </w:r>
            </w:del>
            <w:r>
              <w:rPr>
                <w:sz w:val="18"/>
                <w:szCs w:val="18"/>
              </w:rPr>
              <w:t>.3.1</w:t>
            </w:r>
          </w:p>
        </w:tc>
        <w:tc>
          <w:tcPr>
            <w:tcW w:w="356" w:type="pct"/>
            <w:gridSpan w:val="3"/>
          </w:tcPr>
          <w:p w14:paraId="39098976" w14:textId="77777777" w:rsidR="00AB04E1" w:rsidRPr="00E624C4" w:rsidRDefault="00AB04E1" w:rsidP="00AB04E1">
            <w:pPr>
              <w:spacing w:before="60" w:after="60" w:line="240" w:lineRule="auto"/>
              <w:rPr>
                <w:sz w:val="18"/>
                <w:szCs w:val="18"/>
              </w:rPr>
            </w:pPr>
          </w:p>
        </w:tc>
        <w:tc>
          <w:tcPr>
            <w:tcW w:w="1109" w:type="pct"/>
          </w:tcPr>
          <w:p w14:paraId="3DEB5965" w14:textId="61C3308E" w:rsidR="00AB04E1" w:rsidRDefault="00AB04E1" w:rsidP="009A389A">
            <w:pPr>
              <w:spacing w:before="60" w:after="60" w:line="240" w:lineRule="auto"/>
              <w:jc w:val="left"/>
              <w:rPr>
                <w:sz w:val="18"/>
                <w:szCs w:val="18"/>
              </w:rPr>
            </w:pPr>
            <w:r w:rsidRPr="0098042C">
              <w:rPr>
                <w:sz w:val="18"/>
                <w:szCs w:val="18"/>
              </w:rPr>
              <w:t xml:space="preserve">Amend Product Specification </w:t>
            </w:r>
          </w:p>
        </w:tc>
        <w:tc>
          <w:tcPr>
            <w:tcW w:w="311" w:type="pct"/>
          </w:tcPr>
          <w:p w14:paraId="08D15641" w14:textId="77777777" w:rsidR="00AB04E1" w:rsidRPr="00E624C4" w:rsidRDefault="00AB04E1" w:rsidP="00AB04E1">
            <w:pPr>
              <w:spacing w:before="60" w:after="60" w:line="240" w:lineRule="auto"/>
              <w:rPr>
                <w:sz w:val="18"/>
                <w:szCs w:val="18"/>
              </w:rPr>
            </w:pPr>
          </w:p>
        </w:tc>
      </w:tr>
      <w:tr w:rsidR="00AB04E1" w:rsidRPr="008826C8" w14:paraId="0E79FBAB" w14:textId="77777777" w:rsidTr="00180820">
        <w:trPr>
          <w:cantSplit/>
        </w:trPr>
        <w:tc>
          <w:tcPr>
            <w:tcW w:w="329" w:type="pct"/>
            <w:noWrap/>
          </w:tcPr>
          <w:p w14:paraId="7219F0CD" w14:textId="64495460" w:rsidR="00AB04E1" w:rsidRPr="00E624C4" w:rsidRDefault="00AB04E1" w:rsidP="00AB04E1">
            <w:pPr>
              <w:spacing w:before="60" w:after="60" w:line="240" w:lineRule="auto"/>
              <w:rPr>
                <w:sz w:val="18"/>
                <w:szCs w:val="18"/>
              </w:rPr>
            </w:pPr>
            <w:r w:rsidRPr="008C28AC">
              <w:rPr>
                <w:sz w:val="18"/>
                <w:szCs w:val="18"/>
              </w:rPr>
              <w:t>97_10</w:t>
            </w:r>
            <w:r>
              <w:rPr>
                <w:sz w:val="18"/>
                <w:szCs w:val="18"/>
              </w:rPr>
              <w:t>56</w:t>
            </w:r>
          </w:p>
        </w:tc>
        <w:tc>
          <w:tcPr>
            <w:tcW w:w="476" w:type="pct"/>
            <w:noWrap/>
          </w:tcPr>
          <w:p w14:paraId="6837CE73" w14:textId="556E7B70" w:rsidR="00AB04E1" w:rsidRDefault="00AB04E1" w:rsidP="00AB04E1">
            <w:pPr>
              <w:spacing w:before="60" w:after="60" w:line="240" w:lineRule="auto"/>
              <w:rPr>
                <w:rFonts w:cs="Arial"/>
                <w:sz w:val="18"/>
                <w:szCs w:val="18"/>
              </w:rPr>
            </w:pPr>
            <w:r w:rsidRPr="00C34833">
              <w:rPr>
                <w:rFonts w:cs="Arial"/>
                <w:sz w:val="18"/>
                <w:szCs w:val="18"/>
              </w:rPr>
              <w:t>W</w:t>
            </w:r>
          </w:p>
        </w:tc>
        <w:tc>
          <w:tcPr>
            <w:tcW w:w="1699" w:type="pct"/>
            <w:gridSpan w:val="4"/>
          </w:tcPr>
          <w:p w14:paraId="2A79C901" w14:textId="77777777" w:rsidR="00AB04E1" w:rsidRDefault="00AB04E1" w:rsidP="00AB04E1">
            <w:pPr>
              <w:spacing w:before="60" w:after="60" w:line="240" w:lineRule="auto"/>
              <w:rPr>
                <w:sz w:val="18"/>
                <w:szCs w:val="18"/>
              </w:rPr>
            </w:pPr>
            <w:r w:rsidRPr="00810750">
              <w:rPr>
                <w:sz w:val="18"/>
                <w:szCs w:val="18"/>
              </w:rPr>
              <w:t>Data Quality Measure Domain Consistency to follow the guidelines from S-100 Part 5 and to be included in the Product Specification</w:t>
            </w:r>
            <w:r>
              <w:rPr>
                <w:sz w:val="18"/>
                <w:szCs w:val="18"/>
              </w:rPr>
              <w:t>.</w:t>
            </w:r>
          </w:p>
          <w:p w14:paraId="3FF7F3DC" w14:textId="471ACA65" w:rsidR="00AB04E1" w:rsidRPr="00810750" w:rsidRDefault="00AB04E1" w:rsidP="00AB04E1">
            <w:pPr>
              <w:spacing w:before="60" w:after="60" w:line="240" w:lineRule="auto"/>
              <w:rPr>
                <w:sz w:val="18"/>
                <w:szCs w:val="18"/>
              </w:rPr>
            </w:pPr>
            <w:r>
              <w:rPr>
                <w:sz w:val="18"/>
                <w:szCs w:val="18"/>
              </w:rPr>
              <w:t>(PS should use template in C-</w:t>
            </w:r>
            <w:ins w:id="190" w:author="Raphael Malyankar" w:date="2026-02-02T15:01:00Z" w16du:dateUtc="2026-02-02T22:01:00Z">
              <w:r w:rsidR="00DC008C">
                <w:rPr>
                  <w:sz w:val="18"/>
                  <w:szCs w:val="18"/>
                </w:rPr>
                <w:t>7</w:t>
              </w:r>
            </w:ins>
            <w:del w:id="191" w:author="Raphael Malyankar" w:date="2026-02-02T15:01:00Z" w16du:dateUtc="2026-02-02T22:01:00Z">
              <w:r w:rsidDel="00DC008C">
                <w:rPr>
                  <w:sz w:val="18"/>
                  <w:szCs w:val="18"/>
                </w:rPr>
                <w:delText>8</w:delText>
              </w:r>
            </w:del>
            <w:r>
              <w:rPr>
                <w:sz w:val="18"/>
                <w:szCs w:val="18"/>
              </w:rPr>
              <w:t>.3.2)</w:t>
            </w:r>
          </w:p>
        </w:tc>
        <w:tc>
          <w:tcPr>
            <w:tcW w:w="354" w:type="pct"/>
            <w:noWrap/>
          </w:tcPr>
          <w:p w14:paraId="26530FD9" w14:textId="10F48F1A"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3249809C" w14:textId="3AAA1B65" w:rsidR="00AB04E1" w:rsidRDefault="00AB04E1" w:rsidP="00FC14D6">
            <w:pPr>
              <w:spacing w:after="0" w:line="240" w:lineRule="auto"/>
              <w:rPr>
                <w:sz w:val="18"/>
                <w:szCs w:val="18"/>
              </w:rPr>
            </w:pPr>
            <w:r>
              <w:rPr>
                <w:sz w:val="18"/>
                <w:szCs w:val="18"/>
              </w:rPr>
              <w:t>C-</w:t>
            </w:r>
            <w:ins w:id="192" w:author="Raphael Malyankar" w:date="2026-02-02T15:00:00Z" w16du:dateUtc="2026-02-02T22:00:00Z">
              <w:r w:rsidR="00DC008C">
                <w:rPr>
                  <w:sz w:val="18"/>
                  <w:szCs w:val="18"/>
                </w:rPr>
                <w:t>5</w:t>
              </w:r>
            </w:ins>
            <w:del w:id="193" w:author="Raphael Malyankar" w:date="2026-02-02T15:00:00Z" w16du:dateUtc="2026-02-02T22:00:00Z">
              <w:r w:rsidDel="00DC008C">
                <w:rPr>
                  <w:sz w:val="18"/>
                  <w:szCs w:val="18"/>
                </w:rPr>
                <w:delText>6</w:delText>
              </w:r>
            </w:del>
            <w:r>
              <w:rPr>
                <w:sz w:val="18"/>
                <w:szCs w:val="18"/>
              </w:rPr>
              <w:t>.3,</w:t>
            </w:r>
          </w:p>
          <w:p w14:paraId="5B93B1E6" w14:textId="427F58B2" w:rsidR="00AB04E1" w:rsidRDefault="00AB04E1" w:rsidP="00FC14D6">
            <w:pPr>
              <w:spacing w:after="0" w:line="240" w:lineRule="auto"/>
              <w:rPr>
                <w:sz w:val="18"/>
                <w:szCs w:val="18"/>
              </w:rPr>
            </w:pPr>
            <w:r>
              <w:rPr>
                <w:sz w:val="18"/>
                <w:szCs w:val="18"/>
              </w:rPr>
              <w:t>C-</w:t>
            </w:r>
            <w:ins w:id="194" w:author="Raphael Malyankar" w:date="2026-02-02T15:00:00Z" w16du:dateUtc="2026-02-02T22:00:00Z">
              <w:r w:rsidR="00DC008C">
                <w:rPr>
                  <w:sz w:val="18"/>
                  <w:szCs w:val="18"/>
                </w:rPr>
                <w:t>7</w:t>
              </w:r>
            </w:ins>
            <w:del w:id="195" w:author="Raphael Malyankar" w:date="2026-02-02T15:00:00Z" w16du:dateUtc="2026-02-02T22:00:00Z">
              <w:r w:rsidDel="00DC008C">
                <w:rPr>
                  <w:sz w:val="18"/>
                  <w:szCs w:val="18"/>
                </w:rPr>
                <w:delText>8</w:delText>
              </w:r>
            </w:del>
            <w:r>
              <w:rPr>
                <w:sz w:val="18"/>
                <w:szCs w:val="18"/>
              </w:rPr>
              <w:t>.3.2</w:t>
            </w:r>
          </w:p>
        </w:tc>
        <w:tc>
          <w:tcPr>
            <w:tcW w:w="356" w:type="pct"/>
            <w:gridSpan w:val="3"/>
          </w:tcPr>
          <w:p w14:paraId="4C1CBBFD" w14:textId="77777777" w:rsidR="00AB04E1" w:rsidRPr="00E624C4" w:rsidRDefault="00AB04E1" w:rsidP="00AB04E1">
            <w:pPr>
              <w:spacing w:before="60" w:after="60" w:line="240" w:lineRule="auto"/>
              <w:rPr>
                <w:sz w:val="18"/>
                <w:szCs w:val="18"/>
              </w:rPr>
            </w:pPr>
          </w:p>
        </w:tc>
        <w:tc>
          <w:tcPr>
            <w:tcW w:w="1109" w:type="pct"/>
          </w:tcPr>
          <w:p w14:paraId="0564C749" w14:textId="182AB252" w:rsidR="00AB04E1" w:rsidRDefault="00AB04E1" w:rsidP="009A389A">
            <w:pPr>
              <w:spacing w:before="60" w:after="60" w:line="240" w:lineRule="auto"/>
              <w:jc w:val="left"/>
              <w:rPr>
                <w:sz w:val="18"/>
                <w:szCs w:val="18"/>
              </w:rPr>
            </w:pPr>
            <w:r w:rsidRPr="0098042C">
              <w:rPr>
                <w:sz w:val="18"/>
                <w:szCs w:val="18"/>
              </w:rPr>
              <w:t xml:space="preserve">Amend Product Specification </w:t>
            </w:r>
          </w:p>
        </w:tc>
        <w:tc>
          <w:tcPr>
            <w:tcW w:w="311" w:type="pct"/>
          </w:tcPr>
          <w:p w14:paraId="063DDDFE" w14:textId="77777777" w:rsidR="00AB04E1" w:rsidRPr="00E624C4" w:rsidRDefault="00AB04E1" w:rsidP="00AB04E1">
            <w:pPr>
              <w:spacing w:before="60" w:after="60" w:line="240" w:lineRule="auto"/>
              <w:rPr>
                <w:sz w:val="18"/>
                <w:szCs w:val="18"/>
              </w:rPr>
            </w:pPr>
          </w:p>
        </w:tc>
      </w:tr>
      <w:tr w:rsidR="00AB04E1" w:rsidRPr="008826C8" w14:paraId="64F40712" w14:textId="77777777" w:rsidTr="00180820">
        <w:trPr>
          <w:cantSplit/>
        </w:trPr>
        <w:tc>
          <w:tcPr>
            <w:tcW w:w="329" w:type="pct"/>
            <w:noWrap/>
          </w:tcPr>
          <w:p w14:paraId="3D17AD36" w14:textId="0EFE7674" w:rsidR="00AB04E1" w:rsidRPr="00E624C4" w:rsidRDefault="00AB04E1" w:rsidP="00AB04E1">
            <w:pPr>
              <w:spacing w:before="60" w:after="60" w:line="240" w:lineRule="auto"/>
              <w:rPr>
                <w:sz w:val="18"/>
                <w:szCs w:val="18"/>
              </w:rPr>
            </w:pPr>
            <w:r w:rsidRPr="00DB4791">
              <w:rPr>
                <w:sz w:val="18"/>
                <w:szCs w:val="18"/>
              </w:rPr>
              <w:t>97_10</w:t>
            </w:r>
            <w:r>
              <w:rPr>
                <w:sz w:val="18"/>
                <w:szCs w:val="18"/>
              </w:rPr>
              <w:t>57</w:t>
            </w:r>
          </w:p>
        </w:tc>
        <w:tc>
          <w:tcPr>
            <w:tcW w:w="476" w:type="pct"/>
            <w:noWrap/>
          </w:tcPr>
          <w:p w14:paraId="505CB4F3" w14:textId="0A824EFC" w:rsidR="00AB04E1" w:rsidRDefault="00AB04E1" w:rsidP="00AB04E1">
            <w:pPr>
              <w:spacing w:before="60" w:after="60" w:line="240" w:lineRule="auto"/>
              <w:rPr>
                <w:rFonts w:cs="Arial"/>
                <w:sz w:val="18"/>
                <w:szCs w:val="18"/>
              </w:rPr>
            </w:pPr>
            <w:r w:rsidRPr="00C34833">
              <w:rPr>
                <w:rFonts w:cs="Arial"/>
                <w:sz w:val="18"/>
                <w:szCs w:val="18"/>
              </w:rPr>
              <w:t>W</w:t>
            </w:r>
          </w:p>
        </w:tc>
        <w:tc>
          <w:tcPr>
            <w:tcW w:w="1699" w:type="pct"/>
            <w:gridSpan w:val="4"/>
          </w:tcPr>
          <w:p w14:paraId="6A661F3B" w14:textId="77777777" w:rsidR="00AB04E1" w:rsidRDefault="00AB04E1" w:rsidP="00AB04E1">
            <w:pPr>
              <w:spacing w:before="60" w:after="60" w:line="240" w:lineRule="auto"/>
              <w:rPr>
                <w:sz w:val="18"/>
                <w:szCs w:val="18"/>
              </w:rPr>
            </w:pPr>
            <w:r w:rsidRPr="00810750">
              <w:rPr>
                <w:sz w:val="18"/>
                <w:szCs w:val="18"/>
              </w:rPr>
              <w:t>Data Quality Measure Format Consistency to follow the guidelines from S-100 Part 10 and to be included in the Product Specification</w:t>
            </w:r>
          </w:p>
          <w:p w14:paraId="0F96C14C" w14:textId="30969E75" w:rsidR="00AB04E1" w:rsidRPr="00810750" w:rsidRDefault="00AB04E1" w:rsidP="00AB04E1">
            <w:pPr>
              <w:spacing w:before="60" w:after="60" w:line="240" w:lineRule="auto"/>
              <w:rPr>
                <w:sz w:val="18"/>
                <w:szCs w:val="18"/>
              </w:rPr>
            </w:pPr>
            <w:r>
              <w:rPr>
                <w:sz w:val="18"/>
                <w:szCs w:val="18"/>
              </w:rPr>
              <w:t>(PS should use template in C-</w:t>
            </w:r>
            <w:ins w:id="196" w:author="Raphael Malyankar" w:date="2026-02-02T15:01:00Z" w16du:dateUtc="2026-02-02T22:01:00Z">
              <w:r w:rsidR="00DC008C">
                <w:rPr>
                  <w:sz w:val="18"/>
                  <w:szCs w:val="18"/>
                </w:rPr>
                <w:t>7</w:t>
              </w:r>
            </w:ins>
            <w:del w:id="197" w:author="Raphael Malyankar" w:date="2026-02-02T15:01:00Z" w16du:dateUtc="2026-02-02T22:01:00Z">
              <w:r w:rsidDel="00DC008C">
                <w:rPr>
                  <w:sz w:val="18"/>
                  <w:szCs w:val="18"/>
                </w:rPr>
                <w:delText>8</w:delText>
              </w:r>
            </w:del>
            <w:r>
              <w:rPr>
                <w:sz w:val="18"/>
                <w:szCs w:val="18"/>
              </w:rPr>
              <w:t>.3.3)</w:t>
            </w:r>
          </w:p>
        </w:tc>
        <w:tc>
          <w:tcPr>
            <w:tcW w:w="354" w:type="pct"/>
            <w:noWrap/>
          </w:tcPr>
          <w:p w14:paraId="25822D1E" w14:textId="11229211"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35D0A637" w14:textId="2BEB1CAD" w:rsidR="00AB04E1" w:rsidRDefault="00AB04E1" w:rsidP="00FC14D6">
            <w:pPr>
              <w:spacing w:after="0" w:line="240" w:lineRule="auto"/>
              <w:rPr>
                <w:sz w:val="18"/>
                <w:szCs w:val="18"/>
              </w:rPr>
            </w:pPr>
            <w:r>
              <w:rPr>
                <w:sz w:val="18"/>
                <w:szCs w:val="18"/>
              </w:rPr>
              <w:t>C-</w:t>
            </w:r>
            <w:ins w:id="198" w:author="Raphael Malyankar" w:date="2026-02-02T15:01:00Z" w16du:dateUtc="2026-02-02T22:01:00Z">
              <w:r w:rsidR="00DC008C">
                <w:rPr>
                  <w:sz w:val="18"/>
                  <w:szCs w:val="18"/>
                </w:rPr>
                <w:t>5</w:t>
              </w:r>
            </w:ins>
            <w:del w:id="199" w:author="Raphael Malyankar" w:date="2026-02-02T15:01:00Z" w16du:dateUtc="2026-02-02T22:01:00Z">
              <w:r w:rsidDel="00DC008C">
                <w:rPr>
                  <w:sz w:val="18"/>
                  <w:szCs w:val="18"/>
                </w:rPr>
                <w:delText>6</w:delText>
              </w:r>
            </w:del>
            <w:r>
              <w:rPr>
                <w:sz w:val="18"/>
                <w:szCs w:val="18"/>
              </w:rPr>
              <w:t>.4,</w:t>
            </w:r>
          </w:p>
          <w:p w14:paraId="0E09ADB2" w14:textId="1145185C" w:rsidR="00AB04E1" w:rsidRDefault="00AB04E1" w:rsidP="00FC14D6">
            <w:pPr>
              <w:spacing w:after="0" w:line="240" w:lineRule="auto"/>
              <w:rPr>
                <w:sz w:val="18"/>
                <w:szCs w:val="18"/>
              </w:rPr>
            </w:pPr>
            <w:r>
              <w:rPr>
                <w:sz w:val="18"/>
                <w:szCs w:val="18"/>
              </w:rPr>
              <w:t>C-</w:t>
            </w:r>
            <w:ins w:id="200" w:author="Raphael Malyankar" w:date="2026-02-02T15:01:00Z" w16du:dateUtc="2026-02-02T22:01:00Z">
              <w:r w:rsidR="00DC008C">
                <w:rPr>
                  <w:sz w:val="18"/>
                  <w:szCs w:val="18"/>
                </w:rPr>
                <w:t>7</w:t>
              </w:r>
            </w:ins>
            <w:del w:id="201" w:author="Raphael Malyankar" w:date="2026-02-02T15:01:00Z" w16du:dateUtc="2026-02-02T22:01:00Z">
              <w:r w:rsidDel="00DC008C">
                <w:rPr>
                  <w:sz w:val="18"/>
                  <w:szCs w:val="18"/>
                </w:rPr>
                <w:delText>8</w:delText>
              </w:r>
            </w:del>
            <w:r>
              <w:rPr>
                <w:sz w:val="18"/>
                <w:szCs w:val="18"/>
              </w:rPr>
              <w:t>.3.3</w:t>
            </w:r>
          </w:p>
        </w:tc>
        <w:tc>
          <w:tcPr>
            <w:tcW w:w="356" w:type="pct"/>
            <w:gridSpan w:val="3"/>
          </w:tcPr>
          <w:p w14:paraId="24593851" w14:textId="77777777" w:rsidR="00AB04E1" w:rsidRPr="00E624C4" w:rsidRDefault="00AB04E1" w:rsidP="00AB04E1">
            <w:pPr>
              <w:spacing w:before="60" w:after="60" w:line="240" w:lineRule="auto"/>
              <w:rPr>
                <w:sz w:val="18"/>
                <w:szCs w:val="18"/>
              </w:rPr>
            </w:pPr>
          </w:p>
        </w:tc>
        <w:tc>
          <w:tcPr>
            <w:tcW w:w="1109" w:type="pct"/>
          </w:tcPr>
          <w:p w14:paraId="0DD24D2D" w14:textId="06218201" w:rsidR="00AB04E1" w:rsidRDefault="00AB04E1" w:rsidP="009A389A">
            <w:pPr>
              <w:spacing w:before="60" w:after="60" w:line="240" w:lineRule="auto"/>
              <w:jc w:val="left"/>
              <w:rPr>
                <w:sz w:val="18"/>
                <w:szCs w:val="18"/>
              </w:rPr>
            </w:pPr>
            <w:r w:rsidRPr="00D7495E">
              <w:rPr>
                <w:sz w:val="18"/>
                <w:szCs w:val="18"/>
              </w:rPr>
              <w:t>Amend Product Specification</w:t>
            </w:r>
          </w:p>
        </w:tc>
        <w:tc>
          <w:tcPr>
            <w:tcW w:w="311" w:type="pct"/>
          </w:tcPr>
          <w:p w14:paraId="57E77157" w14:textId="77777777" w:rsidR="00AB04E1" w:rsidRPr="00E624C4" w:rsidRDefault="00AB04E1" w:rsidP="00AB04E1">
            <w:pPr>
              <w:spacing w:before="60" w:after="60" w:line="240" w:lineRule="auto"/>
              <w:rPr>
                <w:sz w:val="18"/>
                <w:szCs w:val="18"/>
              </w:rPr>
            </w:pPr>
          </w:p>
        </w:tc>
      </w:tr>
      <w:tr w:rsidR="00AB04E1" w:rsidRPr="008826C8" w14:paraId="45FE2CA8" w14:textId="77777777" w:rsidTr="00180820">
        <w:trPr>
          <w:cantSplit/>
        </w:trPr>
        <w:tc>
          <w:tcPr>
            <w:tcW w:w="329" w:type="pct"/>
            <w:noWrap/>
          </w:tcPr>
          <w:p w14:paraId="68AC3344" w14:textId="192A054C" w:rsidR="00AB04E1" w:rsidRPr="00E624C4" w:rsidRDefault="00AB04E1" w:rsidP="00AB04E1">
            <w:pPr>
              <w:spacing w:before="60" w:after="60" w:line="240" w:lineRule="auto"/>
              <w:rPr>
                <w:sz w:val="18"/>
                <w:szCs w:val="18"/>
              </w:rPr>
            </w:pPr>
            <w:r w:rsidRPr="00DB4791">
              <w:rPr>
                <w:sz w:val="18"/>
                <w:szCs w:val="18"/>
              </w:rPr>
              <w:t>97_10</w:t>
            </w:r>
            <w:r>
              <w:rPr>
                <w:sz w:val="18"/>
                <w:szCs w:val="18"/>
              </w:rPr>
              <w:t>58</w:t>
            </w:r>
          </w:p>
        </w:tc>
        <w:tc>
          <w:tcPr>
            <w:tcW w:w="476" w:type="pct"/>
            <w:noWrap/>
          </w:tcPr>
          <w:p w14:paraId="31379B6F" w14:textId="441CBE1D" w:rsidR="00AB04E1" w:rsidRDefault="00AB04E1" w:rsidP="00AB04E1">
            <w:pPr>
              <w:spacing w:before="60" w:after="60" w:line="240" w:lineRule="auto"/>
              <w:rPr>
                <w:rFonts w:cs="Arial"/>
                <w:sz w:val="18"/>
                <w:szCs w:val="18"/>
              </w:rPr>
            </w:pPr>
            <w:r w:rsidRPr="00C34833">
              <w:rPr>
                <w:rFonts w:cs="Arial"/>
                <w:sz w:val="18"/>
                <w:szCs w:val="18"/>
              </w:rPr>
              <w:t>W</w:t>
            </w:r>
          </w:p>
        </w:tc>
        <w:tc>
          <w:tcPr>
            <w:tcW w:w="1699" w:type="pct"/>
            <w:gridSpan w:val="4"/>
          </w:tcPr>
          <w:p w14:paraId="4EB44BB0" w14:textId="77777777" w:rsidR="00AB04E1" w:rsidRDefault="00AB04E1" w:rsidP="00AB04E1">
            <w:pPr>
              <w:spacing w:before="60" w:after="60" w:line="240" w:lineRule="auto"/>
              <w:rPr>
                <w:sz w:val="18"/>
                <w:szCs w:val="18"/>
              </w:rPr>
            </w:pPr>
            <w:r w:rsidRPr="00810750">
              <w:rPr>
                <w:sz w:val="18"/>
                <w:szCs w:val="18"/>
              </w:rPr>
              <w:t>Data Quality Measure Topological Consistency to follow the guidelines from S-100 Part 7 and to be included in the Product Specification.</w:t>
            </w:r>
          </w:p>
          <w:p w14:paraId="3D52C219" w14:textId="7914B8E7" w:rsidR="00AB04E1" w:rsidRPr="00810750" w:rsidRDefault="00AB04E1" w:rsidP="00AB04E1">
            <w:pPr>
              <w:spacing w:before="60" w:after="60" w:line="240" w:lineRule="auto"/>
              <w:rPr>
                <w:sz w:val="18"/>
                <w:szCs w:val="18"/>
              </w:rPr>
            </w:pPr>
            <w:r>
              <w:rPr>
                <w:sz w:val="18"/>
                <w:szCs w:val="18"/>
              </w:rPr>
              <w:t>(PS should use template in C-</w:t>
            </w:r>
            <w:ins w:id="202" w:author="Raphael Malyankar" w:date="2026-02-02T15:01:00Z" w16du:dateUtc="2026-02-02T22:01:00Z">
              <w:r w:rsidR="00DC008C">
                <w:rPr>
                  <w:sz w:val="18"/>
                  <w:szCs w:val="18"/>
                </w:rPr>
                <w:t>7</w:t>
              </w:r>
            </w:ins>
            <w:del w:id="203" w:author="Raphael Malyankar" w:date="2026-02-02T15:01:00Z" w16du:dateUtc="2026-02-02T22:01:00Z">
              <w:r w:rsidDel="00DC008C">
                <w:rPr>
                  <w:sz w:val="18"/>
                  <w:szCs w:val="18"/>
                </w:rPr>
                <w:delText>8</w:delText>
              </w:r>
            </w:del>
            <w:r>
              <w:rPr>
                <w:sz w:val="18"/>
                <w:szCs w:val="18"/>
              </w:rPr>
              <w:t>.3.4)</w:t>
            </w:r>
          </w:p>
        </w:tc>
        <w:tc>
          <w:tcPr>
            <w:tcW w:w="354" w:type="pct"/>
            <w:noWrap/>
          </w:tcPr>
          <w:p w14:paraId="2AED0B94" w14:textId="764A63CC"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114E80BB" w14:textId="69B515DA" w:rsidR="00AB04E1" w:rsidRDefault="00AB04E1" w:rsidP="00FC14D6">
            <w:pPr>
              <w:spacing w:after="0" w:line="240" w:lineRule="auto"/>
              <w:rPr>
                <w:sz w:val="18"/>
                <w:szCs w:val="18"/>
              </w:rPr>
            </w:pPr>
            <w:r>
              <w:rPr>
                <w:sz w:val="18"/>
                <w:szCs w:val="18"/>
              </w:rPr>
              <w:t>C-</w:t>
            </w:r>
            <w:ins w:id="204" w:author="Raphael Malyankar" w:date="2026-02-02T15:01:00Z" w16du:dateUtc="2026-02-02T22:01:00Z">
              <w:r w:rsidR="00DC008C">
                <w:rPr>
                  <w:sz w:val="18"/>
                  <w:szCs w:val="18"/>
                </w:rPr>
                <w:t>5</w:t>
              </w:r>
            </w:ins>
            <w:del w:id="205" w:author="Raphael Malyankar" w:date="2026-02-02T15:01:00Z" w16du:dateUtc="2026-02-02T22:01:00Z">
              <w:r w:rsidDel="00DC008C">
                <w:rPr>
                  <w:sz w:val="18"/>
                  <w:szCs w:val="18"/>
                </w:rPr>
                <w:delText>6</w:delText>
              </w:r>
            </w:del>
            <w:r>
              <w:rPr>
                <w:sz w:val="18"/>
                <w:szCs w:val="18"/>
              </w:rPr>
              <w:t>.5</w:t>
            </w:r>
          </w:p>
          <w:p w14:paraId="62E20614" w14:textId="7A25502A" w:rsidR="00AB04E1" w:rsidRDefault="00AB04E1" w:rsidP="00FC14D6">
            <w:pPr>
              <w:spacing w:after="0" w:line="240" w:lineRule="auto"/>
              <w:rPr>
                <w:sz w:val="18"/>
                <w:szCs w:val="18"/>
              </w:rPr>
            </w:pPr>
            <w:r>
              <w:rPr>
                <w:sz w:val="18"/>
                <w:szCs w:val="18"/>
              </w:rPr>
              <w:t>C-</w:t>
            </w:r>
            <w:ins w:id="206" w:author="Raphael Malyankar" w:date="2026-02-02T15:01:00Z" w16du:dateUtc="2026-02-02T22:01:00Z">
              <w:r w:rsidR="00DC008C">
                <w:rPr>
                  <w:sz w:val="18"/>
                  <w:szCs w:val="18"/>
                </w:rPr>
                <w:t>7</w:t>
              </w:r>
            </w:ins>
            <w:del w:id="207" w:author="Raphael Malyankar" w:date="2026-02-02T15:01:00Z" w16du:dateUtc="2026-02-02T22:01:00Z">
              <w:r w:rsidDel="00DC008C">
                <w:rPr>
                  <w:sz w:val="18"/>
                  <w:szCs w:val="18"/>
                </w:rPr>
                <w:delText>8</w:delText>
              </w:r>
            </w:del>
            <w:r>
              <w:rPr>
                <w:sz w:val="18"/>
                <w:szCs w:val="18"/>
              </w:rPr>
              <w:t>.3.4</w:t>
            </w:r>
          </w:p>
        </w:tc>
        <w:tc>
          <w:tcPr>
            <w:tcW w:w="356" w:type="pct"/>
            <w:gridSpan w:val="3"/>
          </w:tcPr>
          <w:p w14:paraId="14101AE4" w14:textId="77777777" w:rsidR="00AB04E1" w:rsidRPr="00E624C4" w:rsidRDefault="00AB04E1" w:rsidP="00AB04E1">
            <w:pPr>
              <w:spacing w:before="60" w:after="60" w:line="240" w:lineRule="auto"/>
              <w:rPr>
                <w:sz w:val="18"/>
                <w:szCs w:val="18"/>
              </w:rPr>
            </w:pPr>
          </w:p>
        </w:tc>
        <w:tc>
          <w:tcPr>
            <w:tcW w:w="1109" w:type="pct"/>
          </w:tcPr>
          <w:p w14:paraId="48E44657" w14:textId="4E85024E" w:rsidR="00AB04E1" w:rsidRDefault="00AB04E1" w:rsidP="009A389A">
            <w:pPr>
              <w:spacing w:before="60" w:after="60" w:line="240" w:lineRule="auto"/>
              <w:jc w:val="left"/>
              <w:rPr>
                <w:sz w:val="18"/>
                <w:szCs w:val="18"/>
              </w:rPr>
            </w:pPr>
            <w:r w:rsidRPr="00D7495E">
              <w:rPr>
                <w:sz w:val="18"/>
                <w:szCs w:val="18"/>
              </w:rPr>
              <w:t>Amend Product Specification</w:t>
            </w:r>
          </w:p>
        </w:tc>
        <w:tc>
          <w:tcPr>
            <w:tcW w:w="311" w:type="pct"/>
          </w:tcPr>
          <w:p w14:paraId="786B4334" w14:textId="77777777" w:rsidR="00AB04E1" w:rsidRPr="00E624C4" w:rsidRDefault="00AB04E1" w:rsidP="00AB04E1">
            <w:pPr>
              <w:spacing w:before="60" w:after="60" w:line="240" w:lineRule="auto"/>
              <w:rPr>
                <w:sz w:val="18"/>
                <w:szCs w:val="18"/>
              </w:rPr>
            </w:pPr>
          </w:p>
        </w:tc>
      </w:tr>
      <w:tr w:rsidR="00AB04E1" w:rsidRPr="008826C8" w14:paraId="3AEF2448" w14:textId="77777777" w:rsidTr="00180820">
        <w:trPr>
          <w:cantSplit/>
        </w:trPr>
        <w:tc>
          <w:tcPr>
            <w:tcW w:w="329" w:type="pct"/>
            <w:noWrap/>
          </w:tcPr>
          <w:p w14:paraId="5EBFC86A" w14:textId="0AE34EE8" w:rsidR="00AB04E1" w:rsidRPr="00E624C4" w:rsidRDefault="00AB04E1" w:rsidP="00AB04E1">
            <w:pPr>
              <w:spacing w:before="60" w:after="60" w:line="240" w:lineRule="auto"/>
              <w:rPr>
                <w:sz w:val="18"/>
                <w:szCs w:val="18"/>
              </w:rPr>
            </w:pPr>
            <w:r w:rsidRPr="00DB4791">
              <w:rPr>
                <w:sz w:val="18"/>
                <w:szCs w:val="18"/>
              </w:rPr>
              <w:t>97_10</w:t>
            </w:r>
            <w:r>
              <w:rPr>
                <w:sz w:val="18"/>
                <w:szCs w:val="18"/>
              </w:rPr>
              <w:t>59</w:t>
            </w:r>
          </w:p>
        </w:tc>
        <w:tc>
          <w:tcPr>
            <w:tcW w:w="476" w:type="pct"/>
            <w:noWrap/>
          </w:tcPr>
          <w:p w14:paraId="7E787487" w14:textId="1DB62A97" w:rsidR="00AB04E1" w:rsidRDefault="00AB04E1" w:rsidP="00AB04E1">
            <w:pPr>
              <w:spacing w:before="60" w:after="60" w:line="240" w:lineRule="auto"/>
              <w:rPr>
                <w:rFonts w:cs="Arial"/>
                <w:sz w:val="18"/>
                <w:szCs w:val="18"/>
              </w:rPr>
            </w:pPr>
            <w:r>
              <w:rPr>
                <w:rFonts w:cs="Arial"/>
                <w:sz w:val="18"/>
                <w:szCs w:val="18"/>
              </w:rPr>
              <w:t>W</w:t>
            </w:r>
          </w:p>
        </w:tc>
        <w:tc>
          <w:tcPr>
            <w:tcW w:w="1699" w:type="pct"/>
            <w:gridSpan w:val="4"/>
          </w:tcPr>
          <w:p w14:paraId="38B65B41" w14:textId="77777777" w:rsidR="00AB04E1" w:rsidRDefault="00AB04E1" w:rsidP="00AB04E1">
            <w:pPr>
              <w:spacing w:before="60" w:after="60" w:line="240" w:lineRule="auto"/>
              <w:rPr>
                <w:sz w:val="18"/>
                <w:szCs w:val="18"/>
              </w:rPr>
            </w:pPr>
            <w:r w:rsidRPr="00810750">
              <w:rPr>
                <w:sz w:val="18"/>
                <w:szCs w:val="18"/>
              </w:rPr>
              <w:t>Data Quality Measure Positional Accuracy to follow the guidelines from S-100 Part 4c and to be included in the Product Specification. The calculation of the Positional Accuracy is to be further harmonized where possible with other S-100 based Product Specifications</w:t>
            </w:r>
          </w:p>
          <w:p w14:paraId="6E1B6011" w14:textId="14870977" w:rsidR="00AB04E1" w:rsidRPr="00810750" w:rsidRDefault="00AB04E1" w:rsidP="00AB04E1">
            <w:pPr>
              <w:spacing w:before="60" w:after="60" w:line="240" w:lineRule="auto"/>
              <w:rPr>
                <w:sz w:val="18"/>
                <w:szCs w:val="18"/>
              </w:rPr>
            </w:pPr>
            <w:r>
              <w:rPr>
                <w:sz w:val="18"/>
                <w:szCs w:val="18"/>
              </w:rPr>
              <w:t>(PS should use templates in C-</w:t>
            </w:r>
            <w:ins w:id="208" w:author="Raphael Malyankar" w:date="2026-02-02T15:01:00Z" w16du:dateUtc="2026-02-02T22:01:00Z">
              <w:r w:rsidR="00DC008C">
                <w:rPr>
                  <w:sz w:val="18"/>
                  <w:szCs w:val="18"/>
                </w:rPr>
                <w:t>7</w:t>
              </w:r>
            </w:ins>
            <w:del w:id="209" w:author="Raphael Malyankar" w:date="2026-02-02T15:01:00Z" w16du:dateUtc="2026-02-02T22:01:00Z">
              <w:r w:rsidDel="00DC008C">
                <w:rPr>
                  <w:sz w:val="18"/>
                  <w:szCs w:val="18"/>
                </w:rPr>
                <w:delText>8</w:delText>
              </w:r>
            </w:del>
            <w:r>
              <w:rPr>
                <w:sz w:val="18"/>
                <w:szCs w:val="18"/>
              </w:rPr>
              <w:t>.4.X)</w:t>
            </w:r>
          </w:p>
        </w:tc>
        <w:tc>
          <w:tcPr>
            <w:tcW w:w="354" w:type="pct"/>
            <w:noWrap/>
          </w:tcPr>
          <w:p w14:paraId="2B41644A" w14:textId="1EE39035"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1B0A968B" w14:textId="2B1A8D64" w:rsidR="00AB04E1" w:rsidRDefault="00AB04E1" w:rsidP="00FC14D6">
            <w:pPr>
              <w:spacing w:after="0" w:line="240" w:lineRule="auto"/>
              <w:rPr>
                <w:sz w:val="18"/>
                <w:szCs w:val="18"/>
              </w:rPr>
            </w:pPr>
            <w:r>
              <w:rPr>
                <w:sz w:val="18"/>
                <w:szCs w:val="18"/>
              </w:rPr>
              <w:t>C-</w:t>
            </w:r>
            <w:ins w:id="210" w:author="Raphael Malyankar" w:date="2026-02-02T15:01:00Z" w16du:dateUtc="2026-02-02T22:01:00Z">
              <w:r w:rsidR="00DC008C">
                <w:rPr>
                  <w:sz w:val="18"/>
                  <w:szCs w:val="18"/>
                </w:rPr>
                <w:t>5</w:t>
              </w:r>
            </w:ins>
            <w:del w:id="211" w:author="Raphael Malyankar" w:date="2026-02-02T15:01:00Z" w16du:dateUtc="2026-02-02T22:01:00Z">
              <w:r w:rsidDel="00DC008C">
                <w:rPr>
                  <w:sz w:val="18"/>
                  <w:szCs w:val="18"/>
                </w:rPr>
                <w:delText>6</w:delText>
              </w:r>
            </w:del>
            <w:r>
              <w:rPr>
                <w:sz w:val="18"/>
                <w:szCs w:val="18"/>
              </w:rPr>
              <w:t>.6</w:t>
            </w:r>
          </w:p>
          <w:p w14:paraId="782C65DC" w14:textId="2351DEB4" w:rsidR="00AB04E1" w:rsidRDefault="00AB04E1" w:rsidP="00FC14D6">
            <w:pPr>
              <w:spacing w:after="0" w:line="240" w:lineRule="auto"/>
              <w:rPr>
                <w:sz w:val="18"/>
                <w:szCs w:val="18"/>
              </w:rPr>
            </w:pPr>
            <w:r>
              <w:rPr>
                <w:sz w:val="18"/>
                <w:szCs w:val="18"/>
              </w:rPr>
              <w:t>C-</w:t>
            </w:r>
            <w:ins w:id="212" w:author="Raphael Malyankar" w:date="2026-02-02T15:01:00Z" w16du:dateUtc="2026-02-02T22:01:00Z">
              <w:r w:rsidR="00DC008C">
                <w:rPr>
                  <w:sz w:val="18"/>
                  <w:szCs w:val="18"/>
                </w:rPr>
                <w:t>7</w:t>
              </w:r>
            </w:ins>
            <w:del w:id="213" w:author="Raphael Malyankar" w:date="2026-02-02T15:01:00Z" w16du:dateUtc="2026-02-02T22:01:00Z">
              <w:r w:rsidDel="00DC008C">
                <w:rPr>
                  <w:sz w:val="18"/>
                  <w:szCs w:val="18"/>
                </w:rPr>
                <w:delText>8</w:delText>
              </w:r>
            </w:del>
            <w:r>
              <w:rPr>
                <w:sz w:val="18"/>
                <w:szCs w:val="18"/>
              </w:rPr>
              <w:t>-4.1.1,</w:t>
            </w:r>
          </w:p>
          <w:p w14:paraId="5B48B7A2" w14:textId="29BB6367" w:rsidR="00AB04E1" w:rsidRDefault="00AB04E1" w:rsidP="00FC14D6">
            <w:pPr>
              <w:spacing w:after="0" w:line="240" w:lineRule="auto"/>
              <w:rPr>
                <w:sz w:val="18"/>
                <w:szCs w:val="18"/>
              </w:rPr>
            </w:pPr>
            <w:r>
              <w:rPr>
                <w:sz w:val="18"/>
                <w:szCs w:val="18"/>
              </w:rPr>
              <w:t>C-</w:t>
            </w:r>
            <w:ins w:id="214" w:author="Raphael Malyankar" w:date="2026-02-02T15:01:00Z" w16du:dateUtc="2026-02-02T22:01:00Z">
              <w:r w:rsidR="00DC008C">
                <w:rPr>
                  <w:sz w:val="18"/>
                  <w:szCs w:val="18"/>
                </w:rPr>
                <w:t>7</w:t>
              </w:r>
            </w:ins>
            <w:del w:id="215" w:author="Raphael Malyankar" w:date="2026-02-02T15:01:00Z" w16du:dateUtc="2026-02-02T22:01:00Z">
              <w:r w:rsidDel="00DC008C">
                <w:rPr>
                  <w:sz w:val="18"/>
                  <w:szCs w:val="18"/>
                </w:rPr>
                <w:delText>8</w:delText>
              </w:r>
            </w:del>
            <w:r>
              <w:rPr>
                <w:sz w:val="18"/>
                <w:szCs w:val="18"/>
              </w:rPr>
              <w:t>.4.1.2,</w:t>
            </w:r>
          </w:p>
          <w:p w14:paraId="3E29811A" w14:textId="753085C6" w:rsidR="00AB04E1" w:rsidRDefault="00AB04E1" w:rsidP="00FC14D6">
            <w:pPr>
              <w:spacing w:after="0" w:line="240" w:lineRule="auto"/>
              <w:rPr>
                <w:sz w:val="18"/>
                <w:szCs w:val="18"/>
              </w:rPr>
            </w:pPr>
            <w:r>
              <w:rPr>
                <w:sz w:val="18"/>
                <w:szCs w:val="18"/>
              </w:rPr>
              <w:t>C-</w:t>
            </w:r>
            <w:ins w:id="216" w:author="Raphael Malyankar" w:date="2026-02-02T15:01:00Z" w16du:dateUtc="2026-02-02T22:01:00Z">
              <w:r w:rsidR="00DC008C">
                <w:rPr>
                  <w:sz w:val="18"/>
                  <w:szCs w:val="18"/>
                </w:rPr>
                <w:t>7</w:t>
              </w:r>
            </w:ins>
            <w:del w:id="217" w:author="Raphael Malyankar" w:date="2026-02-02T15:01:00Z" w16du:dateUtc="2026-02-02T22:01:00Z">
              <w:r w:rsidDel="00DC008C">
                <w:rPr>
                  <w:sz w:val="18"/>
                  <w:szCs w:val="18"/>
                </w:rPr>
                <w:delText>8</w:delText>
              </w:r>
            </w:del>
            <w:r>
              <w:rPr>
                <w:sz w:val="18"/>
                <w:szCs w:val="18"/>
              </w:rPr>
              <w:t>.4.2,</w:t>
            </w:r>
          </w:p>
          <w:p w14:paraId="06B124F5" w14:textId="2A8390C6" w:rsidR="00AB04E1" w:rsidRDefault="00AB04E1" w:rsidP="00FC14D6">
            <w:pPr>
              <w:spacing w:after="0" w:line="240" w:lineRule="auto"/>
              <w:rPr>
                <w:sz w:val="18"/>
                <w:szCs w:val="18"/>
              </w:rPr>
            </w:pPr>
            <w:r>
              <w:rPr>
                <w:sz w:val="18"/>
                <w:szCs w:val="18"/>
              </w:rPr>
              <w:t>C-</w:t>
            </w:r>
            <w:ins w:id="218" w:author="Raphael Malyankar" w:date="2026-02-02T15:01:00Z" w16du:dateUtc="2026-02-02T22:01:00Z">
              <w:r w:rsidR="00DC008C">
                <w:rPr>
                  <w:sz w:val="18"/>
                  <w:szCs w:val="18"/>
                </w:rPr>
                <w:t>7</w:t>
              </w:r>
            </w:ins>
            <w:del w:id="219" w:author="Raphael Malyankar" w:date="2026-02-02T15:01:00Z" w16du:dateUtc="2026-02-02T22:01:00Z">
              <w:r w:rsidDel="00DC008C">
                <w:rPr>
                  <w:sz w:val="18"/>
                  <w:szCs w:val="18"/>
                </w:rPr>
                <w:delText>8</w:delText>
              </w:r>
            </w:del>
            <w:r>
              <w:rPr>
                <w:sz w:val="18"/>
                <w:szCs w:val="18"/>
              </w:rPr>
              <w:t>.4.3</w:t>
            </w:r>
          </w:p>
        </w:tc>
        <w:tc>
          <w:tcPr>
            <w:tcW w:w="356" w:type="pct"/>
            <w:gridSpan w:val="3"/>
          </w:tcPr>
          <w:p w14:paraId="54E375B6" w14:textId="77777777" w:rsidR="00AB04E1" w:rsidRPr="00E624C4" w:rsidRDefault="00AB04E1" w:rsidP="00AB04E1">
            <w:pPr>
              <w:spacing w:before="60" w:after="60" w:line="240" w:lineRule="auto"/>
              <w:rPr>
                <w:sz w:val="18"/>
                <w:szCs w:val="18"/>
              </w:rPr>
            </w:pPr>
          </w:p>
        </w:tc>
        <w:tc>
          <w:tcPr>
            <w:tcW w:w="1109" w:type="pct"/>
          </w:tcPr>
          <w:p w14:paraId="3527B57D" w14:textId="5FB64F0A" w:rsidR="00AB04E1" w:rsidRDefault="00AB04E1" w:rsidP="009A389A">
            <w:pPr>
              <w:spacing w:before="60" w:after="60" w:line="240" w:lineRule="auto"/>
              <w:jc w:val="left"/>
              <w:rPr>
                <w:sz w:val="18"/>
                <w:szCs w:val="18"/>
              </w:rPr>
            </w:pPr>
            <w:r w:rsidRPr="00D7495E">
              <w:rPr>
                <w:sz w:val="18"/>
                <w:szCs w:val="18"/>
              </w:rPr>
              <w:t>Amend Product Specification</w:t>
            </w:r>
          </w:p>
        </w:tc>
        <w:tc>
          <w:tcPr>
            <w:tcW w:w="311" w:type="pct"/>
          </w:tcPr>
          <w:p w14:paraId="4F6A453D" w14:textId="77777777" w:rsidR="00AB04E1" w:rsidRPr="00E624C4" w:rsidRDefault="00AB04E1" w:rsidP="00AB04E1">
            <w:pPr>
              <w:spacing w:before="60" w:after="60" w:line="240" w:lineRule="auto"/>
              <w:rPr>
                <w:sz w:val="18"/>
                <w:szCs w:val="18"/>
              </w:rPr>
            </w:pPr>
          </w:p>
        </w:tc>
      </w:tr>
      <w:tr w:rsidR="00AB04E1" w:rsidRPr="008826C8" w14:paraId="460BC37A" w14:textId="77777777" w:rsidTr="00180820">
        <w:trPr>
          <w:cantSplit/>
        </w:trPr>
        <w:tc>
          <w:tcPr>
            <w:tcW w:w="329" w:type="pct"/>
            <w:noWrap/>
          </w:tcPr>
          <w:p w14:paraId="23B80732" w14:textId="169ED776" w:rsidR="00AB04E1" w:rsidRPr="00E624C4" w:rsidRDefault="00AB04E1" w:rsidP="00AB04E1">
            <w:pPr>
              <w:spacing w:before="60" w:after="60" w:line="240" w:lineRule="auto"/>
              <w:rPr>
                <w:sz w:val="18"/>
                <w:szCs w:val="18"/>
              </w:rPr>
            </w:pPr>
            <w:r w:rsidRPr="00DB4791">
              <w:rPr>
                <w:sz w:val="18"/>
                <w:szCs w:val="18"/>
              </w:rPr>
              <w:t>97_10</w:t>
            </w:r>
            <w:r>
              <w:rPr>
                <w:sz w:val="18"/>
                <w:szCs w:val="18"/>
              </w:rPr>
              <w:t>60</w:t>
            </w:r>
          </w:p>
        </w:tc>
        <w:tc>
          <w:tcPr>
            <w:tcW w:w="476" w:type="pct"/>
            <w:noWrap/>
          </w:tcPr>
          <w:p w14:paraId="65F8C0E9" w14:textId="26B96664" w:rsidR="00AB04E1" w:rsidRDefault="00AB04E1" w:rsidP="00AB04E1">
            <w:pPr>
              <w:spacing w:before="60" w:after="60" w:line="240" w:lineRule="auto"/>
              <w:rPr>
                <w:rFonts w:cs="Arial"/>
                <w:sz w:val="18"/>
                <w:szCs w:val="18"/>
              </w:rPr>
            </w:pPr>
            <w:r w:rsidRPr="00A45C35">
              <w:rPr>
                <w:rFonts w:cs="Arial"/>
                <w:sz w:val="18"/>
                <w:szCs w:val="18"/>
              </w:rPr>
              <w:t>W</w:t>
            </w:r>
          </w:p>
        </w:tc>
        <w:tc>
          <w:tcPr>
            <w:tcW w:w="1699" w:type="pct"/>
            <w:gridSpan w:val="4"/>
          </w:tcPr>
          <w:p w14:paraId="4B402FF6" w14:textId="77777777" w:rsidR="00AB04E1" w:rsidRDefault="00AB04E1" w:rsidP="00AB04E1">
            <w:pPr>
              <w:spacing w:before="60" w:after="60" w:line="240" w:lineRule="auto"/>
              <w:rPr>
                <w:sz w:val="18"/>
                <w:szCs w:val="18"/>
              </w:rPr>
            </w:pPr>
            <w:r w:rsidRPr="00810750">
              <w:rPr>
                <w:sz w:val="18"/>
                <w:szCs w:val="18"/>
              </w:rPr>
              <w:t>Data Quality Measure Thematic Accuracy to follow the guidelines from S-100 Part 4c and to be included in the Product Specification</w:t>
            </w:r>
          </w:p>
          <w:p w14:paraId="130D89E2" w14:textId="5AAD4DBE" w:rsidR="00AB04E1" w:rsidRPr="00810750" w:rsidRDefault="00AB04E1" w:rsidP="00AB04E1">
            <w:pPr>
              <w:spacing w:before="60" w:after="60" w:line="240" w:lineRule="auto"/>
              <w:rPr>
                <w:sz w:val="18"/>
                <w:szCs w:val="18"/>
              </w:rPr>
            </w:pPr>
            <w:r>
              <w:rPr>
                <w:sz w:val="18"/>
                <w:szCs w:val="18"/>
              </w:rPr>
              <w:t>(PS should use templates in C-</w:t>
            </w:r>
            <w:ins w:id="220" w:author="Raphael Malyankar" w:date="2026-02-02T15:02:00Z" w16du:dateUtc="2026-02-02T22:02:00Z">
              <w:r w:rsidR="00DC008C">
                <w:rPr>
                  <w:sz w:val="18"/>
                  <w:szCs w:val="18"/>
                </w:rPr>
                <w:t>7</w:t>
              </w:r>
            </w:ins>
            <w:del w:id="221" w:author="Raphael Malyankar" w:date="2026-02-02T15:01:00Z" w16du:dateUtc="2026-02-02T22:01:00Z">
              <w:r w:rsidDel="00DC008C">
                <w:rPr>
                  <w:sz w:val="18"/>
                  <w:szCs w:val="18"/>
                </w:rPr>
                <w:delText>8</w:delText>
              </w:r>
            </w:del>
            <w:r>
              <w:rPr>
                <w:sz w:val="18"/>
                <w:szCs w:val="18"/>
              </w:rPr>
              <w:t>.5.X)</w:t>
            </w:r>
          </w:p>
        </w:tc>
        <w:tc>
          <w:tcPr>
            <w:tcW w:w="354" w:type="pct"/>
            <w:noWrap/>
          </w:tcPr>
          <w:p w14:paraId="096F5169" w14:textId="1B2007EA"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3A65CCD1" w14:textId="4D019E6B" w:rsidR="00AB04E1" w:rsidRDefault="00AB04E1" w:rsidP="00FC14D6">
            <w:pPr>
              <w:spacing w:after="0" w:line="240" w:lineRule="auto"/>
              <w:rPr>
                <w:sz w:val="18"/>
                <w:szCs w:val="18"/>
              </w:rPr>
            </w:pPr>
            <w:r>
              <w:rPr>
                <w:sz w:val="18"/>
                <w:szCs w:val="18"/>
              </w:rPr>
              <w:t>C-</w:t>
            </w:r>
            <w:ins w:id="222" w:author="Raphael Malyankar" w:date="2026-02-02T15:01:00Z" w16du:dateUtc="2026-02-02T22:01:00Z">
              <w:r w:rsidR="00DC008C">
                <w:rPr>
                  <w:sz w:val="18"/>
                  <w:szCs w:val="18"/>
                </w:rPr>
                <w:t>5</w:t>
              </w:r>
            </w:ins>
            <w:del w:id="223" w:author="Raphael Malyankar" w:date="2026-02-02T15:01:00Z" w16du:dateUtc="2026-02-02T22:01:00Z">
              <w:r w:rsidDel="00DC008C">
                <w:rPr>
                  <w:sz w:val="18"/>
                  <w:szCs w:val="18"/>
                </w:rPr>
                <w:delText>6</w:delText>
              </w:r>
            </w:del>
            <w:r>
              <w:rPr>
                <w:sz w:val="18"/>
                <w:szCs w:val="18"/>
              </w:rPr>
              <w:t>.7,</w:t>
            </w:r>
          </w:p>
          <w:p w14:paraId="6628F2E8" w14:textId="3E85C27E" w:rsidR="00AB04E1" w:rsidRDefault="00AB04E1" w:rsidP="00FC14D6">
            <w:pPr>
              <w:spacing w:after="0" w:line="240" w:lineRule="auto"/>
              <w:rPr>
                <w:sz w:val="18"/>
                <w:szCs w:val="18"/>
              </w:rPr>
            </w:pPr>
            <w:r>
              <w:rPr>
                <w:sz w:val="18"/>
                <w:szCs w:val="18"/>
              </w:rPr>
              <w:t>C-</w:t>
            </w:r>
            <w:ins w:id="224" w:author="Raphael Malyankar" w:date="2026-02-02T15:01:00Z" w16du:dateUtc="2026-02-02T22:01:00Z">
              <w:r w:rsidR="00DC008C">
                <w:rPr>
                  <w:sz w:val="18"/>
                  <w:szCs w:val="18"/>
                </w:rPr>
                <w:t>7</w:t>
              </w:r>
            </w:ins>
            <w:del w:id="225" w:author="Raphael Malyankar" w:date="2026-02-02T15:01:00Z" w16du:dateUtc="2026-02-02T22:01:00Z">
              <w:r w:rsidDel="00DC008C">
                <w:rPr>
                  <w:sz w:val="18"/>
                  <w:szCs w:val="18"/>
                </w:rPr>
                <w:delText>8</w:delText>
              </w:r>
            </w:del>
            <w:r>
              <w:rPr>
                <w:sz w:val="18"/>
                <w:szCs w:val="18"/>
              </w:rPr>
              <w:t>.5.1,</w:t>
            </w:r>
          </w:p>
          <w:p w14:paraId="271BC168" w14:textId="6681E3BA" w:rsidR="00AB04E1" w:rsidRDefault="00AB04E1" w:rsidP="00FC14D6">
            <w:pPr>
              <w:spacing w:after="0" w:line="240" w:lineRule="auto"/>
              <w:rPr>
                <w:sz w:val="18"/>
                <w:szCs w:val="18"/>
              </w:rPr>
            </w:pPr>
            <w:r>
              <w:rPr>
                <w:sz w:val="18"/>
                <w:szCs w:val="18"/>
              </w:rPr>
              <w:t>C-</w:t>
            </w:r>
            <w:ins w:id="226" w:author="Raphael Malyankar" w:date="2026-02-02T15:01:00Z" w16du:dateUtc="2026-02-02T22:01:00Z">
              <w:r w:rsidR="00DC008C">
                <w:rPr>
                  <w:sz w:val="18"/>
                  <w:szCs w:val="18"/>
                </w:rPr>
                <w:t>7</w:t>
              </w:r>
            </w:ins>
            <w:del w:id="227" w:author="Raphael Malyankar" w:date="2026-02-02T15:01:00Z" w16du:dateUtc="2026-02-02T22:01:00Z">
              <w:r w:rsidDel="00DC008C">
                <w:rPr>
                  <w:sz w:val="18"/>
                  <w:szCs w:val="18"/>
                </w:rPr>
                <w:delText>8</w:delText>
              </w:r>
            </w:del>
            <w:r>
              <w:rPr>
                <w:sz w:val="18"/>
                <w:szCs w:val="18"/>
              </w:rPr>
              <w:t>.5.2,</w:t>
            </w:r>
          </w:p>
          <w:p w14:paraId="0E92E65D" w14:textId="5E1F40BA" w:rsidR="00AB04E1" w:rsidRDefault="00AB04E1" w:rsidP="00FC14D6">
            <w:pPr>
              <w:spacing w:after="0" w:line="240" w:lineRule="auto"/>
              <w:rPr>
                <w:sz w:val="18"/>
                <w:szCs w:val="18"/>
              </w:rPr>
            </w:pPr>
            <w:r>
              <w:rPr>
                <w:sz w:val="18"/>
                <w:szCs w:val="18"/>
              </w:rPr>
              <w:t>C-</w:t>
            </w:r>
            <w:ins w:id="228" w:author="Raphael Malyankar" w:date="2026-02-02T15:01:00Z" w16du:dateUtc="2026-02-02T22:01:00Z">
              <w:r w:rsidR="00DC008C">
                <w:rPr>
                  <w:sz w:val="18"/>
                  <w:szCs w:val="18"/>
                </w:rPr>
                <w:t>7</w:t>
              </w:r>
            </w:ins>
            <w:del w:id="229" w:author="Raphael Malyankar" w:date="2026-02-02T15:01:00Z" w16du:dateUtc="2026-02-02T22:01:00Z">
              <w:r w:rsidDel="00DC008C">
                <w:rPr>
                  <w:sz w:val="18"/>
                  <w:szCs w:val="18"/>
                </w:rPr>
                <w:delText>8</w:delText>
              </w:r>
            </w:del>
            <w:r>
              <w:rPr>
                <w:sz w:val="18"/>
                <w:szCs w:val="18"/>
              </w:rPr>
              <w:t>.5.3</w:t>
            </w:r>
          </w:p>
        </w:tc>
        <w:tc>
          <w:tcPr>
            <w:tcW w:w="356" w:type="pct"/>
            <w:gridSpan w:val="3"/>
          </w:tcPr>
          <w:p w14:paraId="349C409F" w14:textId="77777777" w:rsidR="00AB04E1" w:rsidRPr="00E624C4" w:rsidRDefault="00AB04E1" w:rsidP="00AB04E1">
            <w:pPr>
              <w:spacing w:before="60" w:after="60" w:line="240" w:lineRule="auto"/>
              <w:rPr>
                <w:sz w:val="18"/>
                <w:szCs w:val="18"/>
              </w:rPr>
            </w:pPr>
          </w:p>
        </w:tc>
        <w:tc>
          <w:tcPr>
            <w:tcW w:w="1109" w:type="pct"/>
          </w:tcPr>
          <w:p w14:paraId="6967EE7F" w14:textId="70031144" w:rsidR="00AB04E1" w:rsidRDefault="00AB04E1" w:rsidP="009A389A">
            <w:pPr>
              <w:spacing w:before="60" w:after="60" w:line="240" w:lineRule="auto"/>
              <w:jc w:val="left"/>
              <w:rPr>
                <w:sz w:val="18"/>
                <w:szCs w:val="18"/>
              </w:rPr>
            </w:pPr>
            <w:r w:rsidRPr="00D7495E">
              <w:rPr>
                <w:sz w:val="18"/>
                <w:szCs w:val="18"/>
              </w:rPr>
              <w:t>Amend Product Specification</w:t>
            </w:r>
          </w:p>
        </w:tc>
        <w:tc>
          <w:tcPr>
            <w:tcW w:w="311" w:type="pct"/>
          </w:tcPr>
          <w:p w14:paraId="53357D10" w14:textId="77777777" w:rsidR="00AB04E1" w:rsidRPr="00E624C4" w:rsidRDefault="00AB04E1" w:rsidP="00AB04E1">
            <w:pPr>
              <w:spacing w:before="60" w:after="60" w:line="240" w:lineRule="auto"/>
              <w:rPr>
                <w:sz w:val="18"/>
                <w:szCs w:val="18"/>
              </w:rPr>
            </w:pPr>
          </w:p>
        </w:tc>
      </w:tr>
      <w:tr w:rsidR="00AB04E1" w:rsidRPr="008826C8" w14:paraId="4B82B31E" w14:textId="77777777" w:rsidTr="00180820">
        <w:trPr>
          <w:cantSplit/>
        </w:trPr>
        <w:tc>
          <w:tcPr>
            <w:tcW w:w="329" w:type="pct"/>
            <w:noWrap/>
          </w:tcPr>
          <w:p w14:paraId="6CA70FAC" w14:textId="69A2994F" w:rsidR="00AB04E1" w:rsidRPr="00E624C4" w:rsidRDefault="00AB04E1" w:rsidP="00AB04E1">
            <w:pPr>
              <w:spacing w:before="60" w:after="60" w:line="240" w:lineRule="auto"/>
              <w:rPr>
                <w:sz w:val="18"/>
                <w:szCs w:val="18"/>
              </w:rPr>
            </w:pPr>
            <w:r w:rsidRPr="00DB4791">
              <w:rPr>
                <w:sz w:val="18"/>
                <w:szCs w:val="18"/>
              </w:rPr>
              <w:lastRenderedPageBreak/>
              <w:t>97_10</w:t>
            </w:r>
            <w:r>
              <w:rPr>
                <w:sz w:val="18"/>
                <w:szCs w:val="18"/>
              </w:rPr>
              <w:t>61</w:t>
            </w:r>
          </w:p>
        </w:tc>
        <w:tc>
          <w:tcPr>
            <w:tcW w:w="476" w:type="pct"/>
            <w:noWrap/>
          </w:tcPr>
          <w:p w14:paraId="60112C33" w14:textId="3199E119" w:rsidR="00AB04E1" w:rsidRDefault="00AB04E1" w:rsidP="00AB04E1">
            <w:pPr>
              <w:spacing w:before="60" w:after="60" w:line="240" w:lineRule="auto"/>
              <w:rPr>
                <w:rFonts w:cs="Arial"/>
                <w:sz w:val="18"/>
                <w:szCs w:val="18"/>
              </w:rPr>
            </w:pPr>
            <w:r w:rsidRPr="00A45C35">
              <w:rPr>
                <w:rFonts w:cs="Arial"/>
                <w:sz w:val="18"/>
                <w:szCs w:val="18"/>
              </w:rPr>
              <w:t>W</w:t>
            </w:r>
          </w:p>
        </w:tc>
        <w:tc>
          <w:tcPr>
            <w:tcW w:w="1699" w:type="pct"/>
            <w:gridSpan w:val="4"/>
          </w:tcPr>
          <w:p w14:paraId="26FC6A85" w14:textId="77777777" w:rsidR="00AB04E1" w:rsidRDefault="00AB04E1" w:rsidP="00AB04E1">
            <w:pPr>
              <w:spacing w:before="60" w:after="60" w:line="240" w:lineRule="auto"/>
              <w:rPr>
                <w:sz w:val="18"/>
                <w:szCs w:val="18"/>
              </w:rPr>
            </w:pPr>
            <w:r w:rsidRPr="000E73B3">
              <w:rPr>
                <w:sz w:val="18"/>
                <w:szCs w:val="18"/>
              </w:rPr>
              <w:t>Data Quality Measure Temporal Quality to follow the guidelines from S-100 Part 4c and to be included in the Product Specification. Temporal Consistency and Temporal Validity should be included</w:t>
            </w:r>
          </w:p>
          <w:p w14:paraId="0DD97DF7" w14:textId="38C550C8" w:rsidR="00AB04E1" w:rsidRPr="00810750" w:rsidRDefault="00AB04E1" w:rsidP="00AB04E1">
            <w:pPr>
              <w:spacing w:before="60" w:after="60" w:line="240" w:lineRule="auto"/>
              <w:rPr>
                <w:sz w:val="18"/>
                <w:szCs w:val="18"/>
              </w:rPr>
            </w:pPr>
            <w:r>
              <w:rPr>
                <w:sz w:val="18"/>
                <w:szCs w:val="18"/>
              </w:rPr>
              <w:t>(PS should use templates in C-</w:t>
            </w:r>
            <w:ins w:id="230" w:author="Raphael Malyankar" w:date="2026-02-02T15:02:00Z" w16du:dateUtc="2026-02-02T22:02:00Z">
              <w:r w:rsidR="002C6114">
                <w:rPr>
                  <w:sz w:val="18"/>
                  <w:szCs w:val="18"/>
                </w:rPr>
                <w:t>7</w:t>
              </w:r>
            </w:ins>
            <w:del w:id="231" w:author="Raphael Malyankar" w:date="2026-02-02T15:02:00Z" w16du:dateUtc="2026-02-02T22:02:00Z">
              <w:r w:rsidDel="002C6114">
                <w:rPr>
                  <w:sz w:val="18"/>
                  <w:szCs w:val="18"/>
                </w:rPr>
                <w:delText>8</w:delText>
              </w:r>
            </w:del>
            <w:r>
              <w:rPr>
                <w:sz w:val="18"/>
                <w:szCs w:val="18"/>
              </w:rPr>
              <w:t>.6.X)</w:t>
            </w:r>
          </w:p>
        </w:tc>
        <w:tc>
          <w:tcPr>
            <w:tcW w:w="354" w:type="pct"/>
            <w:noWrap/>
          </w:tcPr>
          <w:p w14:paraId="6BC2339C" w14:textId="36DC5A80"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59D7FE5A" w14:textId="655BFD5E" w:rsidR="00AB04E1" w:rsidRDefault="00AB04E1" w:rsidP="00FC14D6">
            <w:pPr>
              <w:spacing w:after="0" w:line="240" w:lineRule="auto"/>
              <w:rPr>
                <w:sz w:val="18"/>
                <w:szCs w:val="18"/>
              </w:rPr>
            </w:pPr>
            <w:r>
              <w:rPr>
                <w:sz w:val="18"/>
                <w:szCs w:val="18"/>
              </w:rPr>
              <w:t>C-</w:t>
            </w:r>
            <w:ins w:id="232" w:author="Raphael Malyankar" w:date="2026-02-02T15:02:00Z" w16du:dateUtc="2026-02-02T22:02:00Z">
              <w:r w:rsidR="002C6114">
                <w:rPr>
                  <w:sz w:val="18"/>
                  <w:szCs w:val="18"/>
                </w:rPr>
                <w:t>5</w:t>
              </w:r>
            </w:ins>
            <w:del w:id="233" w:author="Raphael Malyankar" w:date="2026-02-02T15:02:00Z" w16du:dateUtc="2026-02-02T22:02:00Z">
              <w:r w:rsidDel="002C6114">
                <w:rPr>
                  <w:sz w:val="18"/>
                  <w:szCs w:val="18"/>
                </w:rPr>
                <w:delText>6</w:delText>
              </w:r>
            </w:del>
            <w:r>
              <w:rPr>
                <w:sz w:val="18"/>
                <w:szCs w:val="18"/>
              </w:rPr>
              <w:t>.8,</w:t>
            </w:r>
          </w:p>
          <w:p w14:paraId="4E45A261" w14:textId="3E08BD5C" w:rsidR="00AB04E1" w:rsidRDefault="00AB04E1" w:rsidP="00FC14D6">
            <w:pPr>
              <w:spacing w:after="0" w:line="240" w:lineRule="auto"/>
              <w:rPr>
                <w:sz w:val="18"/>
                <w:szCs w:val="18"/>
              </w:rPr>
            </w:pPr>
            <w:r>
              <w:rPr>
                <w:sz w:val="18"/>
                <w:szCs w:val="18"/>
              </w:rPr>
              <w:t>C-</w:t>
            </w:r>
            <w:ins w:id="234" w:author="Raphael Malyankar" w:date="2026-02-02T15:02:00Z" w16du:dateUtc="2026-02-02T22:02:00Z">
              <w:r w:rsidR="002C6114">
                <w:rPr>
                  <w:sz w:val="18"/>
                  <w:szCs w:val="18"/>
                </w:rPr>
                <w:t>7</w:t>
              </w:r>
            </w:ins>
            <w:del w:id="235" w:author="Raphael Malyankar" w:date="2026-02-02T15:02:00Z" w16du:dateUtc="2026-02-02T22:02:00Z">
              <w:r w:rsidDel="002C6114">
                <w:rPr>
                  <w:sz w:val="18"/>
                  <w:szCs w:val="18"/>
                </w:rPr>
                <w:delText>8</w:delText>
              </w:r>
            </w:del>
            <w:r>
              <w:rPr>
                <w:sz w:val="18"/>
                <w:szCs w:val="18"/>
              </w:rPr>
              <w:t>.6.1,</w:t>
            </w:r>
          </w:p>
          <w:p w14:paraId="60733B5A" w14:textId="1A87AED2" w:rsidR="00AB04E1" w:rsidRDefault="00AB04E1" w:rsidP="00FC14D6">
            <w:pPr>
              <w:spacing w:after="0" w:line="240" w:lineRule="auto"/>
              <w:rPr>
                <w:sz w:val="18"/>
                <w:szCs w:val="18"/>
              </w:rPr>
            </w:pPr>
            <w:r>
              <w:rPr>
                <w:sz w:val="18"/>
                <w:szCs w:val="18"/>
              </w:rPr>
              <w:t>C-</w:t>
            </w:r>
            <w:ins w:id="236" w:author="Raphael Malyankar" w:date="2026-02-02T15:02:00Z" w16du:dateUtc="2026-02-02T22:02:00Z">
              <w:r w:rsidR="002C6114">
                <w:rPr>
                  <w:sz w:val="18"/>
                  <w:szCs w:val="18"/>
                </w:rPr>
                <w:t>7</w:t>
              </w:r>
            </w:ins>
            <w:del w:id="237" w:author="Raphael Malyankar" w:date="2026-02-02T15:02:00Z" w16du:dateUtc="2026-02-02T22:02:00Z">
              <w:r w:rsidDel="002C6114">
                <w:rPr>
                  <w:sz w:val="18"/>
                  <w:szCs w:val="18"/>
                </w:rPr>
                <w:delText>8</w:delText>
              </w:r>
            </w:del>
            <w:r>
              <w:rPr>
                <w:sz w:val="18"/>
                <w:szCs w:val="18"/>
              </w:rPr>
              <w:t>.6.2,</w:t>
            </w:r>
          </w:p>
          <w:p w14:paraId="1442E16F" w14:textId="3B909A1D" w:rsidR="00AB04E1" w:rsidRDefault="00AB04E1" w:rsidP="00FC14D6">
            <w:pPr>
              <w:spacing w:after="0" w:line="240" w:lineRule="auto"/>
              <w:rPr>
                <w:sz w:val="18"/>
                <w:szCs w:val="18"/>
              </w:rPr>
            </w:pPr>
            <w:r>
              <w:rPr>
                <w:sz w:val="18"/>
                <w:szCs w:val="18"/>
              </w:rPr>
              <w:t>C-</w:t>
            </w:r>
            <w:ins w:id="238" w:author="Raphael Malyankar" w:date="2026-02-02T15:02:00Z" w16du:dateUtc="2026-02-02T22:02:00Z">
              <w:r w:rsidR="002C6114">
                <w:rPr>
                  <w:sz w:val="18"/>
                  <w:szCs w:val="18"/>
                </w:rPr>
                <w:t>7</w:t>
              </w:r>
            </w:ins>
            <w:del w:id="239" w:author="Raphael Malyankar" w:date="2026-02-02T15:02:00Z" w16du:dateUtc="2026-02-02T22:02:00Z">
              <w:r w:rsidDel="002C6114">
                <w:rPr>
                  <w:sz w:val="18"/>
                  <w:szCs w:val="18"/>
                </w:rPr>
                <w:delText>8</w:delText>
              </w:r>
            </w:del>
            <w:r>
              <w:rPr>
                <w:sz w:val="18"/>
                <w:szCs w:val="18"/>
              </w:rPr>
              <w:t>.6.3</w:t>
            </w:r>
          </w:p>
        </w:tc>
        <w:tc>
          <w:tcPr>
            <w:tcW w:w="356" w:type="pct"/>
            <w:gridSpan w:val="3"/>
          </w:tcPr>
          <w:p w14:paraId="64CF193E" w14:textId="77777777" w:rsidR="00AB04E1" w:rsidRPr="00E624C4" w:rsidRDefault="00AB04E1" w:rsidP="00AB04E1">
            <w:pPr>
              <w:spacing w:before="60" w:after="60" w:line="240" w:lineRule="auto"/>
              <w:rPr>
                <w:sz w:val="18"/>
                <w:szCs w:val="18"/>
              </w:rPr>
            </w:pPr>
          </w:p>
        </w:tc>
        <w:tc>
          <w:tcPr>
            <w:tcW w:w="1109" w:type="pct"/>
          </w:tcPr>
          <w:p w14:paraId="78084905" w14:textId="40BA475A" w:rsidR="00AB04E1" w:rsidRDefault="00AB04E1" w:rsidP="009A389A">
            <w:pPr>
              <w:spacing w:before="60" w:after="60" w:line="240" w:lineRule="auto"/>
              <w:jc w:val="left"/>
              <w:rPr>
                <w:sz w:val="18"/>
                <w:szCs w:val="18"/>
              </w:rPr>
            </w:pPr>
            <w:r w:rsidRPr="00D7495E">
              <w:rPr>
                <w:sz w:val="18"/>
                <w:szCs w:val="18"/>
              </w:rPr>
              <w:t>Amend Product Specification</w:t>
            </w:r>
          </w:p>
        </w:tc>
        <w:tc>
          <w:tcPr>
            <w:tcW w:w="311" w:type="pct"/>
          </w:tcPr>
          <w:p w14:paraId="70E63B6D" w14:textId="77777777" w:rsidR="00AB04E1" w:rsidRPr="00E624C4" w:rsidRDefault="00AB04E1" w:rsidP="00AB04E1">
            <w:pPr>
              <w:spacing w:before="60" w:after="60" w:line="240" w:lineRule="auto"/>
              <w:rPr>
                <w:sz w:val="18"/>
                <w:szCs w:val="18"/>
              </w:rPr>
            </w:pPr>
          </w:p>
        </w:tc>
      </w:tr>
      <w:tr w:rsidR="00AB04E1" w:rsidRPr="008826C8" w14:paraId="108EB4D4" w14:textId="77777777" w:rsidTr="00180820">
        <w:trPr>
          <w:cantSplit/>
        </w:trPr>
        <w:tc>
          <w:tcPr>
            <w:tcW w:w="329" w:type="pct"/>
            <w:noWrap/>
          </w:tcPr>
          <w:p w14:paraId="7330BAA5" w14:textId="4342697D" w:rsidR="00AB04E1" w:rsidRPr="00E624C4" w:rsidRDefault="00AB04E1" w:rsidP="00AB04E1">
            <w:pPr>
              <w:spacing w:before="60" w:after="60" w:line="240" w:lineRule="auto"/>
              <w:rPr>
                <w:sz w:val="18"/>
                <w:szCs w:val="18"/>
              </w:rPr>
            </w:pPr>
            <w:r w:rsidRPr="00284100">
              <w:rPr>
                <w:sz w:val="18"/>
                <w:szCs w:val="18"/>
              </w:rPr>
              <w:t>97_10</w:t>
            </w:r>
            <w:r>
              <w:rPr>
                <w:sz w:val="18"/>
                <w:szCs w:val="18"/>
              </w:rPr>
              <w:t>62</w:t>
            </w:r>
          </w:p>
        </w:tc>
        <w:tc>
          <w:tcPr>
            <w:tcW w:w="476" w:type="pct"/>
            <w:noWrap/>
          </w:tcPr>
          <w:p w14:paraId="2F755210" w14:textId="775D3C98" w:rsidR="00AB04E1" w:rsidRDefault="00AB04E1" w:rsidP="00AB04E1">
            <w:pPr>
              <w:spacing w:before="60" w:after="60" w:line="240" w:lineRule="auto"/>
              <w:rPr>
                <w:rFonts w:cs="Arial"/>
                <w:sz w:val="18"/>
                <w:szCs w:val="18"/>
              </w:rPr>
            </w:pPr>
            <w:r w:rsidRPr="00A45C35">
              <w:rPr>
                <w:rFonts w:cs="Arial"/>
                <w:sz w:val="18"/>
                <w:szCs w:val="18"/>
              </w:rPr>
              <w:t>W</w:t>
            </w:r>
          </w:p>
        </w:tc>
        <w:tc>
          <w:tcPr>
            <w:tcW w:w="1699" w:type="pct"/>
            <w:gridSpan w:val="4"/>
          </w:tcPr>
          <w:p w14:paraId="70080E5F" w14:textId="77777777" w:rsidR="00AB04E1" w:rsidRDefault="00AB04E1" w:rsidP="00AB04E1">
            <w:pPr>
              <w:spacing w:before="60" w:after="60" w:line="240" w:lineRule="auto"/>
              <w:rPr>
                <w:sz w:val="18"/>
                <w:szCs w:val="18"/>
              </w:rPr>
            </w:pPr>
            <w:r w:rsidRPr="000E73B3">
              <w:rPr>
                <w:sz w:val="18"/>
                <w:szCs w:val="18"/>
              </w:rPr>
              <w:t>Data Quality Measure Aggregation results should be included to indicate if the dataset/dataset series have passed the Product Specifications</w:t>
            </w:r>
          </w:p>
          <w:p w14:paraId="42DA0F0C" w14:textId="0972A45D" w:rsidR="00AB04E1" w:rsidRPr="00810750" w:rsidRDefault="00AB04E1" w:rsidP="00AB04E1">
            <w:pPr>
              <w:spacing w:before="60" w:after="60" w:line="240" w:lineRule="auto"/>
              <w:rPr>
                <w:sz w:val="18"/>
                <w:szCs w:val="18"/>
              </w:rPr>
            </w:pPr>
            <w:r>
              <w:rPr>
                <w:sz w:val="18"/>
                <w:szCs w:val="18"/>
              </w:rPr>
              <w:t>(PS should use template in C-</w:t>
            </w:r>
            <w:ins w:id="240" w:author="Raphael Malyankar" w:date="2026-02-02T15:02:00Z" w16du:dateUtc="2026-02-02T22:02:00Z">
              <w:r w:rsidR="002C6114">
                <w:rPr>
                  <w:sz w:val="18"/>
                  <w:szCs w:val="18"/>
                </w:rPr>
                <w:t>7</w:t>
              </w:r>
            </w:ins>
            <w:del w:id="241" w:author="Raphael Malyankar" w:date="2026-02-02T15:02:00Z" w16du:dateUtc="2026-02-02T22:02:00Z">
              <w:r w:rsidDel="002C6114">
                <w:rPr>
                  <w:sz w:val="18"/>
                  <w:szCs w:val="18"/>
                </w:rPr>
                <w:delText>8</w:delText>
              </w:r>
            </w:del>
            <w:r>
              <w:rPr>
                <w:sz w:val="18"/>
                <w:szCs w:val="18"/>
              </w:rPr>
              <w:t>.7)</w:t>
            </w:r>
          </w:p>
        </w:tc>
        <w:tc>
          <w:tcPr>
            <w:tcW w:w="354" w:type="pct"/>
            <w:noWrap/>
          </w:tcPr>
          <w:p w14:paraId="42801407" w14:textId="3E88A6B5"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161D2ED5" w14:textId="0DD340B0" w:rsidR="00AB04E1" w:rsidRDefault="00AB04E1" w:rsidP="00FC14D6">
            <w:pPr>
              <w:spacing w:after="0" w:line="240" w:lineRule="auto"/>
              <w:rPr>
                <w:sz w:val="18"/>
                <w:szCs w:val="18"/>
              </w:rPr>
            </w:pPr>
            <w:r>
              <w:rPr>
                <w:sz w:val="18"/>
                <w:szCs w:val="18"/>
              </w:rPr>
              <w:t>C-</w:t>
            </w:r>
            <w:ins w:id="242" w:author="Raphael Malyankar" w:date="2026-02-02T15:02:00Z" w16du:dateUtc="2026-02-02T22:02:00Z">
              <w:r w:rsidR="002C6114">
                <w:rPr>
                  <w:sz w:val="18"/>
                  <w:szCs w:val="18"/>
                </w:rPr>
                <w:t>5</w:t>
              </w:r>
            </w:ins>
            <w:del w:id="243" w:author="Raphael Malyankar" w:date="2026-02-02T15:02:00Z" w16du:dateUtc="2026-02-02T22:02:00Z">
              <w:r w:rsidDel="002C6114">
                <w:rPr>
                  <w:sz w:val="18"/>
                  <w:szCs w:val="18"/>
                </w:rPr>
                <w:delText>6</w:delText>
              </w:r>
            </w:del>
            <w:r>
              <w:rPr>
                <w:sz w:val="18"/>
                <w:szCs w:val="18"/>
              </w:rPr>
              <w:t>.9,</w:t>
            </w:r>
          </w:p>
          <w:p w14:paraId="468D341F" w14:textId="3A0ABC25" w:rsidR="00AB04E1" w:rsidRDefault="00AB04E1" w:rsidP="00FC14D6">
            <w:pPr>
              <w:spacing w:after="0" w:line="240" w:lineRule="auto"/>
              <w:rPr>
                <w:sz w:val="18"/>
                <w:szCs w:val="18"/>
              </w:rPr>
            </w:pPr>
            <w:r>
              <w:rPr>
                <w:sz w:val="18"/>
                <w:szCs w:val="18"/>
              </w:rPr>
              <w:t>C-</w:t>
            </w:r>
            <w:ins w:id="244" w:author="Raphael Malyankar" w:date="2026-02-02T15:02:00Z" w16du:dateUtc="2026-02-02T22:02:00Z">
              <w:r w:rsidR="002C6114">
                <w:rPr>
                  <w:sz w:val="18"/>
                  <w:szCs w:val="18"/>
                </w:rPr>
                <w:t>7</w:t>
              </w:r>
            </w:ins>
            <w:del w:id="245" w:author="Raphael Malyankar" w:date="2026-02-02T15:02:00Z" w16du:dateUtc="2026-02-02T22:02:00Z">
              <w:r w:rsidDel="002C6114">
                <w:rPr>
                  <w:sz w:val="18"/>
                  <w:szCs w:val="18"/>
                </w:rPr>
                <w:delText>8</w:delText>
              </w:r>
            </w:del>
            <w:r>
              <w:rPr>
                <w:sz w:val="18"/>
                <w:szCs w:val="18"/>
              </w:rPr>
              <w:t>-7</w:t>
            </w:r>
          </w:p>
        </w:tc>
        <w:tc>
          <w:tcPr>
            <w:tcW w:w="356" w:type="pct"/>
            <w:gridSpan w:val="3"/>
          </w:tcPr>
          <w:p w14:paraId="32157276" w14:textId="77777777" w:rsidR="00AB04E1" w:rsidRPr="00E624C4" w:rsidRDefault="00AB04E1" w:rsidP="00AB04E1">
            <w:pPr>
              <w:spacing w:before="60" w:after="60" w:line="240" w:lineRule="auto"/>
              <w:rPr>
                <w:sz w:val="18"/>
                <w:szCs w:val="18"/>
              </w:rPr>
            </w:pPr>
          </w:p>
        </w:tc>
        <w:tc>
          <w:tcPr>
            <w:tcW w:w="1109" w:type="pct"/>
          </w:tcPr>
          <w:p w14:paraId="7BD4F39A" w14:textId="45502608" w:rsidR="00AB04E1" w:rsidRDefault="00AB04E1" w:rsidP="00162DA5">
            <w:pPr>
              <w:spacing w:before="60" w:after="60" w:line="240" w:lineRule="auto"/>
              <w:jc w:val="left"/>
              <w:rPr>
                <w:sz w:val="18"/>
                <w:szCs w:val="18"/>
              </w:rPr>
            </w:pPr>
            <w:r w:rsidRPr="00D7495E">
              <w:rPr>
                <w:sz w:val="18"/>
                <w:szCs w:val="18"/>
              </w:rPr>
              <w:t>Amend Product Specification</w:t>
            </w:r>
          </w:p>
        </w:tc>
        <w:tc>
          <w:tcPr>
            <w:tcW w:w="311" w:type="pct"/>
          </w:tcPr>
          <w:p w14:paraId="339259E0" w14:textId="77777777" w:rsidR="00AB04E1" w:rsidRPr="00E624C4" w:rsidRDefault="00AB04E1" w:rsidP="00AB04E1">
            <w:pPr>
              <w:spacing w:before="60" w:after="60" w:line="240" w:lineRule="auto"/>
              <w:rPr>
                <w:sz w:val="18"/>
                <w:szCs w:val="18"/>
              </w:rPr>
            </w:pPr>
          </w:p>
        </w:tc>
      </w:tr>
      <w:tr w:rsidR="00AB04E1" w:rsidRPr="008826C8" w14:paraId="567E0D33" w14:textId="77777777" w:rsidTr="00180820">
        <w:trPr>
          <w:cantSplit/>
        </w:trPr>
        <w:tc>
          <w:tcPr>
            <w:tcW w:w="329" w:type="pct"/>
            <w:noWrap/>
          </w:tcPr>
          <w:p w14:paraId="7FB5F30F" w14:textId="7F9BAFE5" w:rsidR="00AB04E1" w:rsidRPr="00E624C4" w:rsidRDefault="00AB04E1" w:rsidP="00AB04E1">
            <w:pPr>
              <w:spacing w:before="60" w:after="60" w:line="240" w:lineRule="auto"/>
              <w:rPr>
                <w:sz w:val="18"/>
                <w:szCs w:val="18"/>
              </w:rPr>
            </w:pPr>
            <w:r w:rsidRPr="00284100">
              <w:rPr>
                <w:sz w:val="18"/>
                <w:szCs w:val="18"/>
              </w:rPr>
              <w:t>97_10</w:t>
            </w:r>
            <w:r>
              <w:rPr>
                <w:sz w:val="18"/>
                <w:szCs w:val="18"/>
              </w:rPr>
              <w:t>63</w:t>
            </w:r>
          </w:p>
        </w:tc>
        <w:tc>
          <w:tcPr>
            <w:tcW w:w="476" w:type="pct"/>
            <w:noWrap/>
          </w:tcPr>
          <w:p w14:paraId="023A7A11" w14:textId="4EEA7C1E" w:rsidR="00AB04E1" w:rsidRDefault="00AB04E1" w:rsidP="00AB04E1">
            <w:pPr>
              <w:spacing w:before="60" w:after="60" w:line="240" w:lineRule="auto"/>
              <w:rPr>
                <w:rFonts w:cs="Arial"/>
                <w:sz w:val="18"/>
                <w:szCs w:val="18"/>
              </w:rPr>
            </w:pPr>
            <w:r w:rsidRPr="00A45C35">
              <w:rPr>
                <w:rFonts w:cs="Arial"/>
                <w:sz w:val="18"/>
                <w:szCs w:val="18"/>
              </w:rPr>
              <w:t>W</w:t>
            </w:r>
          </w:p>
        </w:tc>
        <w:tc>
          <w:tcPr>
            <w:tcW w:w="1699" w:type="pct"/>
            <w:gridSpan w:val="4"/>
          </w:tcPr>
          <w:p w14:paraId="18699C25" w14:textId="2E13D9FD" w:rsidR="00AB04E1" w:rsidRPr="000E73B3" w:rsidRDefault="00AB04E1" w:rsidP="00AB04E1">
            <w:pPr>
              <w:spacing w:before="60" w:after="60" w:line="240" w:lineRule="auto"/>
              <w:rPr>
                <w:sz w:val="18"/>
                <w:szCs w:val="18"/>
              </w:rPr>
            </w:pPr>
            <w:r>
              <w:rPr>
                <w:sz w:val="18"/>
                <w:szCs w:val="18"/>
              </w:rPr>
              <w:t xml:space="preserve">Is the </w:t>
            </w:r>
            <w:r w:rsidRPr="000E73B3">
              <w:rPr>
                <w:i/>
                <w:iCs/>
                <w:sz w:val="18"/>
                <w:szCs w:val="18"/>
              </w:rPr>
              <w:t>usability</w:t>
            </w:r>
            <w:r>
              <w:rPr>
                <w:sz w:val="18"/>
                <w:szCs w:val="18"/>
              </w:rPr>
              <w:t xml:space="preserve"> data quality element necessary for the data product and if so, is it included?</w:t>
            </w:r>
          </w:p>
        </w:tc>
        <w:tc>
          <w:tcPr>
            <w:tcW w:w="354" w:type="pct"/>
            <w:noWrap/>
          </w:tcPr>
          <w:p w14:paraId="2697F33D" w14:textId="1B704F2A"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2E5B33B1" w14:textId="682B423A" w:rsidR="00AB04E1" w:rsidRDefault="00AB04E1" w:rsidP="00FC14D6">
            <w:pPr>
              <w:spacing w:after="0" w:line="240" w:lineRule="auto"/>
              <w:rPr>
                <w:sz w:val="18"/>
                <w:szCs w:val="18"/>
              </w:rPr>
            </w:pPr>
            <w:r>
              <w:rPr>
                <w:sz w:val="18"/>
                <w:szCs w:val="18"/>
              </w:rPr>
              <w:t>C-</w:t>
            </w:r>
            <w:ins w:id="246" w:author="Raphael Malyankar" w:date="2026-02-02T15:02:00Z" w16du:dateUtc="2026-02-02T22:02:00Z">
              <w:r w:rsidR="002C6114">
                <w:rPr>
                  <w:sz w:val="18"/>
                  <w:szCs w:val="18"/>
                </w:rPr>
                <w:t>5</w:t>
              </w:r>
            </w:ins>
            <w:del w:id="247" w:author="Raphael Malyankar" w:date="2026-02-02T15:02:00Z" w16du:dateUtc="2026-02-02T22:02:00Z">
              <w:r w:rsidDel="002C6114">
                <w:rPr>
                  <w:sz w:val="18"/>
                  <w:szCs w:val="18"/>
                </w:rPr>
                <w:delText>6</w:delText>
              </w:r>
            </w:del>
            <w:r>
              <w:rPr>
                <w:sz w:val="18"/>
                <w:szCs w:val="18"/>
              </w:rPr>
              <w:t>.10</w:t>
            </w:r>
          </w:p>
        </w:tc>
        <w:tc>
          <w:tcPr>
            <w:tcW w:w="356" w:type="pct"/>
            <w:gridSpan w:val="3"/>
          </w:tcPr>
          <w:p w14:paraId="7BDAE08B" w14:textId="77777777" w:rsidR="00AB04E1" w:rsidRPr="00E624C4" w:rsidRDefault="00AB04E1" w:rsidP="00AB04E1">
            <w:pPr>
              <w:spacing w:before="60" w:after="60" w:line="240" w:lineRule="auto"/>
              <w:rPr>
                <w:sz w:val="18"/>
                <w:szCs w:val="18"/>
              </w:rPr>
            </w:pPr>
          </w:p>
        </w:tc>
        <w:tc>
          <w:tcPr>
            <w:tcW w:w="1109" w:type="pct"/>
          </w:tcPr>
          <w:p w14:paraId="16E52D22" w14:textId="2ECFCEAF" w:rsidR="00AB04E1" w:rsidRDefault="00AB04E1" w:rsidP="009A389A">
            <w:pPr>
              <w:spacing w:before="60" w:after="60" w:line="240" w:lineRule="auto"/>
              <w:jc w:val="left"/>
              <w:rPr>
                <w:sz w:val="18"/>
                <w:szCs w:val="18"/>
              </w:rPr>
            </w:pPr>
            <w:r w:rsidRPr="00D7495E">
              <w:rPr>
                <w:sz w:val="18"/>
                <w:szCs w:val="18"/>
              </w:rPr>
              <w:t>Amend Product Specification</w:t>
            </w:r>
          </w:p>
        </w:tc>
        <w:tc>
          <w:tcPr>
            <w:tcW w:w="311" w:type="pct"/>
          </w:tcPr>
          <w:p w14:paraId="710135E9" w14:textId="77777777" w:rsidR="00AB04E1" w:rsidRPr="00E624C4" w:rsidRDefault="00AB04E1" w:rsidP="00AB04E1">
            <w:pPr>
              <w:spacing w:before="60" w:after="60" w:line="240" w:lineRule="auto"/>
              <w:rPr>
                <w:sz w:val="18"/>
                <w:szCs w:val="18"/>
              </w:rPr>
            </w:pPr>
          </w:p>
        </w:tc>
      </w:tr>
      <w:tr w:rsidR="00AB04E1" w:rsidRPr="008826C8" w14:paraId="1F412B51" w14:textId="77777777" w:rsidTr="00180820">
        <w:trPr>
          <w:cantSplit/>
        </w:trPr>
        <w:tc>
          <w:tcPr>
            <w:tcW w:w="329" w:type="pct"/>
            <w:noWrap/>
          </w:tcPr>
          <w:p w14:paraId="6C57D9D5" w14:textId="638238C9" w:rsidR="00AB04E1" w:rsidRPr="00E624C4" w:rsidRDefault="00AB04E1" w:rsidP="00AB04E1">
            <w:pPr>
              <w:spacing w:before="60" w:after="60" w:line="240" w:lineRule="auto"/>
              <w:rPr>
                <w:sz w:val="18"/>
                <w:szCs w:val="18"/>
              </w:rPr>
            </w:pPr>
            <w:r w:rsidRPr="00284100">
              <w:rPr>
                <w:sz w:val="18"/>
                <w:szCs w:val="18"/>
              </w:rPr>
              <w:t>97_10</w:t>
            </w:r>
            <w:r>
              <w:rPr>
                <w:sz w:val="18"/>
                <w:szCs w:val="18"/>
              </w:rPr>
              <w:t>64</w:t>
            </w:r>
          </w:p>
        </w:tc>
        <w:tc>
          <w:tcPr>
            <w:tcW w:w="476" w:type="pct"/>
            <w:noWrap/>
          </w:tcPr>
          <w:p w14:paraId="014CA264" w14:textId="14A87021" w:rsidR="00AB04E1" w:rsidRDefault="00AB04E1" w:rsidP="00AB04E1">
            <w:pPr>
              <w:spacing w:before="60" w:after="60" w:line="240" w:lineRule="auto"/>
              <w:rPr>
                <w:rFonts w:cs="Arial"/>
                <w:sz w:val="18"/>
                <w:szCs w:val="18"/>
              </w:rPr>
            </w:pPr>
            <w:r w:rsidRPr="00A45C35">
              <w:rPr>
                <w:rFonts w:cs="Arial"/>
                <w:sz w:val="18"/>
                <w:szCs w:val="18"/>
              </w:rPr>
              <w:t>W</w:t>
            </w:r>
          </w:p>
        </w:tc>
        <w:tc>
          <w:tcPr>
            <w:tcW w:w="1699" w:type="pct"/>
            <w:gridSpan w:val="4"/>
          </w:tcPr>
          <w:p w14:paraId="73FE79EB" w14:textId="3D4EF618" w:rsidR="00AB04E1" w:rsidRPr="000E73B3" w:rsidRDefault="00AB04E1" w:rsidP="00AB04E1">
            <w:pPr>
              <w:spacing w:before="60" w:after="60" w:line="240" w:lineRule="auto"/>
              <w:rPr>
                <w:sz w:val="18"/>
                <w:szCs w:val="18"/>
              </w:rPr>
            </w:pPr>
            <w:r w:rsidRPr="000E73B3">
              <w:rPr>
                <w:sz w:val="18"/>
                <w:szCs w:val="18"/>
              </w:rPr>
              <w:t>Paragraph “Introduction to data quality” from clause C-</w:t>
            </w:r>
            <w:ins w:id="248" w:author="Raphael Malyankar" w:date="2026-02-02T15:02:00Z" w16du:dateUtc="2026-02-02T22:02:00Z">
              <w:r w:rsidR="002C6114">
                <w:rPr>
                  <w:sz w:val="18"/>
                  <w:szCs w:val="18"/>
                </w:rPr>
                <w:t>7</w:t>
              </w:r>
            </w:ins>
            <w:del w:id="249" w:author="Raphael Malyankar" w:date="2026-02-02T15:02:00Z" w16du:dateUtc="2026-02-02T22:02:00Z">
              <w:r w:rsidRPr="000E73B3" w:rsidDel="002C6114">
                <w:rPr>
                  <w:sz w:val="18"/>
                  <w:szCs w:val="18"/>
                </w:rPr>
                <w:delText>8</w:delText>
              </w:r>
            </w:del>
            <w:r w:rsidRPr="000E73B3">
              <w:rPr>
                <w:sz w:val="18"/>
                <w:szCs w:val="18"/>
              </w:rPr>
              <w:t xml:space="preserve">.1 </w:t>
            </w:r>
            <w:r>
              <w:rPr>
                <w:sz w:val="18"/>
                <w:szCs w:val="18"/>
              </w:rPr>
              <w:t>must</w:t>
            </w:r>
            <w:r w:rsidRPr="000E73B3">
              <w:rPr>
                <w:sz w:val="18"/>
                <w:szCs w:val="18"/>
              </w:rPr>
              <w:t xml:space="preserve"> be used as a template by all S-100 based Product Specifications</w:t>
            </w:r>
            <w:r>
              <w:rPr>
                <w:sz w:val="18"/>
                <w:szCs w:val="18"/>
              </w:rPr>
              <w:t>.</w:t>
            </w:r>
          </w:p>
        </w:tc>
        <w:tc>
          <w:tcPr>
            <w:tcW w:w="354" w:type="pct"/>
            <w:noWrap/>
          </w:tcPr>
          <w:p w14:paraId="049810EE" w14:textId="3E99B6D4"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1C2ACD0A" w14:textId="67E29EC7" w:rsidR="00AB04E1" w:rsidRDefault="00AB04E1" w:rsidP="00FC14D6">
            <w:pPr>
              <w:spacing w:after="0" w:line="240" w:lineRule="auto"/>
              <w:rPr>
                <w:sz w:val="18"/>
                <w:szCs w:val="18"/>
              </w:rPr>
            </w:pPr>
            <w:r>
              <w:rPr>
                <w:sz w:val="18"/>
                <w:szCs w:val="18"/>
              </w:rPr>
              <w:t>C-</w:t>
            </w:r>
            <w:ins w:id="250" w:author="Raphael Malyankar" w:date="2026-02-02T15:02:00Z" w16du:dateUtc="2026-02-02T22:02:00Z">
              <w:r w:rsidR="002C6114">
                <w:rPr>
                  <w:sz w:val="18"/>
                  <w:szCs w:val="18"/>
                </w:rPr>
                <w:t>5</w:t>
              </w:r>
            </w:ins>
            <w:del w:id="251" w:author="Raphael Malyankar" w:date="2026-02-02T15:02:00Z" w16du:dateUtc="2026-02-02T22:02:00Z">
              <w:r w:rsidDel="002C6114">
                <w:rPr>
                  <w:sz w:val="18"/>
                  <w:szCs w:val="18"/>
                </w:rPr>
                <w:delText>6</w:delText>
              </w:r>
            </w:del>
            <w:r>
              <w:rPr>
                <w:sz w:val="18"/>
                <w:szCs w:val="18"/>
              </w:rPr>
              <w:t>.11,</w:t>
            </w:r>
          </w:p>
          <w:p w14:paraId="58CE3055" w14:textId="79A0F155" w:rsidR="00AB04E1" w:rsidRDefault="00AB04E1" w:rsidP="00FC14D6">
            <w:pPr>
              <w:spacing w:after="0" w:line="240" w:lineRule="auto"/>
              <w:rPr>
                <w:sz w:val="18"/>
                <w:szCs w:val="18"/>
              </w:rPr>
            </w:pPr>
            <w:r>
              <w:rPr>
                <w:sz w:val="18"/>
                <w:szCs w:val="18"/>
              </w:rPr>
              <w:t>C-</w:t>
            </w:r>
            <w:ins w:id="252" w:author="Raphael Malyankar" w:date="2026-02-02T15:02:00Z" w16du:dateUtc="2026-02-02T22:02:00Z">
              <w:r w:rsidR="002C6114">
                <w:rPr>
                  <w:sz w:val="18"/>
                  <w:szCs w:val="18"/>
                </w:rPr>
                <w:t>7</w:t>
              </w:r>
            </w:ins>
            <w:del w:id="253" w:author="Raphael Malyankar" w:date="2026-02-02T15:02:00Z" w16du:dateUtc="2026-02-02T22:02:00Z">
              <w:r w:rsidDel="002C6114">
                <w:rPr>
                  <w:sz w:val="18"/>
                  <w:szCs w:val="18"/>
                </w:rPr>
                <w:delText>8</w:delText>
              </w:r>
            </w:del>
            <w:r>
              <w:rPr>
                <w:sz w:val="18"/>
                <w:szCs w:val="18"/>
              </w:rPr>
              <w:t>.1</w:t>
            </w:r>
          </w:p>
        </w:tc>
        <w:tc>
          <w:tcPr>
            <w:tcW w:w="356" w:type="pct"/>
            <w:gridSpan w:val="3"/>
          </w:tcPr>
          <w:p w14:paraId="79211DB8" w14:textId="77777777" w:rsidR="00AB04E1" w:rsidRPr="00E624C4" w:rsidRDefault="00AB04E1" w:rsidP="00AB04E1">
            <w:pPr>
              <w:spacing w:before="60" w:after="60" w:line="240" w:lineRule="auto"/>
              <w:rPr>
                <w:sz w:val="18"/>
                <w:szCs w:val="18"/>
              </w:rPr>
            </w:pPr>
          </w:p>
        </w:tc>
        <w:tc>
          <w:tcPr>
            <w:tcW w:w="1109" w:type="pct"/>
          </w:tcPr>
          <w:p w14:paraId="067E0AD1" w14:textId="7538D7E1" w:rsidR="00AB04E1" w:rsidRDefault="00AB04E1" w:rsidP="009A389A">
            <w:pPr>
              <w:spacing w:before="60" w:after="60" w:line="240" w:lineRule="auto"/>
              <w:jc w:val="left"/>
              <w:rPr>
                <w:sz w:val="18"/>
                <w:szCs w:val="18"/>
              </w:rPr>
            </w:pPr>
            <w:r w:rsidRPr="00D7495E">
              <w:rPr>
                <w:sz w:val="18"/>
                <w:szCs w:val="18"/>
              </w:rPr>
              <w:t>Amend Product Specification</w:t>
            </w:r>
          </w:p>
        </w:tc>
        <w:tc>
          <w:tcPr>
            <w:tcW w:w="311" w:type="pct"/>
          </w:tcPr>
          <w:p w14:paraId="2C71A7DA" w14:textId="77777777" w:rsidR="00AB04E1" w:rsidRPr="00E624C4" w:rsidRDefault="00AB04E1" w:rsidP="00AB04E1">
            <w:pPr>
              <w:spacing w:before="60" w:after="60" w:line="240" w:lineRule="auto"/>
              <w:rPr>
                <w:sz w:val="18"/>
                <w:szCs w:val="18"/>
              </w:rPr>
            </w:pPr>
          </w:p>
        </w:tc>
      </w:tr>
      <w:tr w:rsidR="00AB04E1" w:rsidRPr="008826C8" w14:paraId="661AEEEA" w14:textId="77777777" w:rsidTr="00180820">
        <w:trPr>
          <w:cantSplit/>
        </w:trPr>
        <w:tc>
          <w:tcPr>
            <w:tcW w:w="329" w:type="pct"/>
            <w:noWrap/>
          </w:tcPr>
          <w:p w14:paraId="6A83CF1E" w14:textId="31A560C1" w:rsidR="00AB04E1" w:rsidRPr="00E624C4" w:rsidRDefault="00AB04E1" w:rsidP="00AB04E1">
            <w:pPr>
              <w:spacing w:before="60" w:after="60" w:line="240" w:lineRule="auto"/>
              <w:rPr>
                <w:sz w:val="18"/>
                <w:szCs w:val="18"/>
              </w:rPr>
            </w:pPr>
            <w:r w:rsidRPr="00284100">
              <w:rPr>
                <w:sz w:val="18"/>
                <w:szCs w:val="18"/>
              </w:rPr>
              <w:t>97_10</w:t>
            </w:r>
            <w:r>
              <w:rPr>
                <w:sz w:val="18"/>
                <w:szCs w:val="18"/>
              </w:rPr>
              <w:t>65</w:t>
            </w:r>
          </w:p>
        </w:tc>
        <w:tc>
          <w:tcPr>
            <w:tcW w:w="476" w:type="pct"/>
            <w:noWrap/>
          </w:tcPr>
          <w:p w14:paraId="5DADA224" w14:textId="1CE264AD" w:rsidR="00AB04E1" w:rsidRDefault="00AB04E1" w:rsidP="00AB04E1">
            <w:pPr>
              <w:spacing w:before="60" w:after="60" w:line="240" w:lineRule="auto"/>
              <w:rPr>
                <w:rFonts w:cs="Arial"/>
                <w:sz w:val="18"/>
                <w:szCs w:val="18"/>
              </w:rPr>
            </w:pPr>
            <w:r>
              <w:rPr>
                <w:rFonts w:cs="Arial"/>
                <w:sz w:val="18"/>
                <w:szCs w:val="18"/>
              </w:rPr>
              <w:t>W</w:t>
            </w:r>
          </w:p>
        </w:tc>
        <w:tc>
          <w:tcPr>
            <w:tcW w:w="1699" w:type="pct"/>
            <w:gridSpan w:val="4"/>
          </w:tcPr>
          <w:p w14:paraId="72E7B7D3" w14:textId="5FA1520D" w:rsidR="00AB04E1" w:rsidRDefault="00AB04E1" w:rsidP="00AB04E1">
            <w:pPr>
              <w:spacing w:before="60" w:after="60" w:line="240" w:lineRule="auto"/>
              <w:rPr>
                <w:sz w:val="18"/>
                <w:szCs w:val="18"/>
              </w:rPr>
            </w:pPr>
            <w:r>
              <w:rPr>
                <w:sz w:val="18"/>
                <w:szCs w:val="18"/>
              </w:rPr>
              <w:t>Does the PS contain the list of quality measures from S-97 Part C and describe their application to the data product?</w:t>
            </w:r>
          </w:p>
          <w:p w14:paraId="69321CA9" w14:textId="259B9FC1" w:rsidR="00AB04E1" w:rsidRPr="000E73B3" w:rsidRDefault="00AB04E1" w:rsidP="00AB04E1">
            <w:pPr>
              <w:spacing w:before="60" w:after="60" w:line="240" w:lineRule="auto"/>
              <w:rPr>
                <w:sz w:val="18"/>
                <w:szCs w:val="18"/>
              </w:rPr>
            </w:pPr>
            <w:r>
              <w:rPr>
                <w:sz w:val="18"/>
                <w:szCs w:val="18"/>
              </w:rPr>
              <w:t>(Template in clause C-</w:t>
            </w:r>
            <w:ins w:id="254" w:author="Raphael Malyankar" w:date="2026-02-02T15:03:00Z" w16du:dateUtc="2026-02-02T22:03:00Z">
              <w:r w:rsidR="002C6114">
                <w:rPr>
                  <w:sz w:val="18"/>
                  <w:szCs w:val="18"/>
                </w:rPr>
                <w:t>7</w:t>
              </w:r>
            </w:ins>
            <w:del w:id="255" w:author="Raphael Malyankar" w:date="2026-02-02T15:03:00Z" w16du:dateUtc="2026-02-02T22:03:00Z">
              <w:r w:rsidDel="002C6114">
                <w:rPr>
                  <w:sz w:val="18"/>
                  <w:szCs w:val="18"/>
                </w:rPr>
                <w:delText>8</w:delText>
              </w:r>
            </w:del>
            <w:r>
              <w:rPr>
                <w:sz w:val="18"/>
                <w:szCs w:val="18"/>
              </w:rPr>
              <w:t>.8. Measures not applicable to the data product may be listed separate or kept as part of the table and marked inapplicable.)</w:t>
            </w:r>
          </w:p>
        </w:tc>
        <w:tc>
          <w:tcPr>
            <w:tcW w:w="354" w:type="pct"/>
            <w:noWrap/>
          </w:tcPr>
          <w:p w14:paraId="42827A94" w14:textId="2A07C22D" w:rsidR="00AB04E1" w:rsidRPr="00E624C4" w:rsidRDefault="00AB04E1" w:rsidP="00AB04E1">
            <w:pPr>
              <w:spacing w:before="60" w:after="60" w:line="240" w:lineRule="auto"/>
              <w:rPr>
                <w:sz w:val="18"/>
                <w:szCs w:val="18"/>
              </w:rPr>
            </w:pPr>
            <w:r w:rsidRPr="00FF7EB4">
              <w:rPr>
                <w:sz w:val="18"/>
                <w:szCs w:val="18"/>
              </w:rPr>
              <w:t>S-97</w:t>
            </w:r>
          </w:p>
        </w:tc>
        <w:tc>
          <w:tcPr>
            <w:tcW w:w="366" w:type="pct"/>
          </w:tcPr>
          <w:p w14:paraId="759C9DE3" w14:textId="77777777" w:rsidR="00CD68AC" w:rsidRDefault="00AB04E1" w:rsidP="00FC14D6">
            <w:pPr>
              <w:spacing w:after="0" w:line="240" w:lineRule="auto"/>
              <w:rPr>
                <w:ins w:id="256" w:author="Raphael Malyankar" w:date="2026-02-02T19:25:00Z" w16du:dateUtc="2026-02-03T02:25:00Z"/>
                <w:sz w:val="18"/>
                <w:szCs w:val="18"/>
              </w:rPr>
            </w:pPr>
            <w:r>
              <w:rPr>
                <w:sz w:val="18"/>
                <w:szCs w:val="18"/>
              </w:rPr>
              <w:t>C-</w:t>
            </w:r>
            <w:ins w:id="257" w:author="Raphael Malyankar" w:date="2026-02-02T15:02:00Z" w16du:dateUtc="2026-02-02T22:02:00Z">
              <w:r w:rsidR="002C6114">
                <w:rPr>
                  <w:sz w:val="18"/>
                  <w:szCs w:val="18"/>
                </w:rPr>
                <w:t>6</w:t>
              </w:r>
            </w:ins>
            <w:del w:id="258" w:author="Raphael Malyankar" w:date="2026-02-02T15:02:00Z" w16du:dateUtc="2026-02-02T22:02:00Z">
              <w:r w:rsidDel="002C6114">
                <w:rPr>
                  <w:sz w:val="18"/>
                  <w:szCs w:val="18"/>
                </w:rPr>
                <w:delText>7</w:delText>
              </w:r>
            </w:del>
            <w:r>
              <w:rPr>
                <w:sz w:val="18"/>
                <w:szCs w:val="18"/>
              </w:rPr>
              <w:t>,</w:t>
            </w:r>
          </w:p>
          <w:p w14:paraId="22A54AEC" w14:textId="26AA7D7B" w:rsidR="00AB04E1" w:rsidRDefault="00AB04E1" w:rsidP="00FC14D6">
            <w:pPr>
              <w:spacing w:after="0" w:line="240" w:lineRule="auto"/>
              <w:rPr>
                <w:sz w:val="18"/>
                <w:szCs w:val="18"/>
              </w:rPr>
            </w:pPr>
            <w:del w:id="259" w:author="Raphael Malyankar" w:date="2026-02-02T19:25:00Z" w16du:dateUtc="2026-02-03T02:25:00Z">
              <w:r w:rsidDel="00CD68AC">
                <w:rPr>
                  <w:sz w:val="18"/>
                  <w:szCs w:val="18"/>
                </w:rPr>
                <w:delText xml:space="preserve"> </w:delText>
              </w:r>
            </w:del>
            <w:r>
              <w:rPr>
                <w:sz w:val="18"/>
                <w:szCs w:val="18"/>
              </w:rPr>
              <w:t>C-</w:t>
            </w:r>
            <w:ins w:id="260" w:author="Raphael Malyankar" w:date="2026-02-02T15:02:00Z" w16du:dateUtc="2026-02-02T22:02:00Z">
              <w:r w:rsidR="002C6114">
                <w:rPr>
                  <w:sz w:val="18"/>
                  <w:szCs w:val="18"/>
                </w:rPr>
                <w:t>7</w:t>
              </w:r>
            </w:ins>
            <w:del w:id="261" w:author="Raphael Malyankar" w:date="2026-02-02T15:02:00Z" w16du:dateUtc="2026-02-02T22:02:00Z">
              <w:r w:rsidDel="002C6114">
                <w:rPr>
                  <w:sz w:val="18"/>
                  <w:szCs w:val="18"/>
                </w:rPr>
                <w:delText>8</w:delText>
              </w:r>
            </w:del>
            <w:r>
              <w:rPr>
                <w:sz w:val="18"/>
                <w:szCs w:val="18"/>
              </w:rPr>
              <w:t>-8</w:t>
            </w:r>
          </w:p>
        </w:tc>
        <w:tc>
          <w:tcPr>
            <w:tcW w:w="356" w:type="pct"/>
            <w:gridSpan w:val="3"/>
          </w:tcPr>
          <w:p w14:paraId="3A37FA54" w14:textId="77777777" w:rsidR="00AB04E1" w:rsidRPr="00E624C4" w:rsidRDefault="00AB04E1" w:rsidP="00AB04E1">
            <w:pPr>
              <w:spacing w:before="60" w:after="60" w:line="240" w:lineRule="auto"/>
              <w:rPr>
                <w:sz w:val="18"/>
                <w:szCs w:val="18"/>
              </w:rPr>
            </w:pPr>
          </w:p>
        </w:tc>
        <w:tc>
          <w:tcPr>
            <w:tcW w:w="1109" w:type="pct"/>
          </w:tcPr>
          <w:p w14:paraId="108B4402" w14:textId="6C20460E" w:rsidR="00AB04E1" w:rsidRDefault="00AB04E1" w:rsidP="009A389A">
            <w:pPr>
              <w:spacing w:before="60" w:after="60" w:line="240" w:lineRule="auto"/>
              <w:jc w:val="left"/>
              <w:rPr>
                <w:sz w:val="18"/>
                <w:szCs w:val="18"/>
              </w:rPr>
            </w:pPr>
            <w:r>
              <w:rPr>
                <w:sz w:val="18"/>
                <w:szCs w:val="18"/>
              </w:rPr>
              <w:t>Amend Product Specification</w:t>
            </w:r>
          </w:p>
        </w:tc>
        <w:tc>
          <w:tcPr>
            <w:tcW w:w="311" w:type="pct"/>
          </w:tcPr>
          <w:p w14:paraId="49BCABE3" w14:textId="77777777" w:rsidR="00AB04E1" w:rsidRPr="00E624C4" w:rsidRDefault="00AB04E1" w:rsidP="00AB04E1">
            <w:pPr>
              <w:spacing w:before="60" w:after="60" w:line="240" w:lineRule="auto"/>
              <w:rPr>
                <w:sz w:val="18"/>
                <w:szCs w:val="18"/>
              </w:rPr>
            </w:pPr>
          </w:p>
        </w:tc>
      </w:tr>
      <w:tr w:rsidR="00603CF9" w:rsidRPr="008826C8" w14:paraId="677C2706" w14:textId="77777777" w:rsidTr="00603CF9">
        <w:trPr>
          <w:cantSplit/>
          <w:trHeight w:val="307"/>
          <w:ins w:id="262" w:author="Raphael Malyankar" w:date="2026-02-02T19:00:00Z"/>
        </w:trPr>
        <w:tc>
          <w:tcPr>
            <w:tcW w:w="329" w:type="pct"/>
            <w:vMerge w:val="restart"/>
            <w:noWrap/>
          </w:tcPr>
          <w:p w14:paraId="25968CA7" w14:textId="5AB113B0" w:rsidR="00603CF9" w:rsidRPr="00284100" w:rsidRDefault="00603CF9" w:rsidP="00AB04E1">
            <w:pPr>
              <w:spacing w:before="60" w:after="60" w:line="240" w:lineRule="auto"/>
              <w:rPr>
                <w:ins w:id="263" w:author="Raphael Malyankar" w:date="2026-02-02T19:00:00Z" w16du:dateUtc="2026-02-03T02:00:00Z"/>
                <w:sz w:val="18"/>
                <w:szCs w:val="18"/>
              </w:rPr>
            </w:pPr>
            <w:ins w:id="264" w:author="Raphael Malyankar" w:date="2026-02-02T19:00:00Z" w16du:dateUtc="2026-02-03T02:00:00Z">
              <w:r>
                <w:rPr>
                  <w:sz w:val="18"/>
                  <w:szCs w:val="18"/>
                </w:rPr>
                <w:t>97_1066</w:t>
              </w:r>
            </w:ins>
          </w:p>
        </w:tc>
        <w:tc>
          <w:tcPr>
            <w:tcW w:w="476" w:type="pct"/>
            <w:vMerge w:val="restart"/>
            <w:noWrap/>
          </w:tcPr>
          <w:p w14:paraId="1B9E9A58" w14:textId="0AF1C56F" w:rsidR="00603CF9" w:rsidRDefault="00603CF9" w:rsidP="00AB04E1">
            <w:pPr>
              <w:spacing w:before="60" w:after="60" w:line="240" w:lineRule="auto"/>
              <w:rPr>
                <w:ins w:id="265" w:author="Raphael Malyankar" w:date="2026-02-02T19:00:00Z" w16du:dateUtc="2026-02-03T02:00:00Z"/>
                <w:rFonts w:cs="Arial"/>
                <w:sz w:val="18"/>
                <w:szCs w:val="18"/>
              </w:rPr>
            </w:pPr>
            <w:ins w:id="266" w:author="Raphael Malyankar" w:date="2026-02-02T19:00:00Z" w16du:dateUtc="2026-02-03T02:00:00Z">
              <w:r>
                <w:rPr>
                  <w:rFonts w:cs="Arial"/>
                  <w:sz w:val="18"/>
                  <w:szCs w:val="18"/>
                </w:rPr>
                <w:t>E</w:t>
              </w:r>
            </w:ins>
          </w:p>
        </w:tc>
        <w:tc>
          <w:tcPr>
            <w:tcW w:w="1699" w:type="pct"/>
            <w:gridSpan w:val="4"/>
            <w:vMerge w:val="restart"/>
          </w:tcPr>
          <w:p w14:paraId="6A0D66A6" w14:textId="3A61F32C" w:rsidR="00603CF9" w:rsidRDefault="00603CF9" w:rsidP="00AB04E1">
            <w:pPr>
              <w:spacing w:before="60" w:after="60" w:line="240" w:lineRule="auto"/>
              <w:rPr>
                <w:ins w:id="267" w:author="Raphael Malyankar" w:date="2026-02-02T19:06:00Z" w16du:dateUtc="2026-02-03T02:06:00Z"/>
                <w:sz w:val="18"/>
                <w:szCs w:val="18"/>
              </w:rPr>
            </w:pPr>
            <w:ins w:id="268" w:author="Raphael Malyankar" w:date="2026-02-02T19:00:00Z" w16du:dateUtc="2026-02-03T02:00:00Z">
              <w:r>
                <w:rPr>
                  <w:sz w:val="18"/>
                  <w:szCs w:val="18"/>
                </w:rPr>
                <w:t xml:space="preserve">Does the Product Specification satisfy the requirements for </w:t>
              </w:r>
            </w:ins>
            <w:ins w:id="269" w:author="Raphael Malyankar" w:date="2026-02-02T19:01:00Z" w16du:dateUtc="2026-02-03T02:01:00Z">
              <w:r>
                <w:rPr>
                  <w:sz w:val="18"/>
                  <w:szCs w:val="18"/>
                </w:rPr>
                <w:t>all complianc</w:t>
              </w:r>
            </w:ins>
            <w:ins w:id="270" w:author="Raphael Malyankar" w:date="2026-02-02T19:10:00Z" w16du:dateUtc="2026-02-03T02:10:00Z">
              <w:r w:rsidR="00623C90">
                <w:rPr>
                  <w:sz w:val="18"/>
                  <w:szCs w:val="18"/>
                </w:rPr>
                <w:t>y</w:t>
              </w:r>
            </w:ins>
            <w:ins w:id="271" w:author="Raphael Malyankar" w:date="2026-02-02T19:01:00Z" w16du:dateUtc="2026-02-03T02:01:00Z">
              <w:r>
                <w:rPr>
                  <w:sz w:val="18"/>
                  <w:szCs w:val="18"/>
                </w:rPr>
                <w:t xml:space="preserve"> categories </w:t>
              </w:r>
            </w:ins>
            <w:ins w:id="272" w:author="Raphael Malyankar" w:date="2026-02-02T19:05:00Z" w16du:dateUtc="2026-02-03T02:05:00Z">
              <w:r>
                <w:rPr>
                  <w:sz w:val="18"/>
                  <w:szCs w:val="18"/>
                </w:rPr>
                <w:t>which are</w:t>
              </w:r>
            </w:ins>
            <w:ins w:id="273" w:author="Raphael Malyankar" w:date="2026-02-02T19:01:00Z" w16du:dateUtc="2026-02-03T02:01:00Z">
              <w:r>
                <w:rPr>
                  <w:sz w:val="18"/>
                  <w:szCs w:val="18"/>
                </w:rPr>
                <w:t xml:space="preserve"> permit</w:t>
              </w:r>
            </w:ins>
            <w:ins w:id="274" w:author="Raphael Malyankar" w:date="2026-02-02T19:05:00Z" w16du:dateUtc="2026-02-03T02:05:00Z">
              <w:r>
                <w:rPr>
                  <w:sz w:val="18"/>
                  <w:szCs w:val="18"/>
                </w:rPr>
                <w:t>ted</w:t>
              </w:r>
            </w:ins>
            <w:ins w:id="275" w:author="Raphael Malyankar" w:date="2026-02-02T19:01:00Z" w16du:dateUtc="2026-02-03T02:01:00Z">
              <w:r>
                <w:rPr>
                  <w:sz w:val="18"/>
                  <w:szCs w:val="18"/>
                </w:rPr>
                <w:t xml:space="preserve"> in </w:t>
              </w:r>
            </w:ins>
            <w:ins w:id="276" w:author="Raphael Malyankar" w:date="2026-02-02T19:07:00Z" w16du:dateUtc="2026-02-03T02:07:00Z">
              <w:r>
                <w:rPr>
                  <w:sz w:val="18"/>
                  <w:szCs w:val="18"/>
                </w:rPr>
                <w:t xml:space="preserve">PS </w:t>
              </w:r>
            </w:ins>
            <w:ins w:id="277" w:author="Raphael Malyankar" w:date="2026-02-02T19:01:00Z" w16du:dateUtc="2026-02-03T02:01:00Z">
              <w:r>
                <w:rPr>
                  <w:sz w:val="18"/>
                  <w:szCs w:val="18"/>
                </w:rPr>
                <w:t>discovery metadata</w:t>
              </w:r>
            </w:ins>
            <w:ins w:id="278" w:author="Raphael Malyankar" w:date="2026-02-02T19:04:00Z" w16du:dateUtc="2026-02-03T02:04:00Z">
              <w:r>
                <w:rPr>
                  <w:sz w:val="18"/>
                  <w:szCs w:val="18"/>
                </w:rPr>
                <w:t>?</w:t>
              </w:r>
            </w:ins>
          </w:p>
          <w:p w14:paraId="2E93D3DF" w14:textId="5141DFAC" w:rsidR="00603CF9" w:rsidRDefault="00603CF9" w:rsidP="00AB04E1">
            <w:pPr>
              <w:spacing w:before="60" w:after="60" w:line="240" w:lineRule="auto"/>
              <w:rPr>
                <w:ins w:id="279" w:author="Raphael Malyankar" w:date="2026-02-02T19:00:00Z" w16du:dateUtc="2026-02-03T02:00:00Z"/>
                <w:sz w:val="18"/>
                <w:szCs w:val="18"/>
              </w:rPr>
            </w:pPr>
            <w:ins w:id="280" w:author="Raphael Malyankar" w:date="2026-02-02T19:04:00Z" w16du:dateUtc="2026-02-03T02:04:00Z">
              <w:r>
                <w:rPr>
                  <w:sz w:val="18"/>
                  <w:szCs w:val="18"/>
                </w:rPr>
                <w:t>(</w:t>
              </w:r>
            </w:ins>
            <w:ins w:id="281" w:author="Raphael Malyankar" w:date="2026-02-02T19:06:00Z" w16du:dateUtc="2026-02-03T02:06:00Z">
              <w:r>
                <w:rPr>
                  <w:sz w:val="18"/>
                  <w:szCs w:val="18"/>
                </w:rPr>
                <w:t>If the PS does not specify a subset, evaluate for a</w:t>
              </w:r>
            </w:ins>
            <w:ins w:id="282" w:author="Raphael Malyankar" w:date="2026-02-02T19:05:00Z" w16du:dateUtc="2026-02-03T02:05:00Z">
              <w:r>
                <w:rPr>
                  <w:sz w:val="18"/>
                  <w:szCs w:val="18"/>
                </w:rPr>
                <w:t>ll complianc</w:t>
              </w:r>
            </w:ins>
            <w:ins w:id="283" w:author="Raphael Malyankar" w:date="2026-02-02T19:10:00Z" w16du:dateUtc="2026-02-03T02:10:00Z">
              <w:r w:rsidR="00623C90">
                <w:rPr>
                  <w:sz w:val="18"/>
                  <w:szCs w:val="18"/>
                </w:rPr>
                <w:t>y</w:t>
              </w:r>
            </w:ins>
            <w:ins w:id="284" w:author="Raphael Malyankar" w:date="2026-02-02T19:05:00Z" w16du:dateUtc="2026-02-03T02:05:00Z">
              <w:r>
                <w:rPr>
                  <w:sz w:val="18"/>
                  <w:szCs w:val="18"/>
                </w:rPr>
                <w:t xml:space="preserve"> categories in S-100.)</w:t>
              </w:r>
            </w:ins>
          </w:p>
        </w:tc>
        <w:tc>
          <w:tcPr>
            <w:tcW w:w="354" w:type="pct"/>
            <w:noWrap/>
          </w:tcPr>
          <w:p w14:paraId="7833EACC" w14:textId="78C7C418" w:rsidR="00603CF9" w:rsidRPr="00FF7EB4" w:rsidRDefault="00603CF9" w:rsidP="00AB04E1">
            <w:pPr>
              <w:spacing w:before="60" w:after="60" w:line="240" w:lineRule="auto"/>
              <w:rPr>
                <w:ins w:id="285" w:author="Raphael Malyankar" w:date="2026-02-02T19:00:00Z" w16du:dateUtc="2026-02-03T02:00:00Z"/>
                <w:sz w:val="18"/>
                <w:szCs w:val="18"/>
              </w:rPr>
            </w:pPr>
            <w:ins w:id="286" w:author="Raphael Malyankar" w:date="2026-02-02T19:01:00Z" w16du:dateUtc="2026-02-03T02:01:00Z">
              <w:r>
                <w:rPr>
                  <w:sz w:val="18"/>
                  <w:szCs w:val="18"/>
                </w:rPr>
                <w:t>S-97</w:t>
              </w:r>
            </w:ins>
          </w:p>
        </w:tc>
        <w:tc>
          <w:tcPr>
            <w:tcW w:w="366" w:type="pct"/>
          </w:tcPr>
          <w:p w14:paraId="1F01684C" w14:textId="68C70D8D" w:rsidR="00603CF9" w:rsidRDefault="00603CF9" w:rsidP="00FC14D6">
            <w:pPr>
              <w:spacing w:after="0" w:line="240" w:lineRule="auto"/>
              <w:rPr>
                <w:ins w:id="287" w:author="Raphael Malyankar" w:date="2026-02-02T19:02:00Z" w16du:dateUtc="2026-02-03T02:02:00Z"/>
                <w:sz w:val="18"/>
                <w:szCs w:val="18"/>
              </w:rPr>
            </w:pPr>
            <w:ins w:id="288" w:author="Raphael Malyankar" w:date="2026-02-02T19:02:00Z" w16du:dateUtc="2026-02-03T02:02:00Z">
              <w:r>
                <w:rPr>
                  <w:sz w:val="18"/>
                  <w:szCs w:val="18"/>
                </w:rPr>
                <w:t>A-5.3</w:t>
              </w:r>
            </w:ins>
          </w:p>
          <w:p w14:paraId="7AC39DAD" w14:textId="2C51807B" w:rsidR="00603CF9" w:rsidRDefault="00603CF9" w:rsidP="00FC14D6">
            <w:pPr>
              <w:spacing w:after="0" w:line="240" w:lineRule="auto"/>
              <w:rPr>
                <w:ins w:id="289" w:author="Raphael Malyankar" w:date="2026-02-02T19:00:00Z" w16du:dateUtc="2026-02-03T02:00:00Z"/>
                <w:sz w:val="18"/>
                <w:szCs w:val="18"/>
              </w:rPr>
            </w:pPr>
          </w:p>
        </w:tc>
        <w:tc>
          <w:tcPr>
            <w:tcW w:w="356" w:type="pct"/>
            <w:gridSpan w:val="3"/>
            <w:vMerge w:val="restart"/>
          </w:tcPr>
          <w:p w14:paraId="3D84E292" w14:textId="77777777" w:rsidR="00603CF9" w:rsidRPr="00E624C4" w:rsidRDefault="00603CF9" w:rsidP="00AB04E1">
            <w:pPr>
              <w:spacing w:before="60" w:after="60" w:line="240" w:lineRule="auto"/>
              <w:rPr>
                <w:ins w:id="290" w:author="Raphael Malyankar" w:date="2026-02-02T19:00:00Z" w16du:dateUtc="2026-02-03T02:00:00Z"/>
                <w:sz w:val="18"/>
                <w:szCs w:val="18"/>
              </w:rPr>
            </w:pPr>
          </w:p>
        </w:tc>
        <w:tc>
          <w:tcPr>
            <w:tcW w:w="1109" w:type="pct"/>
            <w:vMerge w:val="restart"/>
          </w:tcPr>
          <w:p w14:paraId="2DF4C418" w14:textId="27E023A1" w:rsidR="00603CF9" w:rsidRDefault="00603CF9" w:rsidP="009A389A">
            <w:pPr>
              <w:spacing w:before="60" w:after="60" w:line="240" w:lineRule="auto"/>
              <w:jc w:val="left"/>
              <w:rPr>
                <w:ins w:id="291" w:author="Raphael Malyankar" w:date="2026-02-02T19:00:00Z" w16du:dateUtc="2026-02-03T02:00:00Z"/>
                <w:sz w:val="18"/>
                <w:szCs w:val="18"/>
              </w:rPr>
            </w:pPr>
            <w:ins w:id="292" w:author="Raphael Malyankar" w:date="2026-02-02T19:04:00Z" w16du:dateUtc="2026-02-03T02:04:00Z">
              <w:r>
                <w:rPr>
                  <w:sz w:val="18"/>
                  <w:szCs w:val="18"/>
                </w:rPr>
                <w:t xml:space="preserve">Complete requirements for all </w:t>
              </w:r>
            </w:ins>
            <w:ins w:id="293" w:author="Raphael Malyankar" w:date="2026-02-02T19:07:00Z" w16du:dateUtc="2026-02-03T02:07:00Z">
              <w:r>
                <w:rPr>
                  <w:sz w:val="18"/>
                  <w:szCs w:val="18"/>
                </w:rPr>
                <w:t>complianc</w:t>
              </w:r>
            </w:ins>
            <w:ins w:id="294" w:author="Raphael Malyankar" w:date="2026-02-02T19:10:00Z" w16du:dateUtc="2026-02-03T02:10:00Z">
              <w:r w:rsidR="00623C90">
                <w:rPr>
                  <w:sz w:val="18"/>
                  <w:szCs w:val="18"/>
                </w:rPr>
                <w:t>y</w:t>
              </w:r>
            </w:ins>
            <w:ins w:id="295" w:author="Raphael Malyankar" w:date="2026-02-02T19:07:00Z" w16du:dateUtc="2026-02-03T02:07:00Z">
              <w:r>
                <w:rPr>
                  <w:sz w:val="18"/>
                  <w:szCs w:val="18"/>
                </w:rPr>
                <w:t xml:space="preserve"> categories</w:t>
              </w:r>
            </w:ins>
            <w:ins w:id="296" w:author="Raphael Malyankar" w:date="2026-02-02T19:24:00Z" w16du:dateUtc="2026-02-03T02:24:00Z">
              <w:r w:rsidR="00FE1A67">
                <w:rPr>
                  <w:sz w:val="18"/>
                  <w:szCs w:val="18"/>
                </w:rPr>
                <w:t xml:space="preserve"> permitted by PS</w:t>
              </w:r>
            </w:ins>
          </w:p>
        </w:tc>
        <w:tc>
          <w:tcPr>
            <w:tcW w:w="311" w:type="pct"/>
            <w:vMerge w:val="restart"/>
          </w:tcPr>
          <w:p w14:paraId="2213AA62" w14:textId="77777777" w:rsidR="00603CF9" w:rsidRPr="00E624C4" w:rsidRDefault="00603CF9" w:rsidP="00AB04E1">
            <w:pPr>
              <w:spacing w:before="60" w:after="60" w:line="240" w:lineRule="auto"/>
              <w:rPr>
                <w:ins w:id="297" w:author="Raphael Malyankar" w:date="2026-02-02T19:00:00Z" w16du:dateUtc="2026-02-03T02:00:00Z"/>
                <w:sz w:val="18"/>
                <w:szCs w:val="18"/>
              </w:rPr>
            </w:pPr>
          </w:p>
        </w:tc>
      </w:tr>
      <w:tr w:rsidR="00603CF9" w:rsidRPr="008826C8" w14:paraId="661AB891" w14:textId="77777777" w:rsidTr="00603CF9">
        <w:trPr>
          <w:cantSplit/>
          <w:trHeight w:val="307"/>
          <w:ins w:id="298" w:author="Raphael Malyankar" w:date="2026-02-02T19:00:00Z"/>
        </w:trPr>
        <w:tc>
          <w:tcPr>
            <w:tcW w:w="329" w:type="pct"/>
            <w:vMerge/>
            <w:noWrap/>
          </w:tcPr>
          <w:p w14:paraId="4F068576" w14:textId="77777777" w:rsidR="00603CF9" w:rsidRDefault="00603CF9" w:rsidP="00AB04E1">
            <w:pPr>
              <w:spacing w:before="60" w:after="60" w:line="240" w:lineRule="auto"/>
              <w:rPr>
                <w:ins w:id="299" w:author="Raphael Malyankar" w:date="2026-02-02T19:00:00Z" w16du:dateUtc="2026-02-03T02:00:00Z"/>
                <w:sz w:val="18"/>
                <w:szCs w:val="18"/>
              </w:rPr>
            </w:pPr>
          </w:p>
        </w:tc>
        <w:tc>
          <w:tcPr>
            <w:tcW w:w="476" w:type="pct"/>
            <w:vMerge/>
            <w:noWrap/>
          </w:tcPr>
          <w:p w14:paraId="483AF1C2" w14:textId="77777777" w:rsidR="00603CF9" w:rsidRDefault="00603CF9" w:rsidP="00AB04E1">
            <w:pPr>
              <w:spacing w:before="60" w:after="60" w:line="240" w:lineRule="auto"/>
              <w:rPr>
                <w:ins w:id="300" w:author="Raphael Malyankar" w:date="2026-02-02T19:00:00Z" w16du:dateUtc="2026-02-03T02:00:00Z"/>
                <w:rFonts w:cs="Arial"/>
                <w:sz w:val="18"/>
                <w:szCs w:val="18"/>
              </w:rPr>
            </w:pPr>
          </w:p>
        </w:tc>
        <w:tc>
          <w:tcPr>
            <w:tcW w:w="1699" w:type="pct"/>
            <w:gridSpan w:val="4"/>
            <w:vMerge/>
          </w:tcPr>
          <w:p w14:paraId="18597CEA" w14:textId="77777777" w:rsidR="00603CF9" w:rsidRDefault="00603CF9" w:rsidP="00AB04E1">
            <w:pPr>
              <w:spacing w:before="60" w:after="60" w:line="240" w:lineRule="auto"/>
              <w:rPr>
                <w:ins w:id="301" w:author="Raphael Malyankar" w:date="2026-02-02T19:00:00Z" w16du:dateUtc="2026-02-03T02:00:00Z"/>
                <w:sz w:val="18"/>
                <w:szCs w:val="18"/>
              </w:rPr>
            </w:pPr>
          </w:p>
        </w:tc>
        <w:tc>
          <w:tcPr>
            <w:tcW w:w="354" w:type="pct"/>
            <w:noWrap/>
          </w:tcPr>
          <w:p w14:paraId="3C19E3E4" w14:textId="7D4DFB63" w:rsidR="00603CF9" w:rsidRDefault="00603CF9" w:rsidP="00AB04E1">
            <w:pPr>
              <w:spacing w:before="60" w:after="60" w:line="240" w:lineRule="auto"/>
              <w:rPr>
                <w:ins w:id="302" w:author="Raphael Malyankar" w:date="2026-02-02T19:01:00Z" w16du:dateUtc="2026-02-03T02:01:00Z"/>
                <w:sz w:val="18"/>
                <w:szCs w:val="18"/>
              </w:rPr>
            </w:pPr>
            <w:ins w:id="303" w:author="Raphael Malyankar" w:date="2026-02-02T19:03:00Z" w16du:dateUtc="2026-02-03T02:03:00Z">
              <w:r>
                <w:rPr>
                  <w:sz w:val="18"/>
                  <w:szCs w:val="18"/>
                </w:rPr>
                <w:t>S-100</w:t>
              </w:r>
            </w:ins>
          </w:p>
        </w:tc>
        <w:tc>
          <w:tcPr>
            <w:tcW w:w="366" w:type="pct"/>
          </w:tcPr>
          <w:p w14:paraId="61F1A62D" w14:textId="77777777" w:rsidR="00603CF9" w:rsidRDefault="00603CF9" w:rsidP="00FC14D6">
            <w:pPr>
              <w:spacing w:after="0" w:line="240" w:lineRule="auto"/>
              <w:rPr>
                <w:ins w:id="304" w:author="Raphael Malyankar" w:date="2026-02-02T19:09:00Z" w16du:dateUtc="2026-02-03T02:09:00Z"/>
                <w:sz w:val="18"/>
                <w:szCs w:val="18"/>
              </w:rPr>
            </w:pPr>
            <w:ins w:id="305" w:author="Raphael Malyankar" w:date="2026-02-02T19:03:00Z" w16du:dateUtc="2026-02-03T02:03:00Z">
              <w:r>
                <w:rPr>
                  <w:sz w:val="18"/>
                  <w:szCs w:val="18"/>
                </w:rPr>
                <w:t>4a-5.</w:t>
              </w:r>
            </w:ins>
            <w:ins w:id="306" w:author="Raphael Malyankar" w:date="2026-02-02T19:04:00Z" w16du:dateUtc="2026-02-03T02:04:00Z">
              <w:r>
                <w:rPr>
                  <w:sz w:val="18"/>
                  <w:szCs w:val="18"/>
                </w:rPr>
                <w:t>5</w:t>
              </w:r>
            </w:ins>
            <w:ins w:id="307" w:author="Raphael Malyankar" w:date="2026-02-02T19:09:00Z" w16du:dateUtc="2026-02-03T02:09:00Z">
              <w:r w:rsidR="00623C90">
                <w:rPr>
                  <w:sz w:val="18"/>
                  <w:szCs w:val="18"/>
                </w:rPr>
                <w:t>,</w:t>
              </w:r>
            </w:ins>
          </w:p>
          <w:p w14:paraId="48487539" w14:textId="74FDC5A3" w:rsidR="00623C90" w:rsidRDefault="00623C90" w:rsidP="00FC14D6">
            <w:pPr>
              <w:spacing w:after="0" w:line="240" w:lineRule="auto"/>
              <w:rPr>
                <w:ins w:id="308" w:author="Raphael Malyankar" w:date="2026-02-02T19:02:00Z" w16du:dateUtc="2026-02-03T02:02:00Z"/>
                <w:sz w:val="18"/>
                <w:szCs w:val="18"/>
              </w:rPr>
            </w:pPr>
            <w:ins w:id="309" w:author="Raphael Malyankar" w:date="2026-02-02T19:09:00Z" w16du:dateUtc="2026-02-03T02:09:00Z">
              <w:r>
                <w:rPr>
                  <w:sz w:val="18"/>
                  <w:szCs w:val="18"/>
                </w:rPr>
                <w:t>17-4.5</w:t>
              </w:r>
            </w:ins>
          </w:p>
        </w:tc>
        <w:tc>
          <w:tcPr>
            <w:tcW w:w="356" w:type="pct"/>
            <w:gridSpan w:val="3"/>
            <w:vMerge/>
          </w:tcPr>
          <w:p w14:paraId="1EC5EBEB" w14:textId="77777777" w:rsidR="00603CF9" w:rsidRPr="00E624C4" w:rsidRDefault="00603CF9" w:rsidP="00AB04E1">
            <w:pPr>
              <w:spacing w:before="60" w:after="60" w:line="240" w:lineRule="auto"/>
              <w:rPr>
                <w:ins w:id="310" w:author="Raphael Malyankar" w:date="2026-02-02T19:00:00Z" w16du:dateUtc="2026-02-03T02:00:00Z"/>
                <w:sz w:val="18"/>
                <w:szCs w:val="18"/>
              </w:rPr>
            </w:pPr>
          </w:p>
        </w:tc>
        <w:tc>
          <w:tcPr>
            <w:tcW w:w="1109" w:type="pct"/>
            <w:vMerge/>
          </w:tcPr>
          <w:p w14:paraId="29F8528A" w14:textId="77777777" w:rsidR="00603CF9" w:rsidRDefault="00603CF9" w:rsidP="009A389A">
            <w:pPr>
              <w:spacing w:before="60" w:after="60" w:line="240" w:lineRule="auto"/>
              <w:jc w:val="left"/>
              <w:rPr>
                <w:ins w:id="311" w:author="Raphael Malyankar" w:date="2026-02-02T19:00:00Z" w16du:dateUtc="2026-02-03T02:00:00Z"/>
                <w:sz w:val="18"/>
                <w:szCs w:val="18"/>
              </w:rPr>
            </w:pPr>
          </w:p>
        </w:tc>
        <w:tc>
          <w:tcPr>
            <w:tcW w:w="311" w:type="pct"/>
            <w:vMerge/>
          </w:tcPr>
          <w:p w14:paraId="36834C81" w14:textId="77777777" w:rsidR="00603CF9" w:rsidRPr="00E624C4" w:rsidRDefault="00603CF9" w:rsidP="00AB04E1">
            <w:pPr>
              <w:spacing w:before="60" w:after="60" w:line="240" w:lineRule="auto"/>
              <w:rPr>
                <w:ins w:id="312" w:author="Raphael Malyankar" w:date="2026-02-02T19:00:00Z" w16du:dateUtc="2026-02-03T02:00:00Z"/>
                <w:sz w:val="18"/>
                <w:szCs w:val="18"/>
              </w:rPr>
            </w:pPr>
          </w:p>
        </w:tc>
      </w:tr>
      <w:tr w:rsidR="00275DC4" w:rsidRPr="008826C8" w14:paraId="6CA83F87" w14:textId="77777777" w:rsidTr="00180820">
        <w:trPr>
          <w:cantSplit/>
        </w:trPr>
        <w:tc>
          <w:tcPr>
            <w:tcW w:w="5000" w:type="pct"/>
            <w:gridSpan w:val="13"/>
            <w:shd w:val="clear" w:color="auto" w:fill="BFBFBF" w:themeFill="background1" w:themeFillShade="BF"/>
            <w:noWrap/>
          </w:tcPr>
          <w:p w14:paraId="60D1D369" w14:textId="3ECE4E9B" w:rsidR="00275DC4" w:rsidRPr="00275DC4" w:rsidRDefault="00275DC4" w:rsidP="00275DC4">
            <w:pPr>
              <w:spacing w:before="60" w:after="60" w:line="240" w:lineRule="auto"/>
              <w:jc w:val="center"/>
              <w:rPr>
                <w:b/>
                <w:bCs/>
                <w:sz w:val="18"/>
                <w:szCs w:val="18"/>
              </w:rPr>
            </w:pPr>
            <w:r w:rsidRPr="00275DC4">
              <w:rPr>
                <w:b/>
                <w:bCs/>
                <w:sz w:val="18"/>
                <w:szCs w:val="18"/>
              </w:rPr>
              <w:t>Checks from S-158:100 Collection B follow</w:t>
            </w:r>
            <w:ins w:id="313" w:author="Raphael Malyankar" w:date="2026-02-02T17:09:00Z" w16du:dateUtc="2026-02-03T00:09:00Z">
              <w:r w:rsidR="00C53BA3">
                <w:rPr>
                  <w:b/>
                  <w:bCs/>
                  <w:sz w:val="18"/>
                  <w:szCs w:val="18"/>
                </w:rPr>
                <w:t xml:space="preserve"> (clause references are to S-100)</w:t>
              </w:r>
            </w:ins>
          </w:p>
        </w:tc>
      </w:tr>
      <w:tr w:rsidR="00C37FAA" w:rsidRPr="008826C8" w14:paraId="5EEA8C5F" w14:textId="610E7240" w:rsidTr="00180820">
        <w:tblPrEx>
          <w:tblW w:w="5000" w:type="pct"/>
          <w:tblLayout w:type="fixed"/>
          <w:tblCellMar>
            <w:top w:w="29" w:type="dxa"/>
            <w:left w:w="58" w:type="dxa"/>
            <w:bottom w:w="29" w:type="dxa"/>
            <w:right w:w="58" w:type="dxa"/>
          </w:tblCellMar>
          <w:tblPrExChange w:id="31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315" w:author="Raphael Malyankar" w:date="2026-02-02T18:45:00Z" w16du:dateUtc="2026-02-03T01:45:00Z">
            <w:trPr>
              <w:cantSplit/>
            </w:trPr>
          </w:trPrChange>
        </w:trPr>
        <w:tc>
          <w:tcPr>
            <w:tcW w:w="329" w:type="pct"/>
            <w:noWrap/>
            <w:hideMark/>
            <w:tcPrChange w:id="316" w:author="Raphael Malyankar" w:date="2026-02-02T18:45:00Z" w16du:dateUtc="2026-02-03T01:45:00Z">
              <w:tcPr>
                <w:tcW w:w="376" w:type="pct"/>
                <w:noWrap/>
                <w:hideMark/>
              </w:tcPr>
            </w:tcPrChange>
          </w:tcPr>
          <w:p w14:paraId="135BB188" w14:textId="4EDFC4BB" w:rsidR="00325481" w:rsidRPr="008826C8" w:rsidRDefault="00325481" w:rsidP="00F21507">
            <w:pPr>
              <w:spacing w:before="60" w:after="60" w:line="240" w:lineRule="auto"/>
              <w:rPr>
                <w:sz w:val="18"/>
                <w:szCs w:val="18"/>
              </w:rPr>
            </w:pPr>
            <w:r w:rsidRPr="008826C8">
              <w:rPr>
                <w:sz w:val="18"/>
                <w:szCs w:val="18"/>
              </w:rPr>
              <w:t>100_5001</w:t>
            </w:r>
          </w:p>
        </w:tc>
        <w:tc>
          <w:tcPr>
            <w:tcW w:w="476" w:type="pct"/>
            <w:noWrap/>
            <w:hideMark/>
            <w:tcPrChange w:id="317" w:author="Raphael Malyankar" w:date="2026-02-02T18:45:00Z" w16du:dateUtc="2026-02-03T01:45:00Z">
              <w:tcPr>
                <w:tcW w:w="490" w:type="pct"/>
                <w:noWrap/>
                <w:hideMark/>
              </w:tcPr>
            </w:tcPrChange>
          </w:tcPr>
          <w:p w14:paraId="3FB65CA3" w14:textId="77777777" w:rsidR="00325481" w:rsidRPr="00F447A6" w:rsidRDefault="00325481" w:rsidP="00F21507">
            <w:pPr>
              <w:spacing w:before="60" w:after="60" w:line="240" w:lineRule="auto"/>
              <w:rPr>
                <w:rFonts w:cs="Arial"/>
                <w:sz w:val="18"/>
                <w:szCs w:val="18"/>
              </w:rPr>
            </w:pPr>
            <w:r w:rsidRPr="00F447A6">
              <w:rPr>
                <w:rFonts w:cs="Arial"/>
                <w:sz w:val="18"/>
                <w:szCs w:val="18"/>
              </w:rPr>
              <w:t>C</w:t>
            </w:r>
          </w:p>
        </w:tc>
        <w:tc>
          <w:tcPr>
            <w:tcW w:w="1699" w:type="pct"/>
            <w:gridSpan w:val="4"/>
            <w:hideMark/>
            <w:tcPrChange w:id="318" w:author="Raphael Malyankar" w:date="2026-02-02T18:45:00Z" w16du:dateUtc="2026-02-03T01:45:00Z">
              <w:tcPr>
                <w:tcW w:w="1252" w:type="pct"/>
                <w:gridSpan w:val="6"/>
                <w:hideMark/>
              </w:tcPr>
            </w:tcPrChange>
          </w:tcPr>
          <w:p w14:paraId="4CA84CF9" w14:textId="77777777" w:rsidR="00325481" w:rsidRPr="008826C8" w:rsidRDefault="00325481" w:rsidP="00F21507">
            <w:pPr>
              <w:spacing w:before="60" w:after="60" w:line="240" w:lineRule="auto"/>
              <w:rPr>
                <w:sz w:val="18"/>
                <w:szCs w:val="18"/>
              </w:rPr>
            </w:pPr>
            <w:r w:rsidRPr="008826C8">
              <w:rPr>
                <w:sz w:val="18"/>
                <w:szCs w:val="18"/>
              </w:rPr>
              <w:t>The basic data type must be one of the supported category types.</w:t>
            </w:r>
          </w:p>
        </w:tc>
        <w:tc>
          <w:tcPr>
            <w:tcW w:w="354" w:type="pct"/>
            <w:noWrap/>
            <w:hideMark/>
            <w:tcPrChange w:id="319" w:author="Raphael Malyankar" w:date="2026-02-02T18:45:00Z" w16du:dateUtc="2026-02-03T01:45:00Z">
              <w:tcPr>
                <w:tcW w:w="410" w:type="pct"/>
                <w:gridSpan w:val="2"/>
                <w:noWrap/>
                <w:hideMark/>
              </w:tcPr>
            </w:tcPrChange>
          </w:tcPr>
          <w:p w14:paraId="12E14261" w14:textId="77777777" w:rsidR="00325481" w:rsidRPr="001B14B8" w:rsidRDefault="00325481" w:rsidP="00F21507">
            <w:pPr>
              <w:spacing w:before="60" w:after="60" w:line="240" w:lineRule="auto"/>
              <w:rPr>
                <w:sz w:val="18"/>
                <w:szCs w:val="18"/>
              </w:rPr>
            </w:pPr>
            <w:r w:rsidRPr="001B14B8">
              <w:rPr>
                <w:sz w:val="18"/>
                <w:szCs w:val="18"/>
              </w:rPr>
              <w:t>Part 1</w:t>
            </w:r>
          </w:p>
        </w:tc>
        <w:tc>
          <w:tcPr>
            <w:tcW w:w="366" w:type="pct"/>
            <w:hideMark/>
            <w:tcPrChange w:id="320" w:author="Raphael Malyankar" w:date="2026-02-02T18:45:00Z" w16du:dateUtc="2026-02-03T01:45:00Z">
              <w:tcPr>
                <w:tcW w:w="377" w:type="pct"/>
                <w:gridSpan w:val="4"/>
                <w:hideMark/>
              </w:tcPr>
            </w:tcPrChange>
          </w:tcPr>
          <w:p w14:paraId="66BC3FDA" w14:textId="77777777" w:rsidR="00325481" w:rsidRPr="008826C8" w:rsidRDefault="00325481" w:rsidP="00F21507">
            <w:pPr>
              <w:spacing w:before="60" w:after="60" w:line="240" w:lineRule="auto"/>
              <w:rPr>
                <w:sz w:val="18"/>
                <w:szCs w:val="18"/>
              </w:rPr>
            </w:pPr>
            <w:r w:rsidRPr="008826C8">
              <w:rPr>
                <w:sz w:val="18"/>
                <w:szCs w:val="18"/>
              </w:rPr>
              <w:t>1-4.5</w:t>
            </w:r>
          </w:p>
        </w:tc>
        <w:tc>
          <w:tcPr>
            <w:tcW w:w="356" w:type="pct"/>
            <w:gridSpan w:val="3"/>
            <w:tcPrChange w:id="321" w:author="Raphael Malyankar" w:date="2026-02-02T18:45:00Z" w16du:dateUtc="2026-02-03T01:45:00Z">
              <w:tcPr>
                <w:tcW w:w="436" w:type="pct"/>
              </w:tcPr>
            </w:tcPrChange>
          </w:tcPr>
          <w:p w14:paraId="5DC93F6F" w14:textId="77777777" w:rsidR="00325481" w:rsidRPr="008826C8" w:rsidRDefault="00325481" w:rsidP="00F21507">
            <w:pPr>
              <w:spacing w:before="60" w:after="60" w:line="240" w:lineRule="auto"/>
              <w:rPr>
                <w:sz w:val="18"/>
                <w:szCs w:val="18"/>
              </w:rPr>
            </w:pPr>
          </w:p>
        </w:tc>
        <w:tc>
          <w:tcPr>
            <w:tcW w:w="1109" w:type="pct"/>
            <w:tcPrChange w:id="322" w:author="Raphael Malyankar" w:date="2026-02-02T18:45:00Z" w16du:dateUtc="2026-02-03T01:45:00Z">
              <w:tcPr>
                <w:tcW w:w="1273" w:type="pct"/>
                <w:gridSpan w:val="2"/>
              </w:tcPr>
            </w:tcPrChange>
          </w:tcPr>
          <w:p w14:paraId="5EF1D5E0" w14:textId="652CC182" w:rsidR="00325481" w:rsidRPr="008826C8" w:rsidRDefault="00325481" w:rsidP="00F21507">
            <w:pPr>
              <w:spacing w:before="60" w:after="60" w:line="240" w:lineRule="auto"/>
              <w:rPr>
                <w:sz w:val="18"/>
                <w:szCs w:val="18"/>
              </w:rPr>
            </w:pPr>
            <w:r w:rsidRPr="008826C8">
              <w:rPr>
                <w:sz w:val="18"/>
                <w:szCs w:val="18"/>
              </w:rPr>
              <w:t>Replace with supported data type</w:t>
            </w:r>
          </w:p>
        </w:tc>
        <w:tc>
          <w:tcPr>
            <w:tcW w:w="311" w:type="pct"/>
            <w:tcPrChange w:id="323" w:author="Raphael Malyankar" w:date="2026-02-02T18:45:00Z" w16du:dateUtc="2026-02-03T01:45:00Z">
              <w:tcPr>
                <w:tcW w:w="386" w:type="pct"/>
              </w:tcPr>
            </w:tcPrChange>
          </w:tcPr>
          <w:p w14:paraId="0241F9F7" w14:textId="77777777" w:rsidR="00325481" w:rsidRPr="008826C8" w:rsidRDefault="00325481" w:rsidP="00F21507">
            <w:pPr>
              <w:spacing w:before="60" w:after="60" w:line="240" w:lineRule="auto"/>
              <w:rPr>
                <w:sz w:val="18"/>
                <w:szCs w:val="18"/>
              </w:rPr>
            </w:pPr>
          </w:p>
        </w:tc>
      </w:tr>
      <w:tr w:rsidR="00C37FAA" w:rsidRPr="008826C8" w14:paraId="515E2608" w14:textId="381F1DBF" w:rsidTr="00180820">
        <w:tblPrEx>
          <w:tblW w:w="5000" w:type="pct"/>
          <w:tblLayout w:type="fixed"/>
          <w:tblCellMar>
            <w:top w:w="29" w:type="dxa"/>
            <w:left w:w="58" w:type="dxa"/>
            <w:bottom w:w="29" w:type="dxa"/>
            <w:right w:w="58" w:type="dxa"/>
          </w:tblCellMar>
          <w:tblPrExChange w:id="32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325" w:author="Raphael Malyankar" w:date="2026-02-02T18:45:00Z" w16du:dateUtc="2026-02-03T01:45:00Z">
            <w:trPr>
              <w:cantSplit/>
            </w:trPr>
          </w:trPrChange>
        </w:trPr>
        <w:tc>
          <w:tcPr>
            <w:tcW w:w="329" w:type="pct"/>
            <w:noWrap/>
            <w:hideMark/>
            <w:tcPrChange w:id="326" w:author="Raphael Malyankar" w:date="2026-02-02T18:45:00Z" w16du:dateUtc="2026-02-03T01:45:00Z">
              <w:tcPr>
                <w:tcW w:w="376" w:type="pct"/>
                <w:noWrap/>
                <w:hideMark/>
              </w:tcPr>
            </w:tcPrChange>
          </w:tcPr>
          <w:p w14:paraId="67181437" w14:textId="77777777" w:rsidR="00325481" w:rsidRPr="008826C8" w:rsidRDefault="00325481" w:rsidP="00F21507">
            <w:pPr>
              <w:spacing w:before="60" w:after="60" w:line="240" w:lineRule="auto"/>
              <w:rPr>
                <w:sz w:val="18"/>
                <w:szCs w:val="18"/>
              </w:rPr>
            </w:pPr>
            <w:r w:rsidRPr="008826C8">
              <w:rPr>
                <w:sz w:val="18"/>
                <w:szCs w:val="18"/>
              </w:rPr>
              <w:lastRenderedPageBreak/>
              <w:t>100_5002</w:t>
            </w:r>
          </w:p>
        </w:tc>
        <w:tc>
          <w:tcPr>
            <w:tcW w:w="476" w:type="pct"/>
            <w:noWrap/>
            <w:hideMark/>
            <w:tcPrChange w:id="327" w:author="Raphael Malyankar" w:date="2026-02-02T18:45:00Z" w16du:dateUtc="2026-02-03T01:45:00Z">
              <w:tcPr>
                <w:tcW w:w="490" w:type="pct"/>
                <w:noWrap/>
                <w:hideMark/>
              </w:tcPr>
            </w:tcPrChange>
          </w:tcPr>
          <w:p w14:paraId="21CC7DEA" w14:textId="77777777" w:rsidR="00325481" w:rsidRPr="00F447A6" w:rsidRDefault="00325481" w:rsidP="00F21507">
            <w:pPr>
              <w:spacing w:before="60" w:after="60" w:line="240" w:lineRule="auto"/>
              <w:rPr>
                <w:rFonts w:cs="Arial"/>
                <w:sz w:val="18"/>
                <w:szCs w:val="18"/>
              </w:rPr>
            </w:pPr>
            <w:r w:rsidRPr="00F447A6">
              <w:rPr>
                <w:rFonts w:cs="Arial"/>
                <w:sz w:val="18"/>
                <w:szCs w:val="18"/>
              </w:rPr>
              <w:t>C</w:t>
            </w:r>
          </w:p>
        </w:tc>
        <w:tc>
          <w:tcPr>
            <w:tcW w:w="1699" w:type="pct"/>
            <w:gridSpan w:val="4"/>
            <w:hideMark/>
            <w:tcPrChange w:id="328" w:author="Raphael Malyankar" w:date="2026-02-02T18:45:00Z" w16du:dateUtc="2026-02-03T01:45:00Z">
              <w:tcPr>
                <w:tcW w:w="1252" w:type="pct"/>
                <w:gridSpan w:val="6"/>
                <w:hideMark/>
              </w:tcPr>
            </w:tcPrChange>
          </w:tcPr>
          <w:p w14:paraId="59E6E302" w14:textId="77777777" w:rsidR="00325481" w:rsidRPr="008826C8" w:rsidRDefault="00325481" w:rsidP="00F21507">
            <w:pPr>
              <w:spacing w:before="60" w:after="60" w:line="240" w:lineRule="auto"/>
              <w:rPr>
                <w:sz w:val="18"/>
                <w:szCs w:val="18"/>
              </w:rPr>
            </w:pPr>
            <w:r w:rsidRPr="008826C8">
              <w:rPr>
                <w:sz w:val="18"/>
                <w:szCs w:val="18"/>
              </w:rPr>
              <w:t>The Derived Type must be one of the types defined in S-100 or in the Product Specification</w:t>
            </w:r>
          </w:p>
        </w:tc>
        <w:tc>
          <w:tcPr>
            <w:tcW w:w="354" w:type="pct"/>
            <w:noWrap/>
            <w:hideMark/>
            <w:tcPrChange w:id="329" w:author="Raphael Malyankar" w:date="2026-02-02T18:45:00Z" w16du:dateUtc="2026-02-03T01:45:00Z">
              <w:tcPr>
                <w:tcW w:w="410" w:type="pct"/>
                <w:gridSpan w:val="2"/>
                <w:noWrap/>
                <w:hideMark/>
              </w:tcPr>
            </w:tcPrChange>
          </w:tcPr>
          <w:p w14:paraId="4C3B8C09" w14:textId="77777777" w:rsidR="00325481" w:rsidRPr="001B14B8" w:rsidRDefault="00325481" w:rsidP="00F21507">
            <w:pPr>
              <w:spacing w:before="60" w:after="60" w:line="240" w:lineRule="auto"/>
              <w:rPr>
                <w:sz w:val="18"/>
                <w:szCs w:val="18"/>
              </w:rPr>
            </w:pPr>
            <w:r w:rsidRPr="001B14B8">
              <w:rPr>
                <w:sz w:val="18"/>
                <w:szCs w:val="18"/>
              </w:rPr>
              <w:t>Part 1</w:t>
            </w:r>
          </w:p>
        </w:tc>
        <w:tc>
          <w:tcPr>
            <w:tcW w:w="366" w:type="pct"/>
            <w:hideMark/>
            <w:tcPrChange w:id="330" w:author="Raphael Malyankar" w:date="2026-02-02T18:45:00Z" w16du:dateUtc="2026-02-03T01:45:00Z">
              <w:tcPr>
                <w:tcW w:w="377" w:type="pct"/>
                <w:gridSpan w:val="4"/>
                <w:hideMark/>
              </w:tcPr>
            </w:tcPrChange>
          </w:tcPr>
          <w:p w14:paraId="237818DA" w14:textId="77777777" w:rsidR="00325481" w:rsidRPr="008826C8" w:rsidRDefault="00325481" w:rsidP="00F21507">
            <w:pPr>
              <w:spacing w:before="60" w:after="60" w:line="240" w:lineRule="auto"/>
              <w:rPr>
                <w:sz w:val="18"/>
                <w:szCs w:val="18"/>
              </w:rPr>
            </w:pPr>
            <w:r w:rsidRPr="008826C8">
              <w:rPr>
                <w:sz w:val="18"/>
                <w:szCs w:val="18"/>
              </w:rPr>
              <w:t>1-4.6</w:t>
            </w:r>
          </w:p>
        </w:tc>
        <w:tc>
          <w:tcPr>
            <w:tcW w:w="356" w:type="pct"/>
            <w:gridSpan w:val="3"/>
            <w:tcPrChange w:id="331" w:author="Raphael Malyankar" w:date="2026-02-02T18:45:00Z" w16du:dateUtc="2026-02-03T01:45:00Z">
              <w:tcPr>
                <w:tcW w:w="436" w:type="pct"/>
              </w:tcPr>
            </w:tcPrChange>
          </w:tcPr>
          <w:p w14:paraId="0EA509B0" w14:textId="77777777" w:rsidR="00325481" w:rsidRPr="008826C8" w:rsidRDefault="00325481" w:rsidP="00F21507">
            <w:pPr>
              <w:spacing w:before="60" w:after="60" w:line="240" w:lineRule="auto"/>
              <w:rPr>
                <w:sz w:val="18"/>
                <w:szCs w:val="18"/>
              </w:rPr>
            </w:pPr>
          </w:p>
        </w:tc>
        <w:tc>
          <w:tcPr>
            <w:tcW w:w="1109" w:type="pct"/>
            <w:tcPrChange w:id="332" w:author="Raphael Malyankar" w:date="2026-02-02T18:45:00Z" w16du:dateUtc="2026-02-03T01:45:00Z">
              <w:tcPr>
                <w:tcW w:w="1273" w:type="pct"/>
                <w:gridSpan w:val="2"/>
              </w:tcPr>
            </w:tcPrChange>
          </w:tcPr>
          <w:p w14:paraId="6333E646" w14:textId="010883C1" w:rsidR="00325481" w:rsidRPr="008826C8" w:rsidRDefault="00325481" w:rsidP="00F21507">
            <w:pPr>
              <w:spacing w:before="60" w:after="60" w:line="240" w:lineRule="auto"/>
              <w:rPr>
                <w:sz w:val="18"/>
                <w:szCs w:val="18"/>
              </w:rPr>
            </w:pPr>
            <w:r w:rsidRPr="008826C8">
              <w:rPr>
                <w:sz w:val="18"/>
                <w:szCs w:val="18"/>
              </w:rPr>
              <w:t>Replace with supported data type</w:t>
            </w:r>
          </w:p>
        </w:tc>
        <w:tc>
          <w:tcPr>
            <w:tcW w:w="311" w:type="pct"/>
            <w:tcPrChange w:id="333" w:author="Raphael Malyankar" w:date="2026-02-02T18:45:00Z" w16du:dateUtc="2026-02-03T01:45:00Z">
              <w:tcPr>
                <w:tcW w:w="386" w:type="pct"/>
              </w:tcPr>
            </w:tcPrChange>
          </w:tcPr>
          <w:p w14:paraId="1CC4F7E4" w14:textId="77777777" w:rsidR="00325481" w:rsidRPr="008826C8" w:rsidRDefault="00325481" w:rsidP="00F21507">
            <w:pPr>
              <w:spacing w:before="60" w:after="60" w:line="240" w:lineRule="auto"/>
              <w:rPr>
                <w:sz w:val="18"/>
                <w:szCs w:val="18"/>
              </w:rPr>
            </w:pPr>
          </w:p>
        </w:tc>
      </w:tr>
      <w:tr w:rsidR="00C37FAA" w:rsidRPr="008826C8" w14:paraId="35882B3A" w14:textId="4B66A597" w:rsidTr="00180820">
        <w:tblPrEx>
          <w:tblW w:w="5000" w:type="pct"/>
          <w:tblLayout w:type="fixed"/>
          <w:tblCellMar>
            <w:top w:w="29" w:type="dxa"/>
            <w:left w:w="58" w:type="dxa"/>
            <w:bottom w:w="29" w:type="dxa"/>
            <w:right w:w="58" w:type="dxa"/>
          </w:tblCellMar>
          <w:tblPrExChange w:id="33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335" w:author="Raphael Malyankar" w:date="2026-02-02T18:45:00Z" w16du:dateUtc="2026-02-03T01:45:00Z">
            <w:trPr>
              <w:cantSplit/>
            </w:trPr>
          </w:trPrChange>
        </w:trPr>
        <w:tc>
          <w:tcPr>
            <w:tcW w:w="329" w:type="pct"/>
            <w:noWrap/>
            <w:hideMark/>
            <w:tcPrChange w:id="336" w:author="Raphael Malyankar" w:date="2026-02-02T18:45:00Z" w16du:dateUtc="2026-02-03T01:45:00Z">
              <w:tcPr>
                <w:tcW w:w="376" w:type="pct"/>
                <w:noWrap/>
                <w:hideMark/>
              </w:tcPr>
            </w:tcPrChange>
          </w:tcPr>
          <w:p w14:paraId="23E5DBA5" w14:textId="77777777" w:rsidR="00325481" w:rsidRPr="008826C8" w:rsidRDefault="00325481" w:rsidP="00F21507">
            <w:pPr>
              <w:spacing w:before="60" w:after="60" w:line="240" w:lineRule="auto"/>
              <w:rPr>
                <w:sz w:val="18"/>
                <w:szCs w:val="18"/>
              </w:rPr>
            </w:pPr>
            <w:r w:rsidRPr="008826C8">
              <w:rPr>
                <w:sz w:val="18"/>
                <w:szCs w:val="18"/>
              </w:rPr>
              <w:t>100_5003</w:t>
            </w:r>
          </w:p>
        </w:tc>
        <w:tc>
          <w:tcPr>
            <w:tcW w:w="476" w:type="pct"/>
            <w:noWrap/>
            <w:hideMark/>
            <w:tcPrChange w:id="337" w:author="Raphael Malyankar" w:date="2026-02-02T18:45:00Z" w16du:dateUtc="2026-02-03T01:45:00Z">
              <w:tcPr>
                <w:tcW w:w="490" w:type="pct"/>
                <w:noWrap/>
                <w:hideMark/>
              </w:tcPr>
            </w:tcPrChange>
          </w:tcPr>
          <w:p w14:paraId="44282182" w14:textId="77777777" w:rsidR="00325481" w:rsidRPr="00F447A6" w:rsidRDefault="00325481" w:rsidP="00F21507">
            <w:pPr>
              <w:spacing w:before="60" w:after="60" w:line="240" w:lineRule="auto"/>
              <w:rPr>
                <w:rFonts w:cs="Arial"/>
                <w:sz w:val="18"/>
                <w:szCs w:val="18"/>
              </w:rPr>
            </w:pPr>
            <w:r w:rsidRPr="00F447A6">
              <w:rPr>
                <w:rFonts w:cs="Arial"/>
                <w:sz w:val="18"/>
                <w:szCs w:val="18"/>
              </w:rPr>
              <w:t>C</w:t>
            </w:r>
          </w:p>
        </w:tc>
        <w:tc>
          <w:tcPr>
            <w:tcW w:w="1699" w:type="pct"/>
            <w:gridSpan w:val="4"/>
            <w:hideMark/>
            <w:tcPrChange w:id="338" w:author="Raphael Malyankar" w:date="2026-02-02T18:45:00Z" w16du:dateUtc="2026-02-03T01:45:00Z">
              <w:tcPr>
                <w:tcW w:w="1252" w:type="pct"/>
                <w:gridSpan w:val="6"/>
                <w:hideMark/>
              </w:tcPr>
            </w:tcPrChange>
          </w:tcPr>
          <w:p w14:paraId="03907BC5" w14:textId="77777777" w:rsidR="00325481" w:rsidRPr="008826C8" w:rsidRDefault="00325481" w:rsidP="00F21507">
            <w:pPr>
              <w:spacing w:before="60" w:after="60" w:line="240" w:lineRule="auto"/>
              <w:rPr>
                <w:sz w:val="18"/>
                <w:szCs w:val="18"/>
              </w:rPr>
            </w:pPr>
            <w:r w:rsidRPr="008826C8">
              <w:rPr>
                <w:sz w:val="18"/>
                <w:szCs w:val="18"/>
              </w:rPr>
              <w:t>The Enumeration Type must be part of the valid identifiers in the Enumerated Type Declaration</w:t>
            </w:r>
          </w:p>
        </w:tc>
        <w:tc>
          <w:tcPr>
            <w:tcW w:w="354" w:type="pct"/>
            <w:noWrap/>
            <w:hideMark/>
            <w:tcPrChange w:id="339" w:author="Raphael Malyankar" w:date="2026-02-02T18:45:00Z" w16du:dateUtc="2026-02-03T01:45:00Z">
              <w:tcPr>
                <w:tcW w:w="410" w:type="pct"/>
                <w:gridSpan w:val="2"/>
                <w:noWrap/>
                <w:hideMark/>
              </w:tcPr>
            </w:tcPrChange>
          </w:tcPr>
          <w:p w14:paraId="7768DEB4" w14:textId="77777777" w:rsidR="00325481" w:rsidRPr="001B14B8" w:rsidRDefault="00325481" w:rsidP="00F21507">
            <w:pPr>
              <w:spacing w:before="60" w:after="60" w:line="240" w:lineRule="auto"/>
              <w:rPr>
                <w:sz w:val="18"/>
                <w:szCs w:val="18"/>
              </w:rPr>
            </w:pPr>
            <w:r w:rsidRPr="001B14B8">
              <w:rPr>
                <w:sz w:val="18"/>
                <w:szCs w:val="18"/>
              </w:rPr>
              <w:t>Part 1</w:t>
            </w:r>
          </w:p>
        </w:tc>
        <w:tc>
          <w:tcPr>
            <w:tcW w:w="366" w:type="pct"/>
            <w:hideMark/>
            <w:tcPrChange w:id="340" w:author="Raphael Malyankar" w:date="2026-02-02T18:45:00Z" w16du:dateUtc="2026-02-03T01:45:00Z">
              <w:tcPr>
                <w:tcW w:w="377" w:type="pct"/>
                <w:gridSpan w:val="4"/>
                <w:hideMark/>
              </w:tcPr>
            </w:tcPrChange>
          </w:tcPr>
          <w:p w14:paraId="0D3496C1" w14:textId="77777777" w:rsidR="00325481" w:rsidRPr="008826C8" w:rsidRDefault="00325481" w:rsidP="00F21507">
            <w:pPr>
              <w:spacing w:before="60" w:after="60" w:line="240" w:lineRule="auto"/>
              <w:rPr>
                <w:sz w:val="18"/>
                <w:szCs w:val="18"/>
              </w:rPr>
            </w:pPr>
            <w:r w:rsidRPr="008826C8">
              <w:rPr>
                <w:sz w:val="18"/>
                <w:szCs w:val="18"/>
              </w:rPr>
              <w:t>1-4.7</w:t>
            </w:r>
          </w:p>
        </w:tc>
        <w:tc>
          <w:tcPr>
            <w:tcW w:w="356" w:type="pct"/>
            <w:gridSpan w:val="3"/>
            <w:tcPrChange w:id="341" w:author="Raphael Malyankar" w:date="2026-02-02T18:45:00Z" w16du:dateUtc="2026-02-03T01:45:00Z">
              <w:tcPr>
                <w:tcW w:w="436" w:type="pct"/>
              </w:tcPr>
            </w:tcPrChange>
          </w:tcPr>
          <w:p w14:paraId="564ACA4C" w14:textId="77777777" w:rsidR="00325481" w:rsidRPr="008826C8" w:rsidRDefault="00325481" w:rsidP="00F21507">
            <w:pPr>
              <w:spacing w:before="60" w:after="60" w:line="240" w:lineRule="auto"/>
              <w:rPr>
                <w:sz w:val="18"/>
                <w:szCs w:val="18"/>
              </w:rPr>
            </w:pPr>
          </w:p>
        </w:tc>
        <w:tc>
          <w:tcPr>
            <w:tcW w:w="1109" w:type="pct"/>
            <w:tcPrChange w:id="342" w:author="Raphael Malyankar" w:date="2026-02-02T18:45:00Z" w16du:dateUtc="2026-02-03T01:45:00Z">
              <w:tcPr>
                <w:tcW w:w="1273" w:type="pct"/>
                <w:gridSpan w:val="2"/>
              </w:tcPr>
            </w:tcPrChange>
          </w:tcPr>
          <w:p w14:paraId="3D789B25" w14:textId="3EB32954" w:rsidR="00325481" w:rsidRPr="008826C8" w:rsidRDefault="00325481" w:rsidP="00F21507">
            <w:pPr>
              <w:spacing w:before="60" w:after="60" w:line="240" w:lineRule="auto"/>
              <w:rPr>
                <w:sz w:val="18"/>
                <w:szCs w:val="18"/>
              </w:rPr>
            </w:pPr>
            <w:r w:rsidRPr="008826C8">
              <w:rPr>
                <w:sz w:val="18"/>
                <w:szCs w:val="18"/>
              </w:rPr>
              <w:t>Replace with supported type</w:t>
            </w:r>
          </w:p>
        </w:tc>
        <w:tc>
          <w:tcPr>
            <w:tcW w:w="311" w:type="pct"/>
            <w:tcPrChange w:id="343" w:author="Raphael Malyankar" w:date="2026-02-02T18:45:00Z" w16du:dateUtc="2026-02-03T01:45:00Z">
              <w:tcPr>
                <w:tcW w:w="386" w:type="pct"/>
              </w:tcPr>
            </w:tcPrChange>
          </w:tcPr>
          <w:p w14:paraId="3BEB81CD" w14:textId="77777777" w:rsidR="00325481" w:rsidRPr="008826C8" w:rsidRDefault="00325481" w:rsidP="00F21507">
            <w:pPr>
              <w:spacing w:before="60" w:after="60" w:line="240" w:lineRule="auto"/>
              <w:rPr>
                <w:sz w:val="18"/>
                <w:szCs w:val="18"/>
              </w:rPr>
            </w:pPr>
          </w:p>
        </w:tc>
      </w:tr>
      <w:tr w:rsidR="00C37FAA" w:rsidRPr="008826C8" w14:paraId="56272798" w14:textId="54DF572F" w:rsidTr="00180820">
        <w:tblPrEx>
          <w:tblW w:w="5000" w:type="pct"/>
          <w:tblLayout w:type="fixed"/>
          <w:tblCellMar>
            <w:top w:w="29" w:type="dxa"/>
            <w:left w:w="58" w:type="dxa"/>
            <w:bottom w:w="29" w:type="dxa"/>
            <w:right w:w="58" w:type="dxa"/>
          </w:tblCellMar>
          <w:tblPrExChange w:id="34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345" w:author="Raphael Malyankar" w:date="2026-02-02T18:45:00Z" w16du:dateUtc="2026-02-03T01:45:00Z">
            <w:trPr>
              <w:cantSplit/>
            </w:trPr>
          </w:trPrChange>
        </w:trPr>
        <w:tc>
          <w:tcPr>
            <w:tcW w:w="329" w:type="pct"/>
            <w:noWrap/>
            <w:hideMark/>
            <w:tcPrChange w:id="346" w:author="Raphael Malyankar" w:date="2026-02-02T18:45:00Z" w16du:dateUtc="2026-02-03T01:45:00Z">
              <w:tcPr>
                <w:tcW w:w="376" w:type="pct"/>
                <w:noWrap/>
                <w:hideMark/>
              </w:tcPr>
            </w:tcPrChange>
          </w:tcPr>
          <w:p w14:paraId="43EF23FD" w14:textId="77777777" w:rsidR="00325481" w:rsidRPr="008826C8" w:rsidRDefault="00325481" w:rsidP="00F21507">
            <w:pPr>
              <w:spacing w:before="60" w:after="60" w:line="240" w:lineRule="auto"/>
              <w:rPr>
                <w:sz w:val="18"/>
                <w:szCs w:val="18"/>
              </w:rPr>
            </w:pPr>
            <w:r w:rsidRPr="008826C8">
              <w:rPr>
                <w:sz w:val="18"/>
                <w:szCs w:val="18"/>
              </w:rPr>
              <w:t>100_5004</w:t>
            </w:r>
          </w:p>
        </w:tc>
        <w:tc>
          <w:tcPr>
            <w:tcW w:w="476" w:type="pct"/>
            <w:noWrap/>
            <w:hideMark/>
            <w:tcPrChange w:id="347" w:author="Raphael Malyankar" w:date="2026-02-02T18:45:00Z" w16du:dateUtc="2026-02-03T01:45:00Z">
              <w:tcPr>
                <w:tcW w:w="490" w:type="pct"/>
                <w:noWrap/>
                <w:hideMark/>
              </w:tcPr>
            </w:tcPrChange>
          </w:tcPr>
          <w:p w14:paraId="48448B88" w14:textId="77777777" w:rsidR="00325481" w:rsidRPr="00F447A6" w:rsidRDefault="00325481" w:rsidP="00F21507">
            <w:pPr>
              <w:spacing w:before="60" w:after="60" w:line="240" w:lineRule="auto"/>
              <w:rPr>
                <w:rFonts w:cs="Arial"/>
                <w:sz w:val="18"/>
                <w:szCs w:val="18"/>
              </w:rPr>
            </w:pPr>
            <w:r w:rsidRPr="00F447A6">
              <w:rPr>
                <w:rFonts w:cs="Arial"/>
                <w:sz w:val="18"/>
                <w:szCs w:val="18"/>
              </w:rPr>
              <w:t>C</w:t>
            </w:r>
          </w:p>
        </w:tc>
        <w:tc>
          <w:tcPr>
            <w:tcW w:w="1699" w:type="pct"/>
            <w:gridSpan w:val="4"/>
            <w:hideMark/>
            <w:tcPrChange w:id="348" w:author="Raphael Malyankar" w:date="2026-02-02T18:45:00Z" w16du:dateUtc="2026-02-03T01:45:00Z">
              <w:tcPr>
                <w:tcW w:w="1252" w:type="pct"/>
                <w:gridSpan w:val="6"/>
                <w:hideMark/>
              </w:tcPr>
            </w:tcPrChange>
          </w:tcPr>
          <w:p w14:paraId="75155521" w14:textId="77777777" w:rsidR="00325481" w:rsidRPr="008826C8" w:rsidRDefault="00325481" w:rsidP="00F21507">
            <w:pPr>
              <w:spacing w:before="60" w:after="60" w:line="240" w:lineRule="auto"/>
              <w:rPr>
                <w:sz w:val="18"/>
                <w:szCs w:val="18"/>
              </w:rPr>
            </w:pPr>
            <w:r w:rsidRPr="008826C8">
              <w:rPr>
                <w:sz w:val="18"/>
                <w:szCs w:val="18"/>
              </w:rPr>
              <w:t xml:space="preserve">The Codelist Type declaration must be one of the types defined </w:t>
            </w:r>
          </w:p>
        </w:tc>
        <w:tc>
          <w:tcPr>
            <w:tcW w:w="354" w:type="pct"/>
            <w:noWrap/>
            <w:hideMark/>
            <w:tcPrChange w:id="349" w:author="Raphael Malyankar" w:date="2026-02-02T18:45:00Z" w16du:dateUtc="2026-02-03T01:45:00Z">
              <w:tcPr>
                <w:tcW w:w="410" w:type="pct"/>
                <w:gridSpan w:val="2"/>
                <w:noWrap/>
                <w:hideMark/>
              </w:tcPr>
            </w:tcPrChange>
          </w:tcPr>
          <w:p w14:paraId="325C381B" w14:textId="77777777" w:rsidR="00325481" w:rsidRPr="001B14B8" w:rsidRDefault="00325481" w:rsidP="00F21507">
            <w:pPr>
              <w:spacing w:before="60" w:after="60" w:line="240" w:lineRule="auto"/>
              <w:rPr>
                <w:sz w:val="18"/>
                <w:szCs w:val="18"/>
              </w:rPr>
            </w:pPr>
            <w:r w:rsidRPr="001B14B8">
              <w:rPr>
                <w:sz w:val="18"/>
                <w:szCs w:val="18"/>
              </w:rPr>
              <w:t>Part 1</w:t>
            </w:r>
          </w:p>
        </w:tc>
        <w:tc>
          <w:tcPr>
            <w:tcW w:w="366" w:type="pct"/>
            <w:hideMark/>
            <w:tcPrChange w:id="350" w:author="Raphael Malyankar" w:date="2026-02-02T18:45:00Z" w16du:dateUtc="2026-02-03T01:45:00Z">
              <w:tcPr>
                <w:tcW w:w="377" w:type="pct"/>
                <w:gridSpan w:val="4"/>
                <w:hideMark/>
              </w:tcPr>
            </w:tcPrChange>
          </w:tcPr>
          <w:p w14:paraId="16E123CD" w14:textId="77777777" w:rsidR="00325481" w:rsidRPr="008826C8" w:rsidRDefault="00325481" w:rsidP="00F21507">
            <w:pPr>
              <w:spacing w:before="60" w:after="60" w:line="240" w:lineRule="auto"/>
              <w:rPr>
                <w:sz w:val="18"/>
                <w:szCs w:val="18"/>
              </w:rPr>
            </w:pPr>
            <w:r w:rsidRPr="008826C8">
              <w:rPr>
                <w:sz w:val="18"/>
                <w:szCs w:val="18"/>
              </w:rPr>
              <w:t>1-4.8</w:t>
            </w:r>
          </w:p>
        </w:tc>
        <w:tc>
          <w:tcPr>
            <w:tcW w:w="356" w:type="pct"/>
            <w:gridSpan w:val="3"/>
            <w:tcPrChange w:id="351" w:author="Raphael Malyankar" w:date="2026-02-02T18:45:00Z" w16du:dateUtc="2026-02-03T01:45:00Z">
              <w:tcPr>
                <w:tcW w:w="436" w:type="pct"/>
              </w:tcPr>
            </w:tcPrChange>
          </w:tcPr>
          <w:p w14:paraId="38EEDACC" w14:textId="77777777" w:rsidR="00325481" w:rsidRPr="008826C8" w:rsidRDefault="00325481" w:rsidP="00F21507">
            <w:pPr>
              <w:spacing w:before="60" w:after="60" w:line="240" w:lineRule="auto"/>
              <w:rPr>
                <w:sz w:val="18"/>
                <w:szCs w:val="18"/>
              </w:rPr>
            </w:pPr>
          </w:p>
        </w:tc>
        <w:tc>
          <w:tcPr>
            <w:tcW w:w="1109" w:type="pct"/>
            <w:tcPrChange w:id="352" w:author="Raphael Malyankar" w:date="2026-02-02T18:45:00Z" w16du:dateUtc="2026-02-03T01:45:00Z">
              <w:tcPr>
                <w:tcW w:w="1273" w:type="pct"/>
                <w:gridSpan w:val="2"/>
              </w:tcPr>
            </w:tcPrChange>
          </w:tcPr>
          <w:p w14:paraId="1EDF4017" w14:textId="7A45476A" w:rsidR="00325481" w:rsidRPr="008826C8" w:rsidRDefault="00325481" w:rsidP="00F21507">
            <w:pPr>
              <w:spacing w:before="60" w:after="60" w:line="240" w:lineRule="auto"/>
              <w:rPr>
                <w:sz w:val="18"/>
                <w:szCs w:val="18"/>
              </w:rPr>
            </w:pPr>
            <w:r w:rsidRPr="008826C8">
              <w:rPr>
                <w:sz w:val="18"/>
                <w:szCs w:val="18"/>
              </w:rPr>
              <w:t>Replace with one of the supported codelist declarations</w:t>
            </w:r>
          </w:p>
        </w:tc>
        <w:tc>
          <w:tcPr>
            <w:tcW w:w="311" w:type="pct"/>
            <w:tcPrChange w:id="353" w:author="Raphael Malyankar" w:date="2026-02-02T18:45:00Z" w16du:dateUtc="2026-02-03T01:45:00Z">
              <w:tcPr>
                <w:tcW w:w="386" w:type="pct"/>
              </w:tcPr>
            </w:tcPrChange>
          </w:tcPr>
          <w:p w14:paraId="17208B61" w14:textId="77777777" w:rsidR="00325481" w:rsidRPr="008826C8" w:rsidRDefault="00325481" w:rsidP="00F21507">
            <w:pPr>
              <w:spacing w:before="60" w:after="60" w:line="240" w:lineRule="auto"/>
              <w:rPr>
                <w:sz w:val="18"/>
                <w:szCs w:val="18"/>
              </w:rPr>
            </w:pPr>
          </w:p>
        </w:tc>
      </w:tr>
      <w:tr w:rsidR="00C37FAA" w:rsidRPr="008826C8" w14:paraId="1C1F6EDE" w14:textId="568FD1E4" w:rsidTr="00180820">
        <w:tblPrEx>
          <w:tblW w:w="5000" w:type="pct"/>
          <w:tblLayout w:type="fixed"/>
          <w:tblCellMar>
            <w:top w:w="29" w:type="dxa"/>
            <w:left w:w="58" w:type="dxa"/>
            <w:bottom w:w="29" w:type="dxa"/>
            <w:right w:w="58" w:type="dxa"/>
          </w:tblCellMar>
          <w:tblPrExChange w:id="35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355" w:author="Raphael Malyankar" w:date="2026-02-02T18:45:00Z" w16du:dateUtc="2026-02-03T01:45:00Z">
            <w:trPr>
              <w:cantSplit/>
            </w:trPr>
          </w:trPrChange>
        </w:trPr>
        <w:tc>
          <w:tcPr>
            <w:tcW w:w="329" w:type="pct"/>
            <w:noWrap/>
            <w:hideMark/>
            <w:tcPrChange w:id="356" w:author="Raphael Malyankar" w:date="2026-02-02T18:45:00Z" w16du:dateUtc="2026-02-03T01:45:00Z">
              <w:tcPr>
                <w:tcW w:w="376" w:type="pct"/>
                <w:noWrap/>
                <w:hideMark/>
              </w:tcPr>
            </w:tcPrChange>
          </w:tcPr>
          <w:p w14:paraId="3726CDEF" w14:textId="77777777" w:rsidR="00325481" w:rsidRPr="00493C7B" w:rsidRDefault="00325481" w:rsidP="00F21507">
            <w:pPr>
              <w:spacing w:before="60" w:after="60" w:line="240" w:lineRule="auto"/>
              <w:rPr>
                <w:strike/>
                <w:sz w:val="18"/>
                <w:szCs w:val="18"/>
              </w:rPr>
            </w:pPr>
            <w:r w:rsidRPr="00493C7B">
              <w:rPr>
                <w:strike/>
                <w:sz w:val="18"/>
                <w:szCs w:val="18"/>
              </w:rPr>
              <w:t>100_5005</w:t>
            </w:r>
          </w:p>
        </w:tc>
        <w:tc>
          <w:tcPr>
            <w:tcW w:w="476" w:type="pct"/>
            <w:noWrap/>
            <w:hideMark/>
            <w:tcPrChange w:id="357" w:author="Raphael Malyankar" w:date="2026-02-02T18:45:00Z" w16du:dateUtc="2026-02-03T01:45:00Z">
              <w:tcPr>
                <w:tcW w:w="490" w:type="pct"/>
                <w:noWrap/>
                <w:hideMark/>
              </w:tcPr>
            </w:tcPrChange>
          </w:tcPr>
          <w:p w14:paraId="66B709E3" w14:textId="77777777" w:rsidR="00325481" w:rsidRPr="00493C7B" w:rsidRDefault="00325481" w:rsidP="00F21507">
            <w:pPr>
              <w:spacing w:before="60" w:after="60" w:line="240" w:lineRule="auto"/>
              <w:rPr>
                <w:rFonts w:cs="Arial"/>
                <w:strike/>
                <w:sz w:val="18"/>
                <w:szCs w:val="18"/>
              </w:rPr>
            </w:pPr>
            <w:r w:rsidRPr="00493C7B">
              <w:rPr>
                <w:rFonts w:cs="Arial"/>
                <w:strike/>
                <w:sz w:val="18"/>
                <w:szCs w:val="18"/>
              </w:rPr>
              <w:t>W</w:t>
            </w:r>
          </w:p>
        </w:tc>
        <w:tc>
          <w:tcPr>
            <w:tcW w:w="1699" w:type="pct"/>
            <w:gridSpan w:val="4"/>
            <w:hideMark/>
            <w:tcPrChange w:id="358" w:author="Raphael Malyankar" w:date="2026-02-02T18:45:00Z" w16du:dateUtc="2026-02-03T01:45:00Z">
              <w:tcPr>
                <w:tcW w:w="1252" w:type="pct"/>
                <w:gridSpan w:val="6"/>
                <w:hideMark/>
              </w:tcPr>
            </w:tcPrChange>
          </w:tcPr>
          <w:p w14:paraId="702BC4F6" w14:textId="4CADCF32" w:rsidR="00325481" w:rsidRPr="00493C7B" w:rsidRDefault="00325481" w:rsidP="00F21507">
            <w:pPr>
              <w:spacing w:before="60" w:after="60" w:line="240" w:lineRule="auto"/>
              <w:rPr>
                <w:strike/>
                <w:sz w:val="18"/>
                <w:szCs w:val="18"/>
              </w:rPr>
            </w:pPr>
            <w:r w:rsidRPr="00493C7B">
              <w:rPr>
                <w:strike/>
                <w:sz w:val="18"/>
                <w:szCs w:val="18"/>
              </w:rPr>
              <w:t>A Product Specification for the dataset must be registered in the IHO GI Registry</w:t>
            </w:r>
          </w:p>
        </w:tc>
        <w:tc>
          <w:tcPr>
            <w:tcW w:w="354" w:type="pct"/>
            <w:noWrap/>
            <w:hideMark/>
            <w:tcPrChange w:id="359" w:author="Raphael Malyankar" w:date="2026-02-02T18:45:00Z" w16du:dateUtc="2026-02-03T01:45:00Z">
              <w:tcPr>
                <w:tcW w:w="410" w:type="pct"/>
                <w:gridSpan w:val="2"/>
                <w:noWrap/>
                <w:hideMark/>
              </w:tcPr>
            </w:tcPrChange>
          </w:tcPr>
          <w:p w14:paraId="7D506B8D" w14:textId="77777777" w:rsidR="00325481" w:rsidRPr="00493C7B" w:rsidRDefault="00325481" w:rsidP="00F21507">
            <w:pPr>
              <w:spacing w:before="60" w:after="60" w:line="240" w:lineRule="auto"/>
              <w:rPr>
                <w:strike/>
                <w:sz w:val="18"/>
                <w:szCs w:val="18"/>
              </w:rPr>
            </w:pPr>
            <w:r w:rsidRPr="00493C7B">
              <w:rPr>
                <w:strike/>
                <w:sz w:val="18"/>
                <w:szCs w:val="18"/>
              </w:rPr>
              <w:t>Part 2</w:t>
            </w:r>
          </w:p>
        </w:tc>
        <w:tc>
          <w:tcPr>
            <w:tcW w:w="366" w:type="pct"/>
            <w:hideMark/>
            <w:tcPrChange w:id="360" w:author="Raphael Malyankar" w:date="2026-02-02T18:45:00Z" w16du:dateUtc="2026-02-03T01:45:00Z">
              <w:tcPr>
                <w:tcW w:w="377" w:type="pct"/>
                <w:gridSpan w:val="4"/>
                <w:hideMark/>
              </w:tcPr>
            </w:tcPrChange>
          </w:tcPr>
          <w:p w14:paraId="113AE993" w14:textId="77777777" w:rsidR="00325481" w:rsidRPr="00493C7B" w:rsidRDefault="00325481" w:rsidP="00F21507">
            <w:pPr>
              <w:spacing w:before="60" w:after="60" w:line="240" w:lineRule="auto"/>
              <w:rPr>
                <w:strike/>
                <w:sz w:val="18"/>
                <w:szCs w:val="18"/>
              </w:rPr>
            </w:pPr>
            <w:r w:rsidRPr="00493C7B">
              <w:rPr>
                <w:strike/>
                <w:sz w:val="18"/>
                <w:szCs w:val="18"/>
              </w:rPr>
              <w:t>2-4.2.1</w:t>
            </w:r>
          </w:p>
        </w:tc>
        <w:tc>
          <w:tcPr>
            <w:tcW w:w="356" w:type="pct"/>
            <w:gridSpan w:val="3"/>
            <w:tcPrChange w:id="361" w:author="Raphael Malyankar" w:date="2026-02-02T18:45:00Z" w16du:dateUtc="2026-02-03T01:45:00Z">
              <w:tcPr>
                <w:tcW w:w="436" w:type="pct"/>
              </w:tcPr>
            </w:tcPrChange>
          </w:tcPr>
          <w:p w14:paraId="19ED20A1" w14:textId="77777777" w:rsidR="00325481" w:rsidRPr="00493C7B" w:rsidRDefault="00325481" w:rsidP="00F21507">
            <w:pPr>
              <w:spacing w:before="60" w:after="60" w:line="240" w:lineRule="auto"/>
              <w:rPr>
                <w:strike/>
                <w:sz w:val="18"/>
                <w:szCs w:val="18"/>
              </w:rPr>
            </w:pPr>
          </w:p>
        </w:tc>
        <w:tc>
          <w:tcPr>
            <w:tcW w:w="1109" w:type="pct"/>
            <w:tcPrChange w:id="362" w:author="Raphael Malyankar" w:date="2026-02-02T18:45:00Z" w16du:dateUtc="2026-02-03T01:45:00Z">
              <w:tcPr>
                <w:tcW w:w="1273" w:type="pct"/>
                <w:gridSpan w:val="2"/>
              </w:tcPr>
            </w:tcPrChange>
          </w:tcPr>
          <w:p w14:paraId="263C609A" w14:textId="4ED1B940" w:rsidR="00325481" w:rsidRPr="00493C7B" w:rsidRDefault="00325481" w:rsidP="00F21507">
            <w:pPr>
              <w:spacing w:before="60" w:after="60" w:line="240" w:lineRule="auto"/>
              <w:rPr>
                <w:strike/>
                <w:sz w:val="18"/>
                <w:szCs w:val="18"/>
              </w:rPr>
            </w:pPr>
            <w:r w:rsidRPr="00493C7B">
              <w:rPr>
                <w:strike/>
                <w:sz w:val="18"/>
                <w:szCs w:val="18"/>
              </w:rPr>
              <w:t>Add Product Specification to the IHO GI Registry</w:t>
            </w:r>
          </w:p>
        </w:tc>
        <w:tc>
          <w:tcPr>
            <w:tcW w:w="311" w:type="pct"/>
            <w:tcPrChange w:id="363" w:author="Raphael Malyankar" w:date="2026-02-02T18:45:00Z" w16du:dateUtc="2026-02-03T01:45:00Z">
              <w:tcPr>
                <w:tcW w:w="386" w:type="pct"/>
              </w:tcPr>
            </w:tcPrChange>
          </w:tcPr>
          <w:p w14:paraId="667406DF" w14:textId="77777777" w:rsidR="00325481" w:rsidRPr="00493C7B" w:rsidRDefault="00325481" w:rsidP="00F21507">
            <w:pPr>
              <w:spacing w:before="60" w:after="60" w:line="240" w:lineRule="auto"/>
              <w:rPr>
                <w:strike/>
                <w:sz w:val="18"/>
                <w:szCs w:val="18"/>
              </w:rPr>
            </w:pPr>
          </w:p>
        </w:tc>
      </w:tr>
      <w:tr w:rsidR="00C37FAA" w:rsidRPr="008826C8" w14:paraId="7BDEB366" w14:textId="0C387A32" w:rsidTr="00180820">
        <w:tblPrEx>
          <w:tblW w:w="5000" w:type="pct"/>
          <w:tblLayout w:type="fixed"/>
          <w:tblCellMar>
            <w:top w:w="29" w:type="dxa"/>
            <w:left w:w="58" w:type="dxa"/>
            <w:bottom w:w="29" w:type="dxa"/>
            <w:right w:w="58" w:type="dxa"/>
          </w:tblCellMar>
          <w:tblPrExChange w:id="36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365" w:author="Raphael Malyankar" w:date="2026-02-02T18:45:00Z" w16du:dateUtc="2026-02-03T01:45:00Z">
            <w:trPr>
              <w:cantSplit/>
            </w:trPr>
          </w:trPrChange>
        </w:trPr>
        <w:tc>
          <w:tcPr>
            <w:tcW w:w="329" w:type="pct"/>
            <w:noWrap/>
            <w:hideMark/>
            <w:tcPrChange w:id="366" w:author="Raphael Malyankar" w:date="2026-02-02T18:45:00Z" w16du:dateUtc="2026-02-03T01:45:00Z">
              <w:tcPr>
                <w:tcW w:w="376" w:type="pct"/>
                <w:noWrap/>
                <w:hideMark/>
              </w:tcPr>
            </w:tcPrChange>
          </w:tcPr>
          <w:p w14:paraId="7CECF28B" w14:textId="77777777" w:rsidR="00325481" w:rsidRPr="00493C7B" w:rsidRDefault="00325481" w:rsidP="00F21507">
            <w:pPr>
              <w:spacing w:before="60" w:after="60" w:line="240" w:lineRule="auto"/>
              <w:rPr>
                <w:strike/>
                <w:sz w:val="18"/>
                <w:szCs w:val="18"/>
              </w:rPr>
            </w:pPr>
            <w:r w:rsidRPr="00493C7B">
              <w:rPr>
                <w:strike/>
                <w:sz w:val="18"/>
                <w:szCs w:val="18"/>
              </w:rPr>
              <w:t>100_5006</w:t>
            </w:r>
          </w:p>
        </w:tc>
        <w:tc>
          <w:tcPr>
            <w:tcW w:w="476" w:type="pct"/>
            <w:noWrap/>
            <w:hideMark/>
            <w:tcPrChange w:id="367" w:author="Raphael Malyankar" w:date="2026-02-02T18:45:00Z" w16du:dateUtc="2026-02-03T01:45:00Z">
              <w:tcPr>
                <w:tcW w:w="490" w:type="pct"/>
                <w:noWrap/>
                <w:hideMark/>
              </w:tcPr>
            </w:tcPrChange>
          </w:tcPr>
          <w:p w14:paraId="2921ABAB" w14:textId="77777777" w:rsidR="00325481" w:rsidRPr="00493C7B" w:rsidRDefault="00325481" w:rsidP="00F21507">
            <w:pPr>
              <w:spacing w:before="60" w:after="60" w:line="240" w:lineRule="auto"/>
              <w:rPr>
                <w:rFonts w:cs="Arial"/>
                <w:strike/>
                <w:sz w:val="18"/>
                <w:szCs w:val="18"/>
              </w:rPr>
            </w:pPr>
            <w:r w:rsidRPr="00493C7B">
              <w:rPr>
                <w:rFonts w:cs="Arial"/>
                <w:strike/>
                <w:sz w:val="18"/>
                <w:szCs w:val="18"/>
              </w:rPr>
              <w:t>W</w:t>
            </w:r>
          </w:p>
        </w:tc>
        <w:tc>
          <w:tcPr>
            <w:tcW w:w="1699" w:type="pct"/>
            <w:gridSpan w:val="4"/>
            <w:hideMark/>
            <w:tcPrChange w:id="368" w:author="Raphael Malyankar" w:date="2026-02-02T18:45:00Z" w16du:dateUtc="2026-02-03T01:45:00Z">
              <w:tcPr>
                <w:tcW w:w="1252" w:type="pct"/>
                <w:gridSpan w:val="6"/>
                <w:hideMark/>
              </w:tcPr>
            </w:tcPrChange>
          </w:tcPr>
          <w:p w14:paraId="67D03E0F" w14:textId="77777777" w:rsidR="00325481" w:rsidRPr="00493C7B" w:rsidRDefault="00325481" w:rsidP="00F21507">
            <w:pPr>
              <w:spacing w:before="60" w:after="60" w:line="240" w:lineRule="auto"/>
              <w:rPr>
                <w:strike/>
                <w:sz w:val="18"/>
                <w:szCs w:val="18"/>
              </w:rPr>
            </w:pPr>
            <w:r w:rsidRPr="00493C7B">
              <w:rPr>
                <w:strike/>
                <w:sz w:val="18"/>
                <w:szCs w:val="18"/>
              </w:rPr>
              <w:t>The features in the Feature Catalogue must be registered in the Concept Register and Data Dictionary Register</w:t>
            </w:r>
          </w:p>
        </w:tc>
        <w:tc>
          <w:tcPr>
            <w:tcW w:w="354" w:type="pct"/>
            <w:noWrap/>
            <w:hideMark/>
            <w:tcPrChange w:id="369" w:author="Raphael Malyankar" w:date="2026-02-02T18:45:00Z" w16du:dateUtc="2026-02-03T01:45:00Z">
              <w:tcPr>
                <w:tcW w:w="410" w:type="pct"/>
                <w:gridSpan w:val="2"/>
                <w:noWrap/>
                <w:hideMark/>
              </w:tcPr>
            </w:tcPrChange>
          </w:tcPr>
          <w:p w14:paraId="3031A450" w14:textId="77777777" w:rsidR="00325481" w:rsidRPr="00493C7B" w:rsidRDefault="00325481" w:rsidP="00F21507">
            <w:pPr>
              <w:spacing w:before="60" w:after="60" w:line="240" w:lineRule="auto"/>
              <w:rPr>
                <w:strike/>
                <w:sz w:val="18"/>
                <w:szCs w:val="18"/>
              </w:rPr>
            </w:pPr>
            <w:r w:rsidRPr="00493C7B">
              <w:rPr>
                <w:strike/>
                <w:sz w:val="18"/>
                <w:szCs w:val="18"/>
              </w:rPr>
              <w:t>Part 2</w:t>
            </w:r>
          </w:p>
        </w:tc>
        <w:tc>
          <w:tcPr>
            <w:tcW w:w="366" w:type="pct"/>
            <w:hideMark/>
            <w:tcPrChange w:id="370" w:author="Raphael Malyankar" w:date="2026-02-02T18:45:00Z" w16du:dateUtc="2026-02-03T01:45:00Z">
              <w:tcPr>
                <w:tcW w:w="377" w:type="pct"/>
                <w:gridSpan w:val="4"/>
                <w:hideMark/>
              </w:tcPr>
            </w:tcPrChange>
          </w:tcPr>
          <w:p w14:paraId="7B7969D9" w14:textId="77777777" w:rsidR="00325481" w:rsidRPr="00493C7B" w:rsidRDefault="00325481" w:rsidP="00F21507">
            <w:pPr>
              <w:spacing w:before="60" w:after="60" w:line="240" w:lineRule="auto"/>
              <w:rPr>
                <w:strike/>
                <w:sz w:val="18"/>
                <w:szCs w:val="18"/>
              </w:rPr>
            </w:pPr>
            <w:r w:rsidRPr="00493C7B">
              <w:rPr>
                <w:strike/>
                <w:sz w:val="18"/>
                <w:szCs w:val="18"/>
              </w:rPr>
              <w:t>2-4.2.1</w:t>
            </w:r>
          </w:p>
        </w:tc>
        <w:tc>
          <w:tcPr>
            <w:tcW w:w="356" w:type="pct"/>
            <w:gridSpan w:val="3"/>
            <w:tcPrChange w:id="371" w:author="Raphael Malyankar" w:date="2026-02-02T18:45:00Z" w16du:dateUtc="2026-02-03T01:45:00Z">
              <w:tcPr>
                <w:tcW w:w="436" w:type="pct"/>
              </w:tcPr>
            </w:tcPrChange>
          </w:tcPr>
          <w:p w14:paraId="3A901DF4" w14:textId="77777777" w:rsidR="00325481" w:rsidRPr="00493C7B" w:rsidRDefault="00325481" w:rsidP="00F21507">
            <w:pPr>
              <w:spacing w:before="60" w:after="60" w:line="240" w:lineRule="auto"/>
              <w:rPr>
                <w:strike/>
                <w:sz w:val="18"/>
                <w:szCs w:val="18"/>
              </w:rPr>
            </w:pPr>
          </w:p>
        </w:tc>
        <w:tc>
          <w:tcPr>
            <w:tcW w:w="1109" w:type="pct"/>
            <w:tcPrChange w:id="372" w:author="Raphael Malyankar" w:date="2026-02-02T18:45:00Z" w16du:dateUtc="2026-02-03T01:45:00Z">
              <w:tcPr>
                <w:tcW w:w="1273" w:type="pct"/>
                <w:gridSpan w:val="2"/>
              </w:tcPr>
            </w:tcPrChange>
          </w:tcPr>
          <w:p w14:paraId="03A4F598" w14:textId="5EBC9CF2" w:rsidR="00325481" w:rsidRPr="00493C7B" w:rsidRDefault="00325481" w:rsidP="00F21507">
            <w:pPr>
              <w:spacing w:before="60" w:after="60" w:line="240" w:lineRule="auto"/>
              <w:rPr>
                <w:strike/>
                <w:sz w:val="18"/>
                <w:szCs w:val="18"/>
              </w:rPr>
            </w:pPr>
            <w:r w:rsidRPr="00493C7B">
              <w:rPr>
                <w:strike/>
                <w:sz w:val="18"/>
                <w:szCs w:val="18"/>
              </w:rPr>
              <w:t>Register feature type in IHO GI Registry</w:t>
            </w:r>
          </w:p>
        </w:tc>
        <w:tc>
          <w:tcPr>
            <w:tcW w:w="311" w:type="pct"/>
            <w:tcPrChange w:id="373" w:author="Raphael Malyankar" w:date="2026-02-02T18:45:00Z" w16du:dateUtc="2026-02-03T01:45:00Z">
              <w:tcPr>
                <w:tcW w:w="386" w:type="pct"/>
              </w:tcPr>
            </w:tcPrChange>
          </w:tcPr>
          <w:p w14:paraId="6DB49A31" w14:textId="77777777" w:rsidR="00325481" w:rsidRPr="00493C7B" w:rsidRDefault="00325481" w:rsidP="00F21507">
            <w:pPr>
              <w:spacing w:before="60" w:after="60" w:line="240" w:lineRule="auto"/>
              <w:rPr>
                <w:strike/>
                <w:sz w:val="18"/>
                <w:szCs w:val="18"/>
              </w:rPr>
            </w:pPr>
          </w:p>
        </w:tc>
      </w:tr>
      <w:tr w:rsidR="00C37FAA" w:rsidRPr="008826C8" w14:paraId="491D40F8" w14:textId="448C3553" w:rsidTr="00180820">
        <w:tblPrEx>
          <w:tblW w:w="5000" w:type="pct"/>
          <w:tblLayout w:type="fixed"/>
          <w:tblCellMar>
            <w:top w:w="29" w:type="dxa"/>
            <w:left w:w="58" w:type="dxa"/>
            <w:bottom w:w="29" w:type="dxa"/>
            <w:right w:w="58" w:type="dxa"/>
          </w:tblCellMar>
          <w:tblPrExChange w:id="37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375" w:author="Raphael Malyankar" w:date="2026-02-02T18:45:00Z" w16du:dateUtc="2026-02-03T01:45:00Z">
            <w:trPr>
              <w:cantSplit/>
            </w:trPr>
          </w:trPrChange>
        </w:trPr>
        <w:tc>
          <w:tcPr>
            <w:tcW w:w="329" w:type="pct"/>
            <w:noWrap/>
            <w:hideMark/>
            <w:tcPrChange w:id="376" w:author="Raphael Malyankar" w:date="2026-02-02T18:45:00Z" w16du:dateUtc="2026-02-03T01:45:00Z">
              <w:tcPr>
                <w:tcW w:w="376" w:type="pct"/>
                <w:noWrap/>
                <w:hideMark/>
              </w:tcPr>
            </w:tcPrChange>
          </w:tcPr>
          <w:p w14:paraId="29953CC7" w14:textId="77777777" w:rsidR="00325481" w:rsidRPr="00493C7B" w:rsidRDefault="00325481" w:rsidP="00F21507">
            <w:pPr>
              <w:spacing w:before="60" w:after="60" w:line="240" w:lineRule="auto"/>
              <w:rPr>
                <w:strike/>
                <w:sz w:val="18"/>
                <w:szCs w:val="18"/>
              </w:rPr>
            </w:pPr>
            <w:r w:rsidRPr="00493C7B">
              <w:rPr>
                <w:strike/>
                <w:sz w:val="18"/>
                <w:szCs w:val="18"/>
              </w:rPr>
              <w:t>100_5007</w:t>
            </w:r>
          </w:p>
        </w:tc>
        <w:tc>
          <w:tcPr>
            <w:tcW w:w="476" w:type="pct"/>
            <w:noWrap/>
            <w:hideMark/>
            <w:tcPrChange w:id="377" w:author="Raphael Malyankar" w:date="2026-02-02T18:45:00Z" w16du:dateUtc="2026-02-03T01:45:00Z">
              <w:tcPr>
                <w:tcW w:w="490" w:type="pct"/>
                <w:noWrap/>
                <w:hideMark/>
              </w:tcPr>
            </w:tcPrChange>
          </w:tcPr>
          <w:p w14:paraId="5D496759" w14:textId="77777777" w:rsidR="00325481" w:rsidRPr="00493C7B" w:rsidRDefault="00325481" w:rsidP="00F21507">
            <w:pPr>
              <w:spacing w:before="60" w:after="60" w:line="240" w:lineRule="auto"/>
              <w:rPr>
                <w:rFonts w:cs="Arial"/>
                <w:strike/>
                <w:sz w:val="18"/>
                <w:szCs w:val="18"/>
              </w:rPr>
            </w:pPr>
            <w:r w:rsidRPr="00493C7B">
              <w:rPr>
                <w:rFonts w:cs="Arial"/>
                <w:strike/>
                <w:sz w:val="18"/>
                <w:szCs w:val="18"/>
              </w:rPr>
              <w:t>W</w:t>
            </w:r>
          </w:p>
        </w:tc>
        <w:tc>
          <w:tcPr>
            <w:tcW w:w="1699" w:type="pct"/>
            <w:gridSpan w:val="4"/>
            <w:hideMark/>
            <w:tcPrChange w:id="378" w:author="Raphael Malyankar" w:date="2026-02-02T18:45:00Z" w16du:dateUtc="2026-02-03T01:45:00Z">
              <w:tcPr>
                <w:tcW w:w="1252" w:type="pct"/>
                <w:gridSpan w:val="6"/>
                <w:hideMark/>
              </w:tcPr>
            </w:tcPrChange>
          </w:tcPr>
          <w:p w14:paraId="1FF65210" w14:textId="42090E6E" w:rsidR="00325481" w:rsidRPr="00493C7B" w:rsidRDefault="00325481" w:rsidP="00F21507">
            <w:pPr>
              <w:spacing w:before="60" w:after="60" w:line="240" w:lineRule="auto"/>
              <w:rPr>
                <w:strike/>
                <w:sz w:val="18"/>
                <w:szCs w:val="18"/>
              </w:rPr>
            </w:pPr>
            <w:r w:rsidRPr="00493C7B">
              <w:rPr>
                <w:strike/>
                <w:sz w:val="18"/>
                <w:szCs w:val="18"/>
              </w:rPr>
              <w:t xml:space="preserve">The Portrayal Catalogue </w:t>
            </w:r>
            <w:r w:rsidR="00493C7B" w:rsidRPr="00493C7B">
              <w:rPr>
                <w:strike/>
                <w:sz w:val="18"/>
                <w:szCs w:val="18"/>
              </w:rPr>
              <w:t>must be</w:t>
            </w:r>
            <w:r w:rsidRPr="00493C7B">
              <w:rPr>
                <w:strike/>
                <w:sz w:val="18"/>
                <w:szCs w:val="18"/>
              </w:rPr>
              <w:t xml:space="preserve"> registered in the Registry, if required for the product</w:t>
            </w:r>
          </w:p>
        </w:tc>
        <w:tc>
          <w:tcPr>
            <w:tcW w:w="354" w:type="pct"/>
            <w:noWrap/>
            <w:hideMark/>
            <w:tcPrChange w:id="379" w:author="Raphael Malyankar" w:date="2026-02-02T18:45:00Z" w16du:dateUtc="2026-02-03T01:45:00Z">
              <w:tcPr>
                <w:tcW w:w="410" w:type="pct"/>
                <w:gridSpan w:val="2"/>
                <w:noWrap/>
                <w:hideMark/>
              </w:tcPr>
            </w:tcPrChange>
          </w:tcPr>
          <w:p w14:paraId="51289DCD" w14:textId="77777777" w:rsidR="00325481" w:rsidRPr="00493C7B" w:rsidRDefault="00325481" w:rsidP="00F21507">
            <w:pPr>
              <w:spacing w:before="60" w:after="60" w:line="240" w:lineRule="auto"/>
              <w:rPr>
                <w:strike/>
                <w:sz w:val="18"/>
                <w:szCs w:val="18"/>
              </w:rPr>
            </w:pPr>
            <w:r w:rsidRPr="00493C7B">
              <w:rPr>
                <w:strike/>
                <w:sz w:val="18"/>
                <w:szCs w:val="18"/>
              </w:rPr>
              <w:t>Part 2</w:t>
            </w:r>
          </w:p>
        </w:tc>
        <w:tc>
          <w:tcPr>
            <w:tcW w:w="366" w:type="pct"/>
            <w:hideMark/>
            <w:tcPrChange w:id="380" w:author="Raphael Malyankar" w:date="2026-02-02T18:45:00Z" w16du:dateUtc="2026-02-03T01:45:00Z">
              <w:tcPr>
                <w:tcW w:w="377" w:type="pct"/>
                <w:gridSpan w:val="4"/>
                <w:hideMark/>
              </w:tcPr>
            </w:tcPrChange>
          </w:tcPr>
          <w:p w14:paraId="1E3A9971" w14:textId="77777777" w:rsidR="00325481" w:rsidRPr="00493C7B" w:rsidRDefault="00325481" w:rsidP="00F21507">
            <w:pPr>
              <w:spacing w:before="60" w:after="60" w:line="240" w:lineRule="auto"/>
              <w:rPr>
                <w:strike/>
                <w:sz w:val="18"/>
                <w:szCs w:val="18"/>
              </w:rPr>
            </w:pPr>
            <w:r w:rsidRPr="00493C7B">
              <w:rPr>
                <w:strike/>
                <w:sz w:val="18"/>
                <w:szCs w:val="18"/>
              </w:rPr>
              <w:t>2-4.2.1</w:t>
            </w:r>
          </w:p>
        </w:tc>
        <w:tc>
          <w:tcPr>
            <w:tcW w:w="356" w:type="pct"/>
            <w:gridSpan w:val="3"/>
            <w:tcPrChange w:id="381" w:author="Raphael Malyankar" w:date="2026-02-02T18:45:00Z" w16du:dateUtc="2026-02-03T01:45:00Z">
              <w:tcPr>
                <w:tcW w:w="436" w:type="pct"/>
              </w:tcPr>
            </w:tcPrChange>
          </w:tcPr>
          <w:p w14:paraId="56F6B4FD" w14:textId="77777777" w:rsidR="00325481" w:rsidRPr="00493C7B" w:rsidRDefault="00325481" w:rsidP="00F21507">
            <w:pPr>
              <w:spacing w:before="60" w:after="60" w:line="240" w:lineRule="auto"/>
              <w:rPr>
                <w:strike/>
                <w:sz w:val="18"/>
                <w:szCs w:val="18"/>
              </w:rPr>
            </w:pPr>
          </w:p>
        </w:tc>
        <w:tc>
          <w:tcPr>
            <w:tcW w:w="1109" w:type="pct"/>
            <w:tcPrChange w:id="382" w:author="Raphael Malyankar" w:date="2026-02-02T18:45:00Z" w16du:dateUtc="2026-02-03T01:45:00Z">
              <w:tcPr>
                <w:tcW w:w="1273" w:type="pct"/>
                <w:gridSpan w:val="2"/>
              </w:tcPr>
            </w:tcPrChange>
          </w:tcPr>
          <w:p w14:paraId="2AD4359D" w14:textId="04DDE1CF" w:rsidR="00325481" w:rsidRPr="00493C7B" w:rsidRDefault="00325481" w:rsidP="00F21507">
            <w:pPr>
              <w:spacing w:before="60" w:after="60" w:line="240" w:lineRule="auto"/>
              <w:rPr>
                <w:strike/>
                <w:sz w:val="18"/>
                <w:szCs w:val="18"/>
              </w:rPr>
            </w:pPr>
            <w:r w:rsidRPr="00493C7B">
              <w:rPr>
                <w:strike/>
                <w:sz w:val="18"/>
                <w:szCs w:val="18"/>
              </w:rPr>
              <w:t>Add portrayal catalogue to entry for product specification in IHO GI Registry</w:t>
            </w:r>
          </w:p>
        </w:tc>
        <w:tc>
          <w:tcPr>
            <w:tcW w:w="311" w:type="pct"/>
            <w:tcPrChange w:id="383" w:author="Raphael Malyankar" w:date="2026-02-02T18:45:00Z" w16du:dateUtc="2026-02-03T01:45:00Z">
              <w:tcPr>
                <w:tcW w:w="386" w:type="pct"/>
              </w:tcPr>
            </w:tcPrChange>
          </w:tcPr>
          <w:p w14:paraId="51E67DCE" w14:textId="77777777" w:rsidR="00325481" w:rsidRPr="00493C7B" w:rsidRDefault="00325481" w:rsidP="00F21507">
            <w:pPr>
              <w:spacing w:before="60" w:after="60" w:line="240" w:lineRule="auto"/>
              <w:rPr>
                <w:strike/>
                <w:sz w:val="18"/>
                <w:szCs w:val="18"/>
              </w:rPr>
            </w:pPr>
          </w:p>
        </w:tc>
      </w:tr>
      <w:tr w:rsidR="00C37FAA" w:rsidRPr="008826C8" w14:paraId="27CEF923" w14:textId="12751AB6" w:rsidTr="00180820">
        <w:tblPrEx>
          <w:tblW w:w="5000" w:type="pct"/>
          <w:tblLayout w:type="fixed"/>
          <w:tblCellMar>
            <w:top w:w="29" w:type="dxa"/>
            <w:left w:w="58" w:type="dxa"/>
            <w:bottom w:w="29" w:type="dxa"/>
            <w:right w:w="58" w:type="dxa"/>
          </w:tblCellMar>
          <w:tblPrExChange w:id="38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385" w:author="Raphael Malyankar" w:date="2026-02-02T18:45:00Z" w16du:dateUtc="2026-02-03T01:45:00Z">
            <w:trPr>
              <w:cantSplit/>
            </w:trPr>
          </w:trPrChange>
        </w:trPr>
        <w:tc>
          <w:tcPr>
            <w:tcW w:w="329" w:type="pct"/>
            <w:noWrap/>
            <w:hideMark/>
            <w:tcPrChange w:id="386" w:author="Raphael Malyankar" w:date="2026-02-02T18:45:00Z" w16du:dateUtc="2026-02-03T01:45:00Z">
              <w:tcPr>
                <w:tcW w:w="376" w:type="pct"/>
                <w:noWrap/>
                <w:hideMark/>
              </w:tcPr>
            </w:tcPrChange>
          </w:tcPr>
          <w:p w14:paraId="0252376D" w14:textId="77777777" w:rsidR="00325481" w:rsidRPr="00925A13" w:rsidRDefault="00325481" w:rsidP="00F21507">
            <w:pPr>
              <w:spacing w:before="60" w:after="60" w:line="240" w:lineRule="auto"/>
              <w:rPr>
                <w:strike/>
                <w:sz w:val="18"/>
                <w:szCs w:val="18"/>
                <w:rPrChange w:id="387" w:author="Raphael Malyankar" w:date="2026-02-02T18:58:00Z" w16du:dateUtc="2026-02-03T01:58:00Z">
                  <w:rPr>
                    <w:sz w:val="18"/>
                    <w:szCs w:val="18"/>
                  </w:rPr>
                </w:rPrChange>
              </w:rPr>
            </w:pPr>
            <w:r w:rsidRPr="00925A13">
              <w:rPr>
                <w:strike/>
                <w:sz w:val="18"/>
                <w:szCs w:val="18"/>
                <w:rPrChange w:id="388" w:author="Raphael Malyankar" w:date="2026-02-02T18:58:00Z" w16du:dateUtc="2026-02-03T01:58:00Z">
                  <w:rPr>
                    <w:sz w:val="18"/>
                    <w:szCs w:val="18"/>
                  </w:rPr>
                </w:rPrChange>
              </w:rPr>
              <w:t>100_5008</w:t>
            </w:r>
          </w:p>
        </w:tc>
        <w:tc>
          <w:tcPr>
            <w:tcW w:w="476" w:type="pct"/>
            <w:noWrap/>
            <w:hideMark/>
            <w:tcPrChange w:id="389" w:author="Raphael Malyankar" w:date="2026-02-02T18:45:00Z" w16du:dateUtc="2026-02-03T01:45:00Z">
              <w:tcPr>
                <w:tcW w:w="490" w:type="pct"/>
                <w:noWrap/>
                <w:hideMark/>
              </w:tcPr>
            </w:tcPrChange>
          </w:tcPr>
          <w:p w14:paraId="2724EF18" w14:textId="77777777" w:rsidR="00325481" w:rsidRPr="00925A13" w:rsidRDefault="00325481" w:rsidP="00F21507">
            <w:pPr>
              <w:spacing w:before="60" w:after="60" w:line="240" w:lineRule="auto"/>
              <w:rPr>
                <w:rFonts w:cs="Arial"/>
                <w:strike/>
                <w:sz w:val="18"/>
                <w:szCs w:val="18"/>
                <w:rPrChange w:id="390" w:author="Raphael Malyankar" w:date="2026-02-02T18:58:00Z" w16du:dateUtc="2026-02-03T01:58:00Z">
                  <w:rPr>
                    <w:rFonts w:cs="Arial"/>
                    <w:sz w:val="18"/>
                    <w:szCs w:val="18"/>
                  </w:rPr>
                </w:rPrChange>
              </w:rPr>
            </w:pPr>
            <w:r w:rsidRPr="00925A13">
              <w:rPr>
                <w:rFonts w:cs="Arial"/>
                <w:strike/>
                <w:sz w:val="18"/>
                <w:szCs w:val="18"/>
                <w:rPrChange w:id="391" w:author="Raphael Malyankar" w:date="2026-02-02T18:58:00Z" w16du:dateUtc="2026-02-03T01:58:00Z">
                  <w:rPr>
                    <w:rFonts w:cs="Arial"/>
                    <w:sz w:val="18"/>
                    <w:szCs w:val="18"/>
                  </w:rPr>
                </w:rPrChange>
              </w:rPr>
              <w:t>W</w:t>
            </w:r>
          </w:p>
        </w:tc>
        <w:tc>
          <w:tcPr>
            <w:tcW w:w="1699" w:type="pct"/>
            <w:gridSpan w:val="4"/>
            <w:hideMark/>
            <w:tcPrChange w:id="392" w:author="Raphael Malyankar" w:date="2026-02-02T18:45:00Z" w16du:dateUtc="2026-02-03T01:45:00Z">
              <w:tcPr>
                <w:tcW w:w="1252" w:type="pct"/>
                <w:gridSpan w:val="6"/>
                <w:hideMark/>
              </w:tcPr>
            </w:tcPrChange>
          </w:tcPr>
          <w:p w14:paraId="32100C69" w14:textId="77777777" w:rsidR="00325481" w:rsidRPr="00925A13" w:rsidRDefault="00325481" w:rsidP="00F21507">
            <w:pPr>
              <w:spacing w:before="60" w:after="60" w:line="240" w:lineRule="auto"/>
              <w:rPr>
                <w:strike/>
                <w:sz w:val="18"/>
                <w:szCs w:val="18"/>
                <w:rPrChange w:id="393" w:author="Raphael Malyankar" w:date="2026-02-02T18:58:00Z" w16du:dateUtc="2026-02-03T01:58:00Z">
                  <w:rPr>
                    <w:sz w:val="18"/>
                    <w:szCs w:val="18"/>
                  </w:rPr>
                </w:rPrChange>
              </w:rPr>
            </w:pPr>
            <w:r w:rsidRPr="00925A13">
              <w:rPr>
                <w:strike/>
                <w:sz w:val="18"/>
                <w:szCs w:val="18"/>
                <w:rPrChange w:id="394" w:author="Raphael Malyankar" w:date="2026-02-02T18:58:00Z" w16du:dateUtc="2026-02-03T01:58:00Z">
                  <w:rPr>
                    <w:sz w:val="18"/>
                    <w:szCs w:val="18"/>
                  </w:rPr>
                </w:rPrChange>
              </w:rPr>
              <w:t>The Feature Catalogue does not conform to the Registry</w:t>
            </w:r>
          </w:p>
        </w:tc>
        <w:tc>
          <w:tcPr>
            <w:tcW w:w="354" w:type="pct"/>
            <w:noWrap/>
            <w:hideMark/>
            <w:tcPrChange w:id="395" w:author="Raphael Malyankar" w:date="2026-02-02T18:45:00Z" w16du:dateUtc="2026-02-03T01:45:00Z">
              <w:tcPr>
                <w:tcW w:w="410" w:type="pct"/>
                <w:gridSpan w:val="2"/>
                <w:noWrap/>
                <w:hideMark/>
              </w:tcPr>
            </w:tcPrChange>
          </w:tcPr>
          <w:p w14:paraId="4C95B453" w14:textId="77777777" w:rsidR="00325481" w:rsidRPr="00925A13" w:rsidRDefault="00325481" w:rsidP="00F21507">
            <w:pPr>
              <w:spacing w:before="60" w:after="60" w:line="240" w:lineRule="auto"/>
              <w:rPr>
                <w:strike/>
                <w:sz w:val="18"/>
                <w:szCs w:val="18"/>
                <w:rPrChange w:id="396" w:author="Raphael Malyankar" w:date="2026-02-02T18:58:00Z" w16du:dateUtc="2026-02-03T01:58:00Z">
                  <w:rPr>
                    <w:sz w:val="18"/>
                    <w:szCs w:val="18"/>
                  </w:rPr>
                </w:rPrChange>
              </w:rPr>
            </w:pPr>
            <w:r w:rsidRPr="00925A13">
              <w:rPr>
                <w:strike/>
                <w:sz w:val="18"/>
                <w:szCs w:val="18"/>
                <w:rPrChange w:id="397" w:author="Raphael Malyankar" w:date="2026-02-02T18:58:00Z" w16du:dateUtc="2026-02-03T01:58:00Z">
                  <w:rPr>
                    <w:sz w:val="18"/>
                    <w:szCs w:val="18"/>
                  </w:rPr>
                </w:rPrChange>
              </w:rPr>
              <w:t>Part 2</w:t>
            </w:r>
          </w:p>
        </w:tc>
        <w:tc>
          <w:tcPr>
            <w:tcW w:w="366" w:type="pct"/>
            <w:hideMark/>
            <w:tcPrChange w:id="398" w:author="Raphael Malyankar" w:date="2026-02-02T18:45:00Z" w16du:dateUtc="2026-02-03T01:45:00Z">
              <w:tcPr>
                <w:tcW w:w="377" w:type="pct"/>
                <w:gridSpan w:val="4"/>
                <w:hideMark/>
              </w:tcPr>
            </w:tcPrChange>
          </w:tcPr>
          <w:p w14:paraId="2633AF0B" w14:textId="77777777" w:rsidR="00325481" w:rsidRPr="00925A13" w:rsidRDefault="00325481" w:rsidP="00F21507">
            <w:pPr>
              <w:spacing w:before="60" w:after="60" w:line="240" w:lineRule="auto"/>
              <w:rPr>
                <w:strike/>
                <w:sz w:val="18"/>
                <w:szCs w:val="18"/>
                <w:rPrChange w:id="399" w:author="Raphael Malyankar" w:date="2026-02-02T18:58:00Z" w16du:dateUtc="2026-02-03T01:58:00Z">
                  <w:rPr>
                    <w:sz w:val="18"/>
                    <w:szCs w:val="18"/>
                  </w:rPr>
                </w:rPrChange>
              </w:rPr>
            </w:pPr>
          </w:p>
        </w:tc>
        <w:tc>
          <w:tcPr>
            <w:tcW w:w="356" w:type="pct"/>
            <w:gridSpan w:val="3"/>
            <w:tcPrChange w:id="400" w:author="Raphael Malyankar" w:date="2026-02-02T18:45:00Z" w16du:dateUtc="2026-02-03T01:45:00Z">
              <w:tcPr>
                <w:tcW w:w="436" w:type="pct"/>
              </w:tcPr>
            </w:tcPrChange>
          </w:tcPr>
          <w:p w14:paraId="405C91CC" w14:textId="77777777" w:rsidR="00325481" w:rsidRPr="00925A13" w:rsidRDefault="00325481" w:rsidP="00F21507">
            <w:pPr>
              <w:spacing w:before="60" w:after="60" w:line="240" w:lineRule="auto"/>
              <w:rPr>
                <w:strike/>
                <w:sz w:val="18"/>
                <w:szCs w:val="18"/>
                <w:rPrChange w:id="401" w:author="Raphael Malyankar" w:date="2026-02-02T18:58:00Z" w16du:dateUtc="2026-02-03T01:58:00Z">
                  <w:rPr>
                    <w:sz w:val="18"/>
                    <w:szCs w:val="18"/>
                  </w:rPr>
                </w:rPrChange>
              </w:rPr>
            </w:pPr>
          </w:p>
        </w:tc>
        <w:tc>
          <w:tcPr>
            <w:tcW w:w="1109" w:type="pct"/>
            <w:tcPrChange w:id="402" w:author="Raphael Malyankar" w:date="2026-02-02T18:45:00Z" w16du:dateUtc="2026-02-03T01:45:00Z">
              <w:tcPr>
                <w:tcW w:w="1273" w:type="pct"/>
                <w:gridSpan w:val="2"/>
              </w:tcPr>
            </w:tcPrChange>
          </w:tcPr>
          <w:p w14:paraId="339AA91A" w14:textId="4F2C7945" w:rsidR="00325481" w:rsidRPr="00925A13" w:rsidRDefault="00325481" w:rsidP="00F21507">
            <w:pPr>
              <w:spacing w:before="60" w:after="60" w:line="240" w:lineRule="auto"/>
              <w:rPr>
                <w:strike/>
                <w:sz w:val="18"/>
                <w:szCs w:val="18"/>
                <w:rPrChange w:id="403" w:author="Raphael Malyankar" w:date="2026-02-02T18:58:00Z" w16du:dateUtc="2026-02-03T01:58:00Z">
                  <w:rPr>
                    <w:sz w:val="18"/>
                    <w:szCs w:val="18"/>
                  </w:rPr>
                </w:rPrChange>
              </w:rPr>
            </w:pPr>
            <w:r w:rsidRPr="00925A13">
              <w:rPr>
                <w:strike/>
                <w:sz w:val="18"/>
                <w:szCs w:val="18"/>
                <w:rPrChange w:id="404" w:author="Raphael Malyankar" w:date="2026-02-02T18:58:00Z" w16du:dateUtc="2026-02-03T01:58:00Z">
                  <w:rPr>
                    <w:sz w:val="18"/>
                    <w:szCs w:val="18"/>
                  </w:rPr>
                </w:rPrChange>
              </w:rPr>
              <w:t>Add feature catalogue to entry for product specification in IHO GI Registry</w:t>
            </w:r>
          </w:p>
        </w:tc>
        <w:tc>
          <w:tcPr>
            <w:tcW w:w="311" w:type="pct"/>
            <w:tcPrChange w:id="405" w:author="Raphael Malyankar" w:date="2026-02-02T18:45:00Z" w16du:dateUtc="2026-02-03T01:45:00Z">
              <w:tcPr>
                <w:tcW w:w="386" w:type="pct"/>
              </w:tcPr>
            </w:tcPrChange>
          </w:tcPr>
          <w:p w14:paraId="318E678C" w14:textId="77777777" w:rsidR="00325481" w:rsidRPr="00925A13" w:rsidRDefault="00325481" w:rsidP="00F21507">
            <w:pPr>
              <w:spacing w:before="60" w:after="60" w:line="240" w:lineRule="auto"/>
              <w:rPr>
                <w:strike/>
                <w:sz w:val="18"/>
                <w:szCs w:val="18"/>
                <w:rPrChange w:id="406" w:author="Raphael Malyankar" w:date="2026-02-02T18:58:00Z" w16du:dateUtc="2026-02-03T01:58:00Z">
                  <w:rPr>
                    <w:sz w:val="18"/>
                    <w:szCs w:val="18"/>
                  </w:rPr>
                </w:rPrChange>
              </w:rPr>
            </w:pPr>
          </w:p>
        </w:tc>
      </w:tr>
      <w:tr w:rsidR="00C37FAA" w:rsidRPr="008826C8" w14:paraId="7A8EFD15" w14:textId="77777777" w:rsidTr="00180820">
        <w:tblPrEx>
          <w:tblW w:w="5000" w:type="pct"/>
          <w:tblLayout w:type="fixed"/>
          <w:tblCellMar>
            <w:top w:w="29" w:type="dxa"/>
            <w:left w:w="58" w:type="dxa"/>
            <w:bottom w:w="29" w:type="dxa"/>
            <w:right w:w="58" w:type="dxa"/>
          </w:tblCellMar>
          <w:tblPrExChange w:id="407"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408" w:author="Raphael Malyankar" w:date="2026-02-02T18:45:00Z" w16du:dateUtc="2026-02-03T01:45:00Z">
            <w:trPr>
              <w:cantSplit/>
            </w:trPr>
          </w:trPrChange>
        </w:trPr>
        <w:tc>
          <w:tcPr>
            <w:tcW w:w="329" w:type="pct"/>
            <w:noWrap/>
            <w:tcPrChange w:id="409" w:author="Raphael Malyankar" w:date="2026-02-02T18:45:00Z" w16du:dateUtc="2026-02-03T01:45:00Z">
              <w:tcPr>
                <w:tcW w:w="376" w:type="pct"/>
                <w:noWrap/>
              </w:tcPr>
            </w:tcPrChange>
          </w:tcPr>
          <w:p w14:paraId="5A2F6E3C" w14:textId="2FBFD344" w:rsidR="003F2A45" w:rsidRPr="008826C8" w:rsidRDefault="003F2A45" w:rsidP="00F21507">
            <w:pPr>
              <w:spacing w:before="60" w:after="60" w:line="240" w:lineRule="auto"/>
              <w:rPr>
                <w:sz w:val="18"/>
                <w:szCs w:val="18"/>
              </w:rPr>
            </w:pPr>
            <w:r>
              <w:rPr>
                <w:sz w:val="18"/>
                <w:szCs w:val="18"/>
              </w:rPr>
              <w:t>100_6001</w:t>
            </w:r>
          </w:p>
        </w:tc>
        <w:tc>
          <w:tcPr>
            <w:tcW w:w="476" w:type="pct"/>
            <w:noWrap/>
            <w:tcPrChange w:id="410" w:author="Raphael Malyankar" w:date="2026-02-02T18:45:00Z" w16du:dateUtc="2026-02-03T01:45:00Z">
              <w:tcPr>
                <w:tcW w:w="490" w:type="pct"/>
                <w:noWrap/>
              </w:tcPr>
            </w:tcPrChange>
          </w:tcPr>
          <w:p w14:paraId="68A4D042" w14:textId="6D1896F1" w:rsidR="003F2A45" w:rsidRPr="00F447A6" w:rsidRDefault="003F2A45" w:rsidP="00F21507">
            <w:pPr>
              <w:spacing w:before="60" w:after="60" w:line="240" w:lineRule="auto"/>
              <w:rPr>
                <w:rFonts w:cs="Arial"/>
                <w:sz w:val="18"/>
                <w:szCs w:val="18"/>
              </w:rPr>
            </w:pPr>
            <w:r w:rsidRPr="00F447A6">
              <w:rPr>
                <w:rFonts w:cs="Arial"/>
                <w:sz w:val="18"/>
                <w:szCs w:val="18"/>
              </w:rPr>
              <w:t>E</w:t>
            </w:r>
          </w:p>
        </w:tc>
        <w:tc>
          <w:tcPr>
            <w:tcW w:w="1699" w:type="pct"/>
            <w:gridSpan w:val="4"/>
            <w:tcPrChange w:id="411" w:author="Raphael Malyankar" w:date="2026-02-02T18:45:00Z" w16du:dateUtc="2026-02-03T01:45:00Z">
              <w:tcPr>
                <w:tcW w:w="1252" w:type="pct"/>
                <w:gridSpan w:val="6"/>
              </w:tcPr>
            </w:tcPrChange>
          </w:tcPr>
          <w:p w14:paraId="15D6535D" w14:textId="60395EB0" w:rsidR="003F2A45" w:rsidRPr="008826C8" w:rsidRDefault="003F2A45" w:rsidP="00F21507">
            <w:pPr>
              <w:spacing w:before="60" w:after="60" w:line="240" w:lineRule="auto"/>
              <w:rPr>
                <w:sz w:val="18"/>
                <w:szCs w:val="18"/>
              </w:rPr>
            </w:pPr>
            <w:r>
              <w:rPr>
                <w:sz w:val="18"/>
                <w:szCs w:val="18"/>
              </w:rPr>
              <w:t>Is the Application Schema compliant with the S-100 General Feature Model in Part 3 (for vector products) or Parts 8/10c (for coverage products)?</w:t>
            </w:r>
          </w:p>
        </w:tc>
        <w:tc>
          <w:tcPr>
            <w:tcW w:w="354" w:type="pct"/>
            <w:noWrap/>
            <w:tcPrChange w:id="412" w:author="Raphael Malyankar" w:date="2026-02-02T18:45:00Z" w16du:dateUtc="2026-02-03T01:45:00Z">
              <w:tcPr>
                <w:tcW w:w="410" w:type="pct"/>
                <w:gridSpan w:val="2"/>
                <w:noWrap/>
              </w:tcPr>
            </w:tcPrChange>
          </w:tcPr>
          <w:p w14:paraId="76F6C9E5" w14:textId="77777777" w:rsidR="003F2A45" w:rsidRPr="001B14B8" w:rsidRDefault="003F2A45" w:rsidP="00F21507">
            <w:pPr>
              <w:spacing w:before="60" w:after="60" w:line="240" w:lineRule="auto"/>
              <w:rPr>
                <w:sz w:val="18"/>
                <w:szCs w:val="18"/>
              </w:rPr>
            </w:pPr>
            <w:r w:rsidRPr="001B14B8">
              <w:rPr>
                <w:sz w:val="18"/>
                <w:szCs w:val="18"/>
              </w:rPr>
              <w:t>Part 3;</w:t>
            </w:r>
          </w:p>
          <w:p w14:paraId="34FD50CF" w14:textId="77777777" w:rsidR="003F2A45" w:rsidRPr="001B14B8" w:rsidRDefault="003F2A45" w:rsidP="00F21507">
            <w:pPr>
              <w:spacing w:before="60" w:after="60" w:line="240" w:lineRule="auto"/>
              <w:rPr>
                <w:sz w:val="18"/>
                <w:szCs w:val="18"/>
              </w:rPr>
            </w:pPr>
            <w:r w:rsidRPr="001B14B8">
              <w:rPr>
                <w:sz w:val="18"/>
                <w:szCs w:val="18"/>
              </w:rPr>
              <w:t>Part 8;</w:t>
            </w:r>
          </w:p>
          <w:p w14:paraId="5A48D307" w14:textId="5A8339DD" w:rsidR="003F2A45" w:rsidRPr="001B14B8" w:rsidRDefault="003F2A45" w:rsidP="00F21507">
            <w:pPr>
              <w:spacing w:before="60" w:after="60" w:line="240" w:lineRule="auto"/>
              <w:rPr>
                <w:sz w:val="18"/>
                <w:szCs w:val="18"/>
              </w:rPr>
            </w:pPr>
            <w:r w:rsidRPr="001B14B8">
              <w:rPr>
                <w:sz w:val="18"/>
                <w:szCs w:val="18"/>
              </w:rPr>
              <w:t>Part 10c</w:t>
            </w:r>
          </w:p>
        </w:tc>
        <w:tc>
          <w:tcPr>
            <w:tcW w:w="366" w:type="pct"/>
            <w:tcPrChange w:id="413" w:author="Raphael Malyankar" w:date="2026-02-02T18:45:00Z" w16du:dateUtc="2026-02-03T01:45:00Z">
              <w:tcPr>
                <w:tcW w:w="377" w:type="pct"/>
                <w:gridSpan w:val="4"/>
              </w:tcPr>
            </w:tcPrChange>
          </w:tcPr>
          <w:p w14:paraId="36D48EE2" w14:textId="77777777" w:rsidR="003F2A45" w:rsidRPr="008826C8" w:rsidRDefault="003F2A45" w:rsidP="00F21507">
            <w:pPr>
              <w:spacing w:before="60" w:after="60" w:line="240" w:lineRule="auto"/>
              <w:rPr>
                <w:sz w:val="18"/>
                <w:szCs w:val="18"/>
              </w:rPr>
            </w:pPr>
          </w:p>
        </w:tc>
        <w:tc>
          <w:tcPr>
            <w:tcW w:w="356" w:type="pct"/>
            <w:gridSpan w:val="3"/>
            <w:tcPrChange w:id="414" w:author="Raphael Malyankar" w:date="2026-02-02T18:45:00Z" w16du:dateUtc="2026-02-03T01:45:00Z">
              <w:tcPr>
                <w:tcW w:w="436" w:type="pct"/>
              </w:tcPr>
            </w:tcPrChange>
          </w:tcPr>
          <w:p w14:paraId="137A37B1" w14:textId="77777777" w:rsidR="003F2A45" w:rsidRPr="008826C8" w:rsidRDefault="003F2A45" w:rsidP="00F21507">
            <w:pPr>
              <w:spacing w:before="60" w:after="60" w:line="240" w:lineRule="auto"/>
              <w:rPr>
                <w:sz w:val="18"/>
                <w:szCs w:val="18"/>
              </w:rPr>
            </w:pPr>
          </w:p>
        </w:tc>
        <w:tc>
          <w:tcPr>
            <w:tcW w:w="1109" w:type="pct"/>
            <w:tcPrChange w:id="415" w:author="Raphael Malyankar" w:date="2026-02-02T18:45:00Z" w16du:dateUtc="2026-02-03T01:45:00Z">
              <w:tcPr>
                <w:tcW w:w="1273" w:type="pct"/>
                <w:gridSpan w:val="2"/>
              </w:tcPr>
            </w:tcPrChange>
          </w:tcPr>
          <w:p w14:paraId="52B72EA2" w14:textId="5E02F38E" w:rsidR="003F2A45" w:rsidRPr="008826C8" w:rsidRDefault="003F2A45" w:rsidP="00F21507">
            <w:pPr>
              <w:spacing w:before="60" w:after="60" w:line="240" w:lineRule="auto"/>
              <w:rPr>
                <w:sz w:val="18"/>
                <w:szCs w:val="18"/>
              </w:rPr>
            </w:pPr>
            <w:r>
              <w:rPr>
                <w:sz w:val="18"/>
                <w:szCs w:val="18"/>
              </w:rPr>
              <w:t>Amend Application Schema to comply with the appropriate Part(s)</w:t>
            </w:r>
          </w:p>
        </w:tc>
        <w:tc>
          <w:tcPr>
            <w:tcW w:w="311" w:type="pct"/>
            <w:tcPrChange w:id="416" w:author="Raphael Malyankar" w:date="2026-02-02T18:45:00Z" w16du:dateUtc="2026-02-03T01:45:00Z">
              <w:tcPr>
                <w:tcW w:w="386" w:type="pct"/>
              </w:tcPr>
            </w:tcPrChange>
          </w:tcPr>
          <w:p w14:paraId="5884D291" w14:textId="77777777" w:rsidR="003F2A45" w:rsidRPr="008826C8" w:rsidRDefault="003F2A45" w:rsidP="00F21507">
            <w:pPr>
              <w:spacing w:before="60" w:after="60" w:line="240" w:lineRule="auto"/>
              <w:rPr>
                <w:sz w:val="18"/>
                <w:szCs w:val="18"/>
              </w:rPr>
            </w:pPr>
          </w:p>
        </w:tc>
      </w:tr>
      <w:tr w:rsidR="00C37FAA" w:rsidRPr="008826C8" w14:paraId="570A3790" w14:textId="77777777" w:rsidTr="00180820">
        <w:tblPrEx>
          <w:tblW w:w="5000" w:type="pct"/>
          <w:tblLayout w:type="fixed"/>
          <w:tblCellMar>
            <w:top w:w="29" w:type="dxa"/>
            <w:left w:w="58" w:type="dxa"/>
            <w:bottom w:w="29" w:type="dxa"/>
            <w:right w:w="58" w:type="dxa"/>
          </w:tblCellMar>
          <w:tblPrExChange w:id="417"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418" w:author="Raphael Malyankar" w:date="2026-02-02T18:45:00Z" w16du:dateUtc="2026-02-03T01:45:00Z">
            <w:trPr>
              <w:cantSplit/>
            </w:trPr>
          </w:trPrChange>
        </w:trPr>
        <w:tc>
          <w:tcPr>
            <w:tcW w:w="329" w:type="pct"/>
            <w:noWrap/>
            <w:tcPrChange w:id="419" w:author="Raphael Malyankar" w:date="2026-02-02T18:45:00Z" w16du:dateUtc="2026-02-03T01:45:00Z">
              <w:tcPr>
                <w:tcW w:w="376" w:type="pct"/>
                <w:noWrap/>
              </w:tcPr>
            </w:tcPrChange>
          </w:tcPr>
          <w:p w14:paraId="4A056A55" w14:textId="5271AC17" w:rsidR="001E3188" w:rsidRPr="00CD68AC" w:rsidRDefault="001E3188" w:rsidP="00F21507">
            <w:pPr>
              <w:spacing w:before="60" w:after="60" w:line="240" w:lineRule="auto"/>
              <w:rPr>
                <w:strike/>
                <w:sz w:val="18"/>
                <w:szCs w:val="18"/>
              </w:rPr>
            </w:pPr>
            <w:r w:rsidRPr="00CD68AC">
              <w:rPr>
                <w:strike/>
                <w:sz w:val="18"/>
                <w:szCs w:val="18"/>
              </w:rPr>
              <w:t>100_6002</w:t>
            </w:r>
          </w:p>
        </w:tc>
        <w:tc>
          <w:tcPr>
            <w:tcW w:w="476" w:type="pct"/>
            <w:noWrap/>
            <w:tcPrChange w:id="420" w:author="Raphael Malyankar" w:date="2026-02-02T18:45:00Z" w16du:dateUtc="2026-02-03T01:45:00Z">
              <w:tcPr>
                <w:tcW w:w="490" w:type="pct"/>
                <w:noWrap/>
              </w:tcPr>
            </w:tcPrChange>
          </w:tcPr>
          <w:p w14:paraId="4CCD1EDD" w14:textId="6DE3D35B" w:rsidR="001E3188" w:rsidRPr="00CD68AC" w:rsidRDefault="001E3188" w:rsidP="00F21507">
            <w:pPr>
              <w:spacing w:before="60" w:after="60" w:line="240" w:lineRule="auto"/>
              <w:rPr>
                <w:rFonts w:cs="Arial"/>
                <w:strike/>
                <w:sz w:val="18"/>
                <w:szCs w:val="18"/>
              </w:rPr>
            </w:pPr>
            <w:r w:rsidRPr="00CD68AC">
              <w:rPr>
                <w:rFonts w:cs="Arial"/>
                <w:strike/>
                <w:sz w:val="18"/>
                <w:szCs w:val="18"/>
              </w:rPr>
              <w:t>C</w:t>
            </w:r>
          </w:p>
        </w:tc>
        <w:tc>
          <w:tcPr>
            <w:tcW w:w="1699" w:type="pct"/>
            <w:gridSpan w:val="4"/>
            <w:tcPrChange w:id="421" w:author="Raphael Malyankar" w:date="2026-02-02T18:45:00Z" w16du:dateUtc="2026-02-03T01:45:00Z">
              <w:tcPr>
                <w:tcW w:w="1252" w:type="pct"/>
                <w:gridSpan w:val="6"/>
              </w:tcPr>
            </w:tcPrChange>
          </w:tcPr>
          <w:p w14:paraId="7425D1E8" w14:textId="6FB31BA8" w:rsidR="001E3188" w:rsidRPr="00CD68AC" w:rsidRDefault="001E3188" w:rsidP="00F21507">
            <w:pPr>
              <w:spacing w:before="60" w:after="60" w:line="240" w:lineRule="auto"/>
              <w:rPr>
                <w:strike/>
                <w:sz w:val="18"/>
                <w:szCs w:val="18"/>
              </w:rPr>
            </w:pPr>
            <w:r w:rsidRPr="00CD68AC">
              <w:rPr>
                <w:strike/>
                <w:sz w:val="18"/>
                <w:szCs w:val="18"/>
              </w:rPr>
              <w:t>If the product is intended for ECDIS, are any product-specific customizations of discovery metadata only restrictions, not extensions?</w:t>
            </w:r>
          </w:p>
        </w:tc>
        <w:tc>
          <w:tcPr>
            <w:tcW w:w="354" w:type="pct"/>
            <w:noWrap/>
            <w:tcPrChange w:id="422" w:author="Raphael Malyankar" w:date="2026-02-02T18:45:00Z" w16du:dateUtc="2026-02-03T01:45:00Z">
              <w:tcPr>
                <w:tcW w:w="410" w:type="pct"/>
                <w:gridSpan w:val="2"/>
                <w:noWrap/>
              </w:tcPr>
            </w:tcPrChange>
          </w:tcPr>
          <w:p w14:paraId="4CB0AF9E" w14:textId="77777777" w:rsidR="001E3188" w:rsidRPr="00CD68AC" w:rsidRDefault="001E3188" w:rsidP="00F21507">
            <w:pPr>
              <w:spacing w:before="60" w:after="60" w:line="240" w:lineRule="auto"/>
              <w:rPr>
                <w:strike/>
                <w:sz w:val="18"/>
                <w:szCs w:val="18"/>
              </w:rPr>
            </w:pPr>
            <w:r w:rsidRPr="00CD68AC">
              <w:rPr>
                <w:strike/>
                <w:sz w:val="18"/>
                <w:szCs w:val="18"/>
              </w:rPr>
              <w:t>App 4a-D</w:t>
            </w:r>
          </w:p>
          <w:p w14:paraId="69F2B860" w14:textId="26B214EE" w:rsidR="00960D7B" w:rsidRPr="00CD68AC" w:rsidRDefault="00960D7B" w:rsidP="00F21507">
            <w:pPr>
              <w:spacing w:before="60" w:after="60" w:line="240" w:lineRule="auto"/>
              <w:rPr>
                <w:strike/>
                <w:sz w:val="18"/>
                <w:szCs w:val="18"/>
              </w:rPr>
            </w:pPr>
            <w:r w:rsidRPr="00CD68AC">
              <w:rPr>
                <w:strike/>
                <w:sz w:val="18"/>
                <w:szCs w:val="18"/>
              </w:rPr>
              <w:t>S-97</w:t>
            </w:r>
          </w:p>
        </w:tc>
        <w:tc>
          <w:tcPr>
            <w:tcW w:w="366" w:type="pct"/>
            <w:tcPrChange w:id="423" w:author="Raphael Malyankar" w:date="2026-02-02T18:45:00Z" w16du:dateUtc="2026-02-03T01:45:00Z">
              <w:tcPr>
                <w:tcW w:w="377" w:type="pct"/>
                <w:gridSpan w:val="4"/>
              </w:tcPr>
            </w:tcPrChange>
          </w:tcPr>
          <w:p w14:paraId="07DEB55A" w14:textId="77777777" w:rsidR="001E3188" w:rsidRPr="00CD68AC" w:rsidRDefault="00960D7B" w:rsidP="00F21507">
            <w:pPr>
              <w:spacing w:before="60" w:after="60" w:line="240" w:lineRule="auto"/>
              <w:rPr>
                <w:strike/>
                <w:sz w:val="18"/>
                <w:szCs w:val="18"/>
              </w:rPr>
            </w:pPr>
            <w:r w:rsidRPr="00CD68AC">
              <w:rPr>
                <w:strike/>
                <w:sz w:val="18"/>
                <w:szCs w:val="18"/>
              </w:rPr>
              <w:t>last para</w:t>
            </w:r>
          </w:p>
          <w:p w14:paraId="1F9827E6" w14:textId="58A7D37A" w:rsidR="00960D7B" w:rsidRPr="00CD68AC" w:rsidRDefault="00960D7B" w:rsidP="00F21507">
            <w:pPr>
              <w:spacing w:before="60" w:after="60" w:line="240" w:lineRule="auto"/>
              <w:rPr>
                <w:strike/>
                <w:sz w:val="18"/>
                <w:szCs w:val="18"/>
              </w:rPr>
            </w:pPr>
            <w:r w:rsidRPr="00CD68AC">
              <w:rPr>
                <w:strike/>
                <w:sz w:val="18"/>
                <w:szCs w:val="18"/>
              </w:rPr>
              <w:t>B-1</w:t>
            </w:r>
            <w:ins w:id="424" w:author="Raphael Malyankar" w:date="2026-02-02T19:18:00Z" w16du:dateUtc="2026-02-03T02:18:00Z">
              <w:r w:rsidR="00351CFB" w:rsidRPr="00CD68AC">
                <w:rPr>
                  <w:strike/>
                  <w:sz w:val="18"/>
                  <w:szCs w:val="18"/>
                </w:rPr>
                <w:t>1</w:t>
              </w:r>
            </w:ins>
            <w:del w:id="425" w:author="Raphael Malyankar" w:date="2026-02-02T19:18:00Z" w16du:dateUtc="2026-02-03T02:18:00Z">
              <w:r w:rsidRPr="00CD68AC" w:rsidDel="00351CFB">
                <w:rPr>
                  <w:strike/>
                  <w:sz w:val="18"/>
                  <w:szCs w:val="18"/>
                </w:rPr>
                <w:delText>2</w:delText>
              </w:r>
            </w:del>
            <w:r w:rsidRPr="00CD68AC">
              <w:rPr>
                <w:strike/>
                <w:sz w:val="18"/>
                <w:szCs w:val="18"/>
              </w:rPr>
              <w:t>.1.1</w:t>
            </w:r>
          </w:p>
        </w:tc>
        <w:tc>
          <w:tcPr>
            <w:tcW w:w="356" w:type="pct"/>
            <w:gridSpan w:val="3"/>
            <w:tcPrChange w:id="426" w:author="Raphael Malyankar" w:date="2026-02-02T18:45:00Z" w16du:dateUtc="2026-02-03T01:45:00Z">
              <w:tcPr>
                <w:tcW w:w="436" w:type="pct"/>
              </w:tcPr>
            </w:tcPrChange>
          </w:tcPr>
          <w:p w14:paraId="2B3F610C" w14:textId="77777777" w:rsidR="001E3188" w:rsidRPr="00CD68AC" w:rsidRDefault="001E3188" w:rsidP="00F21507">
            <w:pPr>
              <w:spacing w:before="60" w:after="60" w:line="240" w:lineRule="auto"/>
              <w:rPr>
                <w:strike/>
                <w:sz w:val="18"/>
                <w:szCs w:val="18"/>
              </w:rPr>
            </w:pPr>
          </w:p>
        </w:tc>
        <w:tc>
          <w:tcPr>
            <w:tcW w:w="1109" w:type="pct"/>
            <w:tcPrChange w:id="427" w:author="Raphael Malyankar" w:date="2026-02-02T18:45:00Z" w16du:dateUtc="2026-02-03T01:45:00Z">
              <w:tcPr>
                <w:tcW w:w="1273" w:type="pct"/>
                <w:gridSpan w:val="2"/>
              </w:tcPr>
            </w:tcPrChange>
          </w:tcPr>
          <w:p w14:paraId="397ACF91" w14:textId="3A8882E9" w:rsidR="001E3188" w:rsidRPr="00CD68AC" w:rsidRDefault="00960D7B" w:rsidP="00F21507">
            <w:pPr>
              <w:spacing w:before="60" w:after="60" w:line="240" w:lineRule="auto"/>
              <w:rPr>
                <w:strike/>
                <w:sz w:val="18"/>
                <w:szCs w:val="18"/>
              </w:rPr>
            </w:pPr>
            <w:r w:rsidRPr="00CD68AC">
              <w:rPr>
                <w:strike/>
                <w:sz w:val="18"/>
                <w:szCs w:val="18"/>
              </w:rPr>
              <w:t>Ensure that product-specific customizations are only restrictions, not extensions</w:t>
            </w:r>
          </w:p>
        </w:tc>
        <w:tc>
          <w:tcPr>
            <w:tcW w:w="311" w:type="pct"/>
            <w:tcPrChange w:id="428" w:author="Raphael Malyankar" w:date="2026-02-02T18:45:00Z" w16du:dateUtc="2026-02-03T01:45:00Z">
              <w:tcPr>
                <w:tcW w:w="386" w:type="pct"/>
              </w:tcPr>
            </w:tcPrChange>
          </w:tcPr>
          <w:p w14:paraId="3779CF15" w14:textId="77777777" w:rsidR="001E3188" w:rsidRPr="00493C7B" w:rsidRDefault="001E3188" w:rsidP="00F21507">
            <w:pPr>
              <w:spacing w:before="60" w:after="60" w:line="240" w:lineRule="auto"/>
              <w:rPr>
                <w:strike/>
                <w:sz w:val="18"/>
                <w:szCs w:val="18"/>
              </w:rPr>
            </w:pPr>
          </w:p>
        </w:tc>
      </w:tr>
      <w:tr w:rsidR="00C37FAA" w:rsidRPr="008826C8" w14:paraId="07BBFF99" w14:textId="3F273EE0" w:rsidTr="00180820">
        <w:tblPrEx>
          <w:tblW w:w="5000" w:type="pct"/>
          <w:tblLayout w:type="fixed"/>
          <w:tblCellMar>
            <w:top w:w="29" w:type="dxa"/>
            <w:left w:w="58" w:type="dxa"/>
            <w:bottom w:w="29" w:type="dxa"/>
            <w:right w:w="58" w:type="dxa"/>
          </w:tblCellMar>
          <w:tblPrExChange w:id="429"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430" w:author="Raphael Malyankar" w:date="2026-02-02T18:45:00Z" w16du:dateUtc="2026-02-03T01:45:00Z">
            <w:trPr>
              <w:cantSplit/>
            </w:trPr>
          </w:trPrChange>
        </w:trPr>
        <w:tc>
          <w:tcPr>
            <w:tcW w:w="329" w:type="pct"/>
            <w:noWrap/>
            <w:hideMark/>
            <w:tcPrChange w:id="431" w:author="Raphael Malyankar" w:date="2026-02-02T18:45:00Z" w16du:dateUtc="2026-02-03T01:45:00Z">
              <w:tcPr>
                <w:tcW w:w="376" w:type="pct"/>
                <w:noWrap/>
                <w:hideMark/>
              </w:tcPr>
            </w:tcPrChange>
          </w:tcPr>
          <w:p w14:paraId="4A3879C6" w14:textId="77777777" w:rsidR="00325481" w:rsidRPr="00493C7B" w:rsidRDefault="00325481" w:rsidP="00F21507">
            <w:pPr>
              <w:spacing w:before="60" w:after="60" w:line="240" w:lineRule="auto"/>
              <w:rPr>
                <w:strike/>
                <w:sz w:val="18"/>
                <w:szCs w:val="18"/>
              </w:rPr>
            </w:pPr>
            <w:r w:rsidRPr="00493C7B">
              <w:rPr>
                <w:strike/>
                <w:sz w:val="18"/>
                <w:szCs w:val="18"/>
              </w:rPr>
              <w:t>100_5009</w:t>
            </w:r>
          </w:p>
        </w:tc>
        <w:tc>
          <w:tcPr>
            <w:tcW w:w="476" w:type="pct"/>
            <w:noWrap/>
            <w:hideMark/>
            <w:tcPrChange w:id="432" w:author="Raphael Malyankar" w:date="2026-02-02T18:45:00Z" w16du:dateUtc="2026-02-03T01:45:00Z">
              <w:tcPr>
                <w:tcW w:w="490" w:type="pct"/>
                <w:noWrap/>
                <w:hideMark/>
              </w:tcPr>
            </w:tcPrChange>
          </w:tcPr>
          <w:p w14:paraId="73A47466" w14:textId="77777777" w:rsidR="00325481" w:rsidRPr="00493C7B" w:rsidRDefault="00325481" w:rsidP="00F21507">
            <w:pPr>
              <w:spacing w:before="60" w:after="60" w:line="240" w:lineRule="auto"/>
              <w:rPr>
                <w:rFonts w:cs="Arial"/>
                <w:strike/>
                <w:sz w:val="18"/>
                <w:szCs w:val="18"/>
              </w:rPr>
            </w:pPr>
            <w:r w:rsidRPr="00493C7B">
              <w:rPr>
                <w:rFonts w:cs="Arial"/>
                <w:strike/>
                <w:sz w:val="18"/>
                <w:szCs w:val="18"/>
              </w:rPr>
              <w:t>W</w:t>
            </w:r>
          </w:p>
        </w:tc>
        <w:tc>
          <w:tcPr>
            <w:tcW w:w="1699" w:type="pct"/>
            <w:gridSpan w:val="4"/>
            <w:hideMark/>
            <w:tcPrChange w:id="433" w:author="Raphael Malyankar" w:date="2026-02-02T18:45:00Z" w16du:dateUtc="2026-02-03T01:45:00Z">
              <w:tcPr>
                <w:tcW w:w="1252" w:type="pct"/>
                <w:gridSpan w:val="6"/>
                <w:hideMark/>
              </w:tcPr>
            </w:tcPrChange>
          </w:tcPr>
          <w:p w14:paraId="653639EB" w14:textId="77777777" w:rsidR="00325481" w:rsidRPr="00493C7B" w:rsidRDefault="00325481" w:rsidP="00F21507">
            <w:pPr>
              <w:spacing w:before="60" w:after="60" w:line="240" w:lineRule="auto"/>
              <w:rPr>
                <w:strike/>
                <w:sz w:val="18"/>
                <w:szCs w:val="18"/>
              </w:rPr>
            </w:pPr>
            <w:r w:rsidRPr="00493C7B">
              <w:rPr>
                <w:strike/>
                <w:sz w:val="18"/>
                <w:szCs w:val="18"/>
              </w:rPr>
              <w:t>All class names must be defined by a bi-alpha prefix that identifies the package to which a class belongs from the defined list</w:t>
            </w:r>
          </w:p>
        </w:tc>
        <w:tc>
          <w:tcPr>
            <w:tcW w:w="354" w:type="pct"/>
            <w:noWrap/>
            <w:hideMark/>
            <w:tcPrChange w:id="434" w:author="Raphael Malyankar" w:date="2026-02-02T18:45:00Z" w16du:dateUtc="2026-02-03T01:45:00Z">
              <w:tcPr>
                <w:tcW w:w="410" w:type="pct"/>
                <w:gridSpan w:val="2"/>
                <w:noWrap/>
                <w:hideMark/>
              </w:tcPr>
            </w:tcPrChange>
          </w:tcPr>
          <w:p w14:paraId="2500B40F" w14:textId="77777777" w:rsidR="00325481" w:rsidRPr="00493C7B" w:rsidRDefault="00325481" w:rsidP="00F21507">
            <w:pPr>
              <w:spacing w:before="60" w:after="60" w:line="240" w:lineRule="auto"/>
              <w:rPr>
                <w:strike/>
                <w:sz w:val="18"/>
                <w:szCs w:val="18"/>
              </w:rPr>
            </w:pPr>
            <w:r w:rsidRPr="00493C7B">
              <w:rPr>
                <w:strike/>
                <w:sz w:val="18"/>
                <w:szCs w:val="18"/>
              </w:rPr>
              <w:t>Part 4b</w:t>
            </w:r>
          </w:p>
        </w:tc>
        <w:tc>
          <w:tcPr>
            <w:tcW w:w="366" w:type="pct"/>
            <w:hideMark/>
            <w:tcPrChange w:id="435" w:author="Raphael Malyankar" w:date="2026-02-02T18:45:00Z" w16du:dateUtc="2026-02-03T01:45:00Z">
              <w:tcPr>
                <w:tcW w:w="377" w:type="pct"/>
                <w:gridSpan w:val="4"/>
                <w:hideMark/>
              </w:tcPr>
            </w:tcPrChange>
          </w:tcPr>
          <w:p w14:paraId="2708629E" w14:textId="77777777" w:rsidR="00325481" w:rsidRPr="00493C7B" w:rsidRDefault="00325481" w:rsidP="00F21507">
            <w:pPr>
              <w:spacing w:before="60" w:after="60" w:line="240" w:lineRule="auto"/>
              <w:rPr>
                <w:strike/>
                <w:sz w:val="18"/>
                <w:szCs w:val="18"/>
              </w:rPr>
            </w:pPr>
            <w:r w:rsidRPr="00493C7B">
              <w:rPr>
                <w:strike/>
                <w:sz w:val="18"/>
                <w:szCs w:val="18"/>
              </w:rPr>
              <w:t>4b-3.2</w:t>
            </w:r>
          </w:p>
        </w:tc>
        <w:tc>
          <w:tcPr>
            <w:tcW w:w="356" w:type="pct"/>
            <w:gridSpan w:val="3"/>
            <w:tcPrChange w:id="436" w:author="Raphael Malyankar" w:date="2026-02-02T18:45:00Z" w16du:dateUtc="2026-02-03T01:45:00Z">
              <w:tcPr>
                <w:tcW w:w="436" w:type="pct"/>
              </w:tcPr>
            </w:tcPrChange>
          </w:tcPr>
          <w:p w14:paraId="7843CE96" w14:textId="77777777" w:rsidR="00325481" w:rsidRPr="00493C7B" w:rsidRDefault="00325481" w:rsidP="00F21507">
            <w:pPr>
              <w:spacing w:before="60" w:after="60" w:line="240" w:lineRule="auto"/>
              <w:rPr>
                <w:strike/>
                <w:sz w:val="18"/>
                <w:szCs w:val="18"/>
              </w:rPr>
            </w:pPr>
          </w:p>
        </w:tc>
        <w:tc>
          <w:tcPr>
            <w:tcW w:w="1109" w:type="pct"/>
            <w:tcPrChange w:id="437" w:author="Raphael Malyankar" w:date="2026-02-02T18:45:00Z" w16du:dateUtc="2026-02-03T01:45:00Z">
              <w:tcPr>
                <w:tcW w:w="1273" w:type="pct"/>
                <w:gridSpan w:val="2"/>
              </w:tcPr>
            </w:tcPrChange>
          </w:tcPr>
          <w:p w14:paraId="33E676C8" w14:textId="7835394F" w:rsidR="00325481" w:rsidRPr="00493C7B" w:rsidRDefault="00325481" w:rsidP="00F21507">
            <w:pPr>
              <w:spacing w:before="60" w:after="60" w:line="240" w:lineRule="auto"/>
              <w:rPr>
                <w:strike/>
                <w:sz w:val="18"/>
                <w:szCs w:val="18"/>
              </w:rPr>
            </w:pPr>
            <w:r w:rsidRPr="00493C7B">
              <w:rPr>
                <w:strike/>
                <w:sz w:val="18"/>
                <w:szCs w:val="18"/>
              </w:rPr>
              <w:t>Revise class name</w:t>
            </w:r>
          </w:p>
        </w:tc>
        <w:tc>
          <w:tcPr>
            <w:tcW w:w="311" w:type="pct"/>
            <w:tcPrChange w:id="438" w:author="Raphael Malyankar" w:date="2026-02-02T18:45:00Z" w16du:dateUtc="2026-02-03T01:45:00Z">
              <w:tcPr>
                <w:tcW w:w="386" w:type="pct"/>
              </w:tcPr>
            </w:tcPrChange>
          </w:tcPr>
          <w:p w14:paraId="5FA3E91F" w14:textId="77777777" w:rsidR="00325481" w:rsidRPr="00493C7B" w:rsidRDefault="00325481" w:rsidP="00F21507">
            <w:pPr>
              <w:spacing w:before="60" w:after="60" w:line="240" w:lineRule="auto"/>
              <w:rPr>
                <w:strike/>
                <w:sz w:val="18"/>
                <w:szCs w:val="18"/>
              </w:rPr>
            </w:pPr>
          </w:p>
        </w:tc>
      </w:tr>
      <w:tr w:rsidR="00C37FAA" w:rsidRPr="008826C8" w14:paraId="466DA023" w14:textId="2E332A9F" w:rsidTr="00180820">
        <w:tblPrEx>
          <w:tblW w:w="5000" w:type="pct"/>
          <w:tblLayout w:type="fixed"/>
          <w:tblCellMar>
            <w:top w:w="29" w:type="dxa"/>
            <w:left w:w="58" w:type="dxa"/>
            <w:bottom w:w="29" w:type="dxa"/>
            <w:right w:w="58" w:type="dxa"/>
          </w:tblCellMar>
          <w:tblPrExChange w:id="439"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440" w:author="Raphael Malyankar" w:date="2026-02-02T18:45:00Z" w16du:dateUtc="2026-02-03T01:45:00Z">
            <w:trPr>
              <w:cantSplit/>
            </w:trPr>
          </w:trPrChange>
        </w:trPr>
        <w:tc>
          <w:tcPr>
            <w:tcW w:w="329" w:type="pct"/>
            <w:noWrap/>
            <w:hideMark/>
            <w:tcPrChange w:id="441" w:author="Raphael Malyankar" w:date="2026-02-02T18:45:00Z" w16du:dateUtc="2026-02-03T01:45:00Z">
              <w:tcPr>
                <w:tcW w:w="376" w:type="pct"/>
                <w:noWrap/>
                <w:hideMark/>
              </w:tcPr>
            </w:tcPrChange>
          </w:tcPr>
          <w:p w14:paraId="52494CE6" w14:textId="77777777" w:rsidR="00325481" w:rsidRPr="008826C8" w:rsidRDefault="00325481" w:rsidP="00F21507">
            <w:pPr>
              <w:spacing w:before="60" w:after="60" w:line="240" w:lineRule="auto"/>
              <w:rPr>
                <w:sz w:val="18"/>
                <w:szCs w:val="18"/>
              </w:rPr>
            </w:pPr>
            <w:r w:rsidRPr="008826C8">
              <w:rPr>
                <w:sz w:val="18"/>
                <w:szCs w:val="18"/>
              </w:rPr>
              <w:lastRenderedPageBreak/>
              <w:t>100_5010</w:t>
            </w:r>
          </w:p>
        </w:tc>
        <w:tc>
          <w:tcPr>
            <w:tcW w:w="476" w:type="pct"/>
            <w:noWrap/>
            <w:hideMark/>
            <w:tcPrChange w:id="442" w:author="Raphael Malyankar" w:date="2026-02-02T18:45:00Z" w16du:dateUtc="2026-02-03T01:45:00Z">
              <w:tcPr>
                <w:tcW w:w="490" w:type="pct"/>
                <w:noWrap/>
                <w:hideMark/>
              </w:tcPr>
            </w:tcPrChange>
          </w:tcPr>
          <w:p w14:paraId="6117F5DC" w14:textId="77777777" w:rsidR="00325481" w:rsidRPr="00F447A6" w:rsidRDefault="00325481" w:rsidP="00F21507">
            <w:pPr>
              <w:spacing w:before="60" w:after="60" w:line="240" w:lineRule="auto"/>
              <w:rPr>
                <w:rFonts w:cs="Arial"/>
                <w:sz w:val="18"/>
                <w:szCs w:val="18"/>
              </w:rPr>
            </w:pPr>
            <w:r w:rsidRPr="00F447A6">
              <w:rPr>
                <w:rFonts w:cs="Arial"/>
                <w:sz w:val="18"/>
                <w:szCs w:val="18"/>
              </w:rPr>
              <w:t>C</w:t>
            </w:r>
          </w:p>
        </w:tc>
        <w:tc>
          <w:tcPr>
            <w:tcW w:w="1699" w:type="pct"/>
            <w:gridSpan w:val="4"/>
            <w:hideMark/>
            <w:tcPrChange w:id="443" w:author="Raphael Malyankar" w:date="2026-02-02T18:45:00Z" w16du:dateUtc="2026-02-03T01:45:00Z">
              <w:tcPr>
                <w:tcW w:w="1252" w:type="pct"/>
                <w:gridSpan w:val="6"/>
                <w:hideMark/>
              </w:tcPr>
            </w:tcPrChange>
          </w:tcPr>
          <w:p w14:paraId="00513FD3" w14:textId="77777777" w:rsidR="00325481" w:rsidRPr="008826C8" w:rsidRDefault="00325481" w:rsidP="00F21507">
            <w:pPr>
              <w:spacing w:before="60" w:after="60" w:line="240" w:lineRule="auto"/>
              <w:rPr>
                <w:sz w:val="18"/>
                <w:szCs w:val="18"/>
              </w:rPr>
            </w:pPr>
            <w:r w:rsidRPr="008826C8">
              <w:rPr>
                <w:sz w:val="18"/>
                <w:szCs w:val="18"/>
              </w:rPr>
              <w:t>A feature type cannot be derived from an information type or vice versa</w:t>
            </w:r>
          </w:p>
        </w:tc>
        <w:tc>
          <w:tcPr>
            <w:tcW w:w="354" w:type="pct"/>
            <w:noWrap/>
            <w:hideMark/>
            <w:tcPrChange w:id="444" w:author="Raphael Malyankar" w:date="2026-02-02T18:45:00Z" w16du:dateUtc="2026-02-03T01:45:00Z">
              <w:tcPr>
                <w:tcW w:w="410" w:type="pct"/>
                <w:gridSpan w:val="2"/>
                <w:noWrap/>
                <w:hideMark/>
              </w:tcPr>
            </w:tcPrChange>
          </w:tcPr>
          <w:p w14:paraId="49859198" w14:textId="77777777" w:rsidR="00325481" w:rsidRPr="001B14B8" w:rsidRDefault="00325481" w:rsidP="00F21507">
            <w:pPr>
              <w:spacing w:before="60" w:after="60" w:line="240" w:lineRule="auto"/>
              <w:rPr>
                <w:sz w:val="18"/>
                <w:szCs w:val="18"/>
              </w:rPr>
            </w:pPr>
            <w:r w:rsidRPr="001B14B8">
              <w:rPr>
                <w:sz w:val="18"/>
                <w:szCs w:val="18"/>
              </w:rPr>
              <w:t>Part 5</w:t>
            </w:r>
          </w:p>
        </w:tc>
        <w:tc>
          <w:tcPr>
            <w:tcW w:w="366" w:type="pct"/>
            <w:hideMark/>
            <w:tcPrChange w:id="445" w:author="Raphael Malyankar" w:date="2026-02-02T18:45:00Z" w16du:dateUtc="2026-02-03T01:45:00Z">
              <w:tcPr>
                <w:tcW w:w="377" w:type="pct"/>
                <w:gridSpan w:val="4"/>
                <w:hideMark/>
              </w:tcPr>
            </w:tcPrChange>
          </w:tcPr>
          <w:p w14:paraId="242F521B" w14:textId="77777777" w:rsidR="00325481" w:rsidRPr="008826C8" w:rsidRDefault="00325481" w:rsidP="00F21507">
            <w:pPr>
              <w:spacing w:before="60" w:after="60" w:line="240" w:lineRule="auto"/>
              <w:rPr>
                <w:sz w:val="18"/>
                <w:szCs w:val="18"/>
              </w:rPr>
            </w:pPr>
            <w:r w:rsidRPr="008826C8">
              <w:rPr>
                <w:sz w:val="18"/>
                <w:szCs w:val="18"/>
              </w:rPr>
              <w:t>5-4.2.2.2</w:t>
            </w:r>
          </w:p>
        </w:tc>
        <w:tc>
          <w:tcPr>
            <w:tcW w:w="356" w:type="pct"/>
            <w:gridSpan w:val="3"/>
            <w:tcPrChange w:id="446" w:author="Raphael Malyankar" w:date="2026-02-02T18:45:00Z" w16du:dateUtc="2026-02-03T01:45:00Z">
              <w:tcPr>
                <w:tcW w:w="436" w:type="pct"/>
              </w:tcPr>
            </w:tcPrChange>
          </w:tcPr>
          <w:p w14:paraId="6A2606A6" w14:textId="77777777" w:rsidR="00325481" w:rsidRPr="008826C8" w:rsidRDefault="00325481" w:rsidP="00F21507">
            <w:pPr>
              <w:spacing w:before="60" w:after="60" w:line="240" w:lineRule="auto"/>
              <w:rPr>
                <w:sz w:val="18"/>
                <w:szCs w:val="18"/>
              </w:rPr>
            </w:pPr>
          </w:p>
        </w:tc>
        <w:tc>
          <w:tcPr>
            <w:tcW w:w="1109" w:type="pct"/>
            <w:tcPrChange w:id="447" w:author="Raphael Malyankar" w:date="2026-02-02T18:45:00Z" w16du:dateUtc="2026-02-03T01:45:00Z">
              <w:tcPr>
                <w:tcW w:w="1273" w:type="pct"/>
                <w:gridSpan w:val="2"/>
              </w:tcPr>
            </w:tcPrChange>
          </w:tcPr>
          <w:p w14:paraId="444105EE" w14:textId="2CE48576" w:rsidR="00325481" w:rsidRPr="008826C8" w:rsidRDefault="00325481" w:rsidP="00162DA5">
            <w:pPr>
              <w:spacing w:before="60" w:after="60" w:line="240" w:lineRule="auto"/>
              <w:jc w:val="left"/>
              <w:rPr>
                <w:sz w:val="18"/>
                <w:szCs w:val="18"/>
              </w:rPr>
            </w:pPr>
            <w:r w:rsidRPr="008826C8">
              <w:rPr>
                <w:sz w:val="18"/>
                <w:szCs w:val="18"/>
              </w:rPr>
              <w:t>Amend feature catalogue</w:t>
            </w:r>
          </w:p>
        </w:tc>
        <w:tc>
          <w:tcPr>
            <w:tcW w:w="311" w:type="pct"/>
            <w:tcPrChange w:id="448" w:author="Raphael Malyankar" w:date="2026-02-02T18:45:00Z" w16du:dateUtc="2026-02-03T01:45:00Z">
              <w:tcPr>
                <w:tcW w:w="386" w:type="pct"/>
              </w:tcPr>
            </w:tcPrChange>
          </w:tcPr>
          <w:p w14:paraId="7BF6DFDD" w14:textId="77777777" w:rsidR="00325481" w:rsidRPr="008826C8" w:rsidRDefault="00325481" w:rsidP="00F21507">
            <w:pPr>
              <w:spacing w:before="60" w:after="60" w:line="240" w:lineRule="auto"/>
              <w:rPr>
                <w:sz w:val="18"/>
                <w:szCs w:val="18"/>
              </w:rPr>
            </w:pPr>
          </w:p>
        </w:tc>
      </w:tr>
      <w:tr w:rsidR="00C37FAA" w:rsidRPr="008826C8" w14:paraId="4D9F017C" w14:textId="48F713C6" w:rsidTr="00180820">
        <w:tblPrEx>
          <w:tblW w:w="5000" w:type="pct"/>
          <w:tblLayout w:type="fixed"/>
          <w:tblCellMar>
            <w:top w:w="29" w:type="dxa"/>
            <w:left w:w="58" w:type="dxa"/>
            <w:bottom w:w="29" w:type="dxa"/>
            <w:right w:w="58" w:type="dxa"/>
          </w:tblCellMar>
          <w:tblPrExChange w:id="449"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450" w:author="Raphael Malyankar" w:date="2026-02-02T18:45:00Z" w16du:dateUtc="2026-02-03T01:45:00Z">
            <w:trPr>
              <w:cantSplit/>
            </w:trPr>
          </w:trPrChange>
        </w:trPr>
        <w:tc>
          <w:tcPr>
            <w:tcW w:w="329" w:type="pct"/>
            <w:noWrap/>
            <w:hideMark/>
            <w:tcPrChange w:id="451" w:author="Raphael Malyankar" w:date="2026-02-02T18:45:00Z" w16du:dateUtc="2026-02-03T01:45:00Z">
              <w:tcPr>
                <w:tcW w:w="376" w:type="pct"/>
                <w:noWrap/>
                <w:hideMark/>
              </w:tcPr>
            </w:tcPrChange>
          </w:tcPr>
          <w:p w14:paraId="76A53FBE" w14:textId="77777777" w:rsidR="00325481" w:rsidRPr="008826C8" w:rsidRDefault="00325481" w:rsidP="00F21507">
            <w:pPr>
              <w:spacing w:before="60" w:after="60" w:line="240" w:lineRule="auto"/>
              <w:rPr>
                <w:sz w:val="18"/>
                <w:szCs w:val="18"/>
              </w:rPr>
            </w:pPr>
            <w:r w:rsidRPr="008826C8">
              <w:rPr>
                <w:sz w:val="18"/>
                <w:szCs w:val="18"/>
              </w:rPr>
              <w:t>100_5011</w:t>
            </w:r>
          </w:p>
        </w:tc>
        <w:tc>
          <w:tcPr>
            <w:tcW w:w="476" w:type="pct"/>
            <w:noWrap/>
            <w:hideMark/>
            <w:tcPrChange w:id="452" w:author="Raphael Malyankar" w:date="2026-02-02T18:45:00Z" w16du:dateUtc="2026-02-03T01:45:00Z">
              <w:tcPr>
                <w:tcW w:w="490" w:type="pct"/>
                <w:noWrap/>
                <w:hideMark/>
              </w:tcPr>
            </w:tcPrChange>
          </w:tcPr>
          <w:p w14:paraId="3C8B64D8"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453" w:author="Raphael Malyankar" w:date="2026-02-02T18:45:00Z" w16du:dateUtc="2026-02-03T01:45:00Z">
              <w:tcPr>
                <w:tcW w:w="1252" w:type="pct"/>
                <w:gridSpan w:val="6"/>
                <w:hideMark/>
              </w:tcPr>
            </w:tcPrChange>
          </w:tcPr>
          <w:p w14:paraId="3D441995" w14:textId="77777777" w:rsidR="00325481" w:rsidRPr="008826C8" w:rsidRDefault="00325481" w:rsidP="00F21507">
            <w:pPr>
              <w:spacing w:before="60" w:after="60" w:line="240" w:lineRule="auto"/>
              <w:rPr>
                <w:sz w:val="18"/>
                <w:szCs w:val="18"/>
              </w:rPr>
            </w:pPr>
            <w:r w:rsidRPr="008826C8">
              <w:rPr>
                <w:sz w:val="18"/>
                <w:szCs w:val="18"/>
              </w:rPr>
              <w:t>If constraints are provided in the feature catalogue definition of a simple attribute, the constraints shall be compatible with the datatype of the attribute</w:t>
            </w:r>
          </w:p>
        </w:tc>
        <w:tc>
          <w:tcPr>
            <w:tcW w:w="354" w:type="pct"/>
            <w:noWrap/>
            <w:hideMark/>
            <w:tcPrChange w:id="454" w:author="Raphael Malyankar" w:date="2026-02-02T18:45:00Z" w16du:dateUtc="2026-02-03T01:45:00Z">
              <w:tcPr>
                <w:tcW w:w="410" w:type="pct"/>
                <w:gridSpan w:val="2"/>
                <w:noWrap/>
                <w:hideMark/>
              </w:tcPr>
            </w:tcPrChange>
          </w:tcPr>
          <w:p w14:paraId="354F4FE4" w14:textId="77777777" w:rsidR="00325481" w:rsidRPr="001B14B8" w:rsidRDefault="00325481" w:rsidP="00F21507">
            <w:pPr>
              <w:spacing w:before="60" w:after="60" w:line="240" w:lineRule="auto"/>
              <w:rPr>
                <w:sz w:val="18"/>
                <w:szCs w:val="18"/>
              </w:rPr>
            </w:pPr>
            <w:r w:rsidRPr="001B14B8">
              <w:rPr>
                <w:sz w:val="18"/>
                <w:szCs w:val="18"/>
              </w:rPr>
              <w:t>Part 5</w:t>
            </w:r>
          </w:p>
        </w:tc>
        <w:tc>
          <w:tcPr>
            <w:tcW w:w="366" w:type="pct"/>
            <w:hideMark/>
            <w:tcPrChange w:id="455" w:author="Raphael Malyankar" w:date="2026-02-02T18:45:00Z" w16du:dateUtc="2026-02-03T01:45:00Z">
              <w:tcPr>
                <w:tcW w:w="377" w:type="pct"/>
                <w:gridSpan w:val="4"/>
                <w:hideMark/>
              </w:tcPr>
            </w:tcPrChange>
          </w:tcPr>
          <w:p w14:paraId="3EB8ABAE" w14:textId="77777777" w:rsidR="00325481" w:rsidRPr="008826C8" w:rsidRDefault="00325481" w:rsidP="00F21507">
            <w:pPr>
              <w:spacing w:before="60" w:after="60" w:line="240" w:lineRule="auto"/>
              <w:rPr>
                <w:sz w:val="18"/>
                <w:szCs w:val="18"/>
              </w:rPr>
            </w:pPr>
            <w:r w:rsidRPr="008826C8">
              <w:rPr>
                <w:sz w:val="18"/>
                <w:szCs w:val="18"/>
              </w:rPr>
              <w:t>2a-4.2.7</w:t>
            </w:r>
          </w:p>
        </w:tc>
        <w:tc>
          <w:tcPr>
            <w:tcW w:w="356" w:type="pct"/>
            <w:gridSpan w:val="3"/>
            <w:tcPrChange w:id="456" w:author="Raphael Malyankar" w:date="2026-02-02T18:45:00Z" w16du:dateUtc="2026-02-03T01:45:00Z">
              <w:tcPr>
                <w:tcW w:w="436" w:type="pct"/>
              </w:tcPr>
            </w:tcPrChange>
          </w:tcPr>
          <w:p w14:paraId="79D61521" w14:textId="77777777" w:rsidR="00325481" w:rsidRPr="008826C8" w:rsidRDefault="00325481" w:rsidP="00F21507">
            <w:pPr>
              <w:spacing w:before="60" w:after="60" w:line="240" w:lineRule="auto"/>
              <w:rPr>
                <w:sz w:val="18"/>
                <w:szCs w:val="18"/>
              </w:rPr>
            </w:pPr>
          </w:p>
        </w:tc>
        <w:tc>
          <w:tcPr>
            <w:tcW w:w="1109" w:type="pct"/>
            <w:tcPrChange w:id="457" w:author="Raphael Malyankar" w:date="2026-02-02T18:45:00Z" w16du:dateUtc="2026-02-03T01:45:00Z">
              <w:tcPr>
                <w:tcW w:w="1273" w:type="pct"/>
                <w:gridSpan w:val="2"/>
              </w:tcPr>
            </w:tcPrChange>
          </w:tcPr>
          <w:p w14:paraId="00B54C2B" w14:textId="55E0B9C9" w:rsidR="00325481" w:rsidRPr="008826C8" w:rsidRDefault="00325481" w:rsidP="009A389A">
            <w:pPr>
              <w:spacing w:before="60" w:after="60" w:line="240" w:lineRule="auto"/>
              <w:jc w:val="left"/>
              <w:rPr>
                <w:sz w:val="18"/>
                <w:szCs w:val="18"/>
              </w:rPr>
            </w:pPr>
            <w:r w:rsidRPr="008826C8">
              <w:rPr>
                <w:sz w:val="18"/>
                <w:szCs w:val="18"/>
              </w:rPr>
              <w:t>Amend feature catalogue</w:t>
            </w:r>
          </w:p>
        </w:tc>
        <w:tc>
          <w:tcPr>
            <w:tcW w:w="311" w:type="pct"/>
            <w:tcPrChange w:id="458" w:author="Raphael Malyankar" w:date="2026-02-02T18:45:00Z" w16du:dateUtc="2026-02-03T01:45:00Z">
              <w:tcPr>
                <w:tcW w:w="386" w:type="pct"/>
              </w:tcPr>
            </w:tcPrChange>
          </w:tcPr>
          <w:p w14:paraId="49BE81C0" w14:textId="77777777" w:rsidR="00325481" w:rsidRPr="008826C8" w:rsidRDefault="00325481" w:rsidP="00F21507">
            <w:pPr>
              <w:spacing w:before="60" w:after="60" w:line="240" w:lineRule="auto"/>
              <w:rPr>
                <w:sz w:val="18"/>
                <w:szCs w:val="18"/>
              </w:rPr>
            </w:pPr>
          </w:p>
        </w:tc>
      </w:tr>
      <w:tr w:rsidR="00C37FAA" w:rsidRPr="008826C8" w14:paraId="4996BF1B" w14:textId="2C846F07" w:rsidTr="00180820">
        <w:tblPrEx>
          <w:tblW w:w="5000" w:type="pct"/>
          <w:tblLayout w:type="fixed"/>
          <w:tblCellMar>
            <w:top w:w="29" w:type="dxa"/>
            <w:left w:w="58" w:type="dxa"/>
            <w:bottom w:w="29" w:type="dxa"/>
            <w:right w:w="58" w:type="dxa"/>
          </w:tblCellMar>
          <w:tblPrExChange w:id="459"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460" w:author="Raphael Malyankar" w:date="2026-02-02T18:45:00Z" w16du:dateUtc="2026-02-03T01:45:00Z">
            <w:trPr>
              <w:cantSplit/>
            </w:trPr>
          </w:trPrChange>
        </w:trPr>
        <w:tc>
          <w:tcPr>
            <w:tcW w:w="329" w:type="pct"/>
            <w:noWrap/>
            <w:hideMark/>
            <w:tcPrChange w:id="461" w:author="Raphael Malyankar" w:date="2026-02-02T18:45:00Z" w16du:dateUtc="2026-02-03T01:45:00Z">
              <w:tcPr>
                <w:tcW w:w="376" w:type="pct"/>
                <w:noWrap/>
                <w:hideMark/>
              </w:tcPr>
            </w:tcPrChange>
          </w:tcPr>
          <w:p w14:paraId="6808D2A1" w14:textId="77777777" w:rsidR="00325481" w:rsidRPr="008826C8" w:rsidRDefault="00325481" w:rsidP="00F21507">
            <w:pPr>
              <w:spacing w:before="60" w:after="60" w:line="240" w:lineRule="auto"/>
              <w:rPr>
                <w:sz w:val="18"/>
                <w:szCs w:val="18"/>
              </w:rPr>
            </w:pPr>
            <w:r w:rsidRPr="008826C8">
              <w:rPr>
                <w:sz w:val="18"/>
                <w:szCs w:val="18"/>
              </w:rPr>
              <w:t>100_5012</w:t>
            </w:r>
          </w:p>
        </w:tc>
        <w:tc>
          <w:tcPr>
            <w:tcW w:w="476" w:type="pct"/>
            <w:noWrap/>
            <w:hideMark/>
            <w:tcPrChange w:id="462" w:author="Raphael Malyankar" w:date="2026-02-02T18:45:00Z" w16du:dateUtc="2026-02-03T01:45:00Z">
              <w:tcPr>
                <w:tcW w:w="490" w:type="pct"/>
                <w:noWrap/>
                <w:hideMark/>
              </w:tcPr>
            </w:tcPrChange>
          </w:tcPr>
          <w:p w14:paraId="35854980"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463" w:author="Raphael Malyankar" w:date="2026-02-02T18:45:00Z" w16du:dateUtc="2026-02-03T01:45:00Z">
              <w:tcPr>
                <w:tcW w:w="1252" w:type="pct"/>
                <w:gridSpan w:val="6"/>
                <w:hideMark/>
              </w:tcPr>
            </w:tcPrChange>
          </w:tcPr>
          <w:p w14:paraId="168FC149" w14:textId="77777777" w:rsidR="00325481" w:rsidRPr="008826C8" w:rsidRDefault="00325481" w:rsidP="00F21507">
            <w:pPr>
              <w:spacing w:before="60" w:after="60" w:line="240" w:lineRule="auto"/>
              <w:rPr>
                <w:sz w:val="18"/>
                <w:szCs w:val="18"/>
              </w:rPr>
            </w:pPr>
            <w:r w:rsidRPr="008826C8">
              <w:rPr>
                <w:sz w:val="18"/>
                <w:szCs w:val="18"/>
              </w:rPr>
              <w:t>The Application Schema must define one or more geographic feature types or information types</w:t>
            </w:r>
          </w:p>
        </w:tc>
        <w:tc>
          <w:tcPr>
            <w:tcW w:w="354" w:type="pct"/>
            <w:noWrap/>
            <w:hideMark/>
            <w:tcPrChange w:id="464" w:author="Raphael Malyankar" w:date="2026-02-02T18:45:00Z" w16du:dateUtc="2026-02-03T01:45:00Z">
              <w:tcPr>
                <w:tcW w:w="410" w:type="pct"/>
                <w:gridSpan w:val="2"/>
                <w:noWrap/>
                <w:hideMark/>
              </w:tcPr>
            </w:tcPrChange>
          </w:tcPr>
          <w:p w14:paraId="4E78EFBC"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465" w:author="Raphael Malyankar" w:date="2026-02-02T18:45:00Z" w16du:dateUtc="2026-02-03T01:45:00Z">
              <w:tcPr>
                <w:tcW w:w="377" w:type="pct"/>
                <w:gridSpan w:val="4"/>
                <w:hideMark/>
              </w:tcPr>
            </w:tcPrChange>
          </w:tcPr>
          <w:p w14:paraId="1091EF51" w14:textId="77777777" w:rsidR="00325481" w:rsidRPr="008826C8" w:rsidRDefault="00325481" w:rsidP="00F21507">
            <w:pPr>
              <w:spacing w:before="60" w:after="60" w:line="240" w:lineRule="auto"/>
              <w:rPr>
                <w:sz w:val="18"/>
                <w:szCs w:val="18"/>
              </w:rPr>
            </w:pPr>
            <w:r w:rsidRPr="008826C8">
              <w:rPr>
                <w:sz w:val="18"/>
                <w:szCs w:val="18"/>
              </w:rPr>
              <w:t>8-4.3</w:t>
            </w:r>
          </w:p>
        </w:tc>
        <w:tc>
          <w:tcPr>
            <w:tcW w:w="356" w:type="pct"/>
            <w:gridSpan w:val="3"/>
            <w:tcPrChange w:id="466" w:author="Raphael Malyankar" w:date="2026-02-02T18:45:00Z" w16du:dateUtc="2026-02-03T01:45:00Z">
              <w:tcPr>
                <w:tcW w:w="436" w:type="pct"/>
              </w:tcPr>
            </w:tcPrChange>
          </w:tcPr>
          <w:p w14:paraId="7CE2E78C" w14:textId="77777777" w:rsidR="00325481" w:rsidRPr="008826C8" w:rsidRDefault="00325481" w:rsidP="00F21507">
            <w:pPr>
              <w:spacing w:before="60" w:after="60" w:line="240" w:lineRule="auto"/>
              <w:rPr>
                <w:sz w:val="18"/>
                <w:szCs w:val="18"/>
              </w:rPr>
            </w:pPr>
          </w:p>
        </w:tc>
        <w:tc>
          <w:tcPr>
            <w:tcW w:w="1109" w:type="pct"/>
            <w:tcPrChange w:id="467" w:author="Raphael Malyankar" w:date="2026-02-02T18:45:00Z" w16du:dateUtc="2026-02-03T01:45:00Z">
              <w:tcPr>
                <w:tcW w:w="1273" w:type="pct"/>
                <w:gridSpan w:val="2"/>
              </w:tcPr>
            </w:tcPrChange>
          </w:tcPr>
          <w:p w14:paraId="634575C5" w14:textId="6AF366D8" w:rsidR="00325481" w:rsidRPr="008826C8" w:rsidRDefault="00493C7B" w:rsidP="009A389A">
            <w:pPr>
              <w:spacing w:before="60" w:after="60" w:line="240" w:lineRule="auto"/>
              <w:jc w:val="left"/>
              <w:rPr>
                <w:sz w:val="18"/>
                <w:szCs w:val="18"/>
              </w:rPr>
            </w:pPr>
            <w:r>
              <w:rPr>
                <w:sz w:val="18"/>
                <w:szCs w:val="18"/>
              </w:rPr>
              <w:t>Amend Application Schema</w:t>
            </w:r>
          </w:p>
        </w:tc>
        <w:tc>
          <w:tcPr>
            <w:tcW w:w="311" w:type="pct"/>
            <w:tcPrChange w:id="468" w:author="Raphael Malyankar" w:date="2026-02-02T18:45:00Z" w16du:dateUtc="2026-02-03T01:45:00Z">
              <w:tcPr>
                <w:tcW w:w="386" w:type="pct"/>
              </w:tcPr>
            </w:tcPrChange>
          </w:tcPr>
          <w:p w14:paraId="6FA435EF" w14:textId="77777777" w:rsidR="00325481" w:rsidRPr="008826C8" w:rsidRDefault="00325481" w:rsidP="00F21507">
            <w:pPr>
              <w:spacing w:before="60" w:after="60" w:line="240" w:lineRule="auto"/>
              <w:rPr>
                <w:sz w:val="18"/>
                <w:szCs w:val="18"/>
              </w:rPr>
            </w:pPr>
          </w:p>
        </w:tc>
      </w:tr>
      <w:tr w:rsidR="00C37FAA" w:rsidRPr="008826C8" w14:paraId="430699C9" w14:textId="09B5FC3A" w:rsidTr="00180820">
        <w:tblPrEx>
          <w:tblW w:w="5000" w:type="pct"/>
          <w:tblLayout w:type="fixed"/>
          <w:tblCellMar>
            <w:top w:w="29" w:type="dxa"/>
            <w:left w:w="58" w:type="dxa"/>
            <w:bottom w:w="29" w:type="dxa"/>
            <w:right w:w="58" w:type="dxa"/>
          </w:tblCellMar>
          <w:tblPrExChange w:id="469"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470" w:author="Raphael Malyankar" w:date="2026-02-02T18:45:00Z" w16du:dateUtc="2026-02-03T01:45:00Z">
            <w:trPr>
              <w:cantSplit/>
            </w:trPr>
          </w:trPrChange>
        </w:trPr>
        <w:tc>
          <w:tcPr>
            <w:tcW w:w="329" w:type="pct"/>
            <w:noWrap/>
            <w:hideMark/>
            <w:tcPrChange w:id="471" w:author="Raphael Malyankar" w:date="2026-02-02T18:45:00Z" w16du:dateUtc="2026-02-03T01:45:00Z">
              <w:tcPr>
                <w:tcW w:w="376" w:type="pct"/>
                <w:noWrap/>
                <w:hideMark/>
              </w:tcPr>
            </w:tcPrChange>
          </w:tcPr>
          <w:p w14:paraId="372E4FFE" w14:textId="77777777" w:rsidR="00325481" w:rsidRPr="008826C8" w:rsidRDefault="00325481" w:rsidP="00F21507">
            <w:pPr>
              <w:spacing w:before="60" w:after="60" w:line="240" w:lineRule="auto"/>
              <w:rPr>
                <w:sz w:val="18"/>
                <w:szCs w:val="18"/>
              </w:rPr>
            </w:pPr>
            <w:r w:rsidRPr="008826C8">
              <w:rPr>
                <w:sz w:val="18"/>
                <w:szCs w:val="18"/>
              </w:rPr>
              <w:t>100_5013</w:t>
            </w:r>
          </w:p>
        </w:tc>
        <w:tc>
          <w:tcPr>
            <w:tcW w:w="476" w:type="pct"/>
            <w:noWrap/>
            <w:hideMark/>
            <w:tcPrChange w:id="472" w:author="Raphael Malyankar" w:date="2026-02-02T18:45:00Z" w16du:dateUtc="2026-02-03T01:45:00Z">
              <w:tcPr>
                <w:tcW w:w="490" w:type="pct"/>
                <w:noWrap/>
                <w:hideMark/>
              </w:tcPr>
            </w:tcPrChange>
          </w:tcPr>
          <w:p w14:paraId="06BF8D4E"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473" w:author="Raphael Malyankar" w:date="2026-02-02T18:45:00Z" w16du:dateUtc="2026-02-03T01:45:00Z">
              <w:tcPr>
                <w:tcW w:w="1252" w:type="pct"/>
                <w:gridSpan w:val="6"/>
                <w:hideMark/>
              </w:tcPr>
            </w:tcPrChange>
          </w:tcPr>
          <w:p w14:paraId="7B7D7A1F" w14:textId="77777777" w:rsidR="00325481" w:rsidRDefault="00325481" w:rsidP="00F21507">
            <w:pPr>
              <w:spacing w:before="60" w:after="60" w:line="240" w:lineRule="auto"/>
              <w:rPr>
                <w:sz w:val="18"/>
                <w:szCs w:val="18"/>
              </w:rPr>
            </w:pPr>
            <w:r w:rsidRPr="008826C8">
              <w:rPr>
                <w:sz w:val="18"/>
                <w:szCs w:val="18"/>
              </w:rPr>
              <w:t>If a feature structure is associated with an image it is necessary to link feature IDs to individual pixels in the image</w:t>
            </w:r>
          </w:p>
          <w:p w14:paraId="7EDF0AB6" w14:textId="2B022A0E" w:rsidR="00493C7B" w:rsidRPr="008826C8" w:rsidRDefault="00493C7B" w:rsidP="00F21507">
            <w:pPr>
              <w:spacing w:before="60" w:after="60" w:line="240" w:lineRule="auto"/>
              <w:rPr>
                <w:sz w:val="18"/>
                <w:szCs w:val="18"/>
              </w:rPr>
            </w:pPr>
            <w:r w:rsidRPr="00030176">
              <w:rPr>
                <w:sz w:val="18"/>
                <w:szCs w:val="18"/>
                <w:rPrChange w:id="474" w:author="Raphael Malyankar" w:date="2026-02-02T16:39:00Z" w16du:dateUtc="2026-02-02T23:39:00Z">
                  <w:rPr>
                    <w:color w:val="EE0000"/>
                    <w:sz w:val="18"/>
                    <w:szCs w:val="18"/>
                  </w:rPr>
                </w:rPrChange>
              </w:rPr>
              <w:t>(Imagery products only)</w:t>
            </w:r>
          </w:p>
        </w:tc>
        <w:tc>
          <w:tcPr>
            <w:tcW w:w="354" w:type="pct"/>
            <w:noWrap/>
            <w:hideMark/>
            <w:tcPrChange w:id="475" w:author="Raphael Malyankar" w:date="2026-02-02T18:45:00Z" w16du:dateUtc="2026-02-03T01:45:00Z">
              <w:tcPr>
                <w:tcW w:w="410" w:type="pct"/>
                <w:gridSpan w:val="2"/>
                <w:noWrap/>
                <w:hideMark/>
              </w:tcPr>
            </w:tcPrChange>
          </w:tcPr>
          <w:p w14:paraId="2E8E7B55"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476" w:author="Raphael Malyankar" w:date="2026-02-02T18:45:00Z" w16du:dateUtc="2026-02-03T01:45:00Z">
              <w:tcPr>
                <w:tcW w:w="377" w:type="pct"/>
                <w:gridSpan w:val="4"/>
                <w:hideMark/>
              </w:tcPr>
            </w:tcPrChange>
          </w:tcPr>
          <w:p w14:paraId="2B1E433F" w14:textId="77777777" w:rsidR="00325481" w:rsidRPr="008826C8" w:rsidRDefault="00325481" w:rsidP="00F21507">
            <w:pPr>
              <w:spacing w:before="60" w:after="60" w:line="240" w:lineRule="auto"/>
              <w:rPr>
                <w:sz w:val="18"/>
                <w:szCs w:val="18"/>
              </w:rPr>
            </w:pPr>
            <w:r w:rsidRPr="008826C8">
              <w:rPr>
                <w:sz w:val="18"/>
                <w:szCs w:val="18"/>
              </w:rPr>
              <w:t>8-4.3</w:t>
            </w:r>
          </w:p>
        </w:tc>
        <w:tc>
          <w:tcPr>
            <w:tcW w:w="356" w:type="pct"/>
            <w:gridSpan w:val="3"/>
            <w:tcPrChange w:id="477" w:author="Raphael Malyankar" w:date="2026-02-02T18:45:00Z" w16du:dateUtc="2026-02-03T01:45:00Z">
              <w:tcPr>
                <w:tcW w:w="436" w:type="pct"/>
              </w:tcPr>
            </w:tcPrChange>
          </w:tcPr>
          <w:p w14:paraId="6AEC01B2" w14:textId="77777777" w:rsidR="00325481" w:rsidRPr="008826C8" w:rsidRDefault="00325481" w:rsidP="00F21507">
            <w:pPr>
              <w:spacing w:before="60" w:after="60" w:line="240" w:lineRule="auto"/>
              <w:rPr>
                <w:sz w:val="18"/>
                <w:szCs w:val="18"/>
              </w:rPr>
            </w:pPr>
          </w:p>
        </w:tc>
        <w:tc>
          <w:tcPr>
            <w:tcW w:w="1109" w:type="pct"/>
            <w:tcPrChange w:id="478" w:author="Raphael Malyankar" w:date="2026-02-02T18:45:00Z" w16du:dateUtc="2026-02-03T01:45:00Z">
              <w:tcPr>
                <w:tcW w:w="1273" w:type="pct"/>
                <w:gridSpan w:val="2"/>
              </w:tcPr>
            </w:tcPrChange>
          </w:tcPr>
          <w:p w14:paraId="4CF6E8BB" w14:textId="0CC344A0" w:rsidR="00325481" w:rsidRPr="008826C8" w:rsidRDefault="00325481" w:rsidP="009A389A">
            <w:pPr>
              <w:spacing w:before="60" w:after="60" w:line="240" w:lineRule="auto"/>
              <w:jc w:val="left"/>
              <w:rPr>
                <w:sz w:val="18"/>
                <w:szCs w:val="18"/>
              </w:rPr>
            </w:pPr>
            <w:r w:rsidRPr="008826C8">
              <w:rPr>
                <w:sz w:val="18"/>
                <w:szCs w:val="18"/>
              </w:rPr>
              <w:t xml:space="preserve">Amend </w:t>
            </w:r>
            <w:r w:rsidR="00060814" w:rsidRPr="00060814">
              <w:rPr>
                <w:sz w:val="18"/>
                <w:szCs w:val="18"/>
              </w:rPr>
              <w:t>Product Specification</w:t>
            </w:r>
          </w:p>
        </w:tc>
        <w:tc>
          <w:tcPr>
            <w:tcW w:w="311" w:type="pct"/>
            <w:tcPrChange w:id="479" w:author="Raphael Malyankar" w:date="2026-02-02T18:45:00Z" w16du:dateUtc="2026-02-03T01:45:00Z">
              <w:tcPr>
                <w:tcW w:w="386" w:type="pct"/>
              </w:tcPr>
            </w:tcPrChange>
          </w:tcPr>
          <w:p w14:paraId="2599EDDA" w14:textId="77777777" w:rsidR="00325481" w:rsidRPr="008826C8" w:rsidRDefault="00325481" w:rsidP="00F21507">
            <w:pPr>
              <w:spacing w:before="60" w:after="60" w:line="240" w:lineRule="auto"/>
              <w:rPr>
                <w:sz w:val="18"/>
                <w:szCs w:val="18"/>
              </w:rPr>
            </w:pPr>
          </w:p>
        </w:tc>
      </w:tr>
      <w:tr w:rsidR="00C37FAA" w:rsidRPr="008826C8" w14:paraId="2931AE50" w14:textId="1D468130" w:rsidTr="00180820">
        <w:tblPrEx>
          <w:tblW w:w="5000" w:type="pct"/>
          <w:tblLayout w:type="fixed"/>
          <w:tblCellMar>
            <w:top w:w="29" w:type="dxa"/>
            <w:left w:w="58" w:type="dxa"/>
            <w:bottom w:w="29" w:type="dxa"/>
            <w:right w:w="58" w:type="dxa"/>
          </w:tblCellMar>
          <w:tblPrExChange w:id="480"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481" w:author="Raphael Malyankar" w:date="2026-02-02T18:45:00Z" w16du:dateUtc="2026-02-03T01:45:00Z">
            <w:trPr>
              <w:cantSplit/>
            </w:trPr>
          </w:trPrChange>
        </w:trPr>
        <w:tc>
          <w:tcPr>
            <w:tcW w:w="329" w:type="pct"/>
            <w:noWrap/>
            <w:hideMark/>
            <w:tcPrChange w:id="482" w:author="Raphael Malyankar" w:date="2026-02-02T18:45:00Z" w16du:dateUtc="2026-02-03T01:45:00Z">
              <w:tcPr>
                <w:tcW w:w="376" w:type="pct"/>
                <w:noWrap/>
                <w:hideMark/>
              </w:tcPr>
            </w:tcPrChange>
          </w:tcPr>
          <w:p w14:paraId="6F467BF3" w14:textId="77777777" w:rsidR="00325481" w:rsidRPr="008826C8" w:rsidRDefault="00325481" w:rsidP="00F21507">
            <w:pPr>
              <w:spacing w:before="60" w:after="60" w:line="240" w:lineRule="auto"/>
              <w:rPr>
                <w:sz w:val="18"/>
                <w:szCs w:val="18"/>
              </w:rPr>
            </w:pPr>
            <w:r w:rsidRPr="008826C8">
              <w:rPr>
                <w:sz w:val="18"/>
                <w:szCs w:val="18"/>
              </w:rPr>
              <w:t>100_5014</w:t>
            </w:r>
          </w:p>
        </w:tc>
        <w:tc>
          <w:tcPr>
            <w:tcW w:w="476" w:type="pct"/>
            <w:noWrap/>
            <w:hideMark/>
            <w:tcPrChange w:id="483" w:author="Raphael Malyankar" w:date="2026-02-02T18:45:00Z" w16du:dateUtc="2026-02-03T01:45:00Z">
              <w:tcPr>
                <w:tcW w:w="490" w:type="pct"/>
                <w:noWrap/>
                <w:hideMark/>
              </w:tcPr>
            </w:tcPrChange>
          </w:tcPr>
          <w:p w14:paraId="7E0E0180"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484" w:author="Raphael Malyankar" w:date="2026-02-02T18:45:00Z" w16du:dateUtc="2026-02-03T01:45:00Z">
              <w:tcPr>
                <w:tcW w:w="1252" w:type="pct"/>
                <w:gridSpan w:val="6"/>
                <w:hideMark/>
              </w:tcPr>
            </w:tcPrChange>
          </w:tcPr>
          <w:p w14:paraId="4979E062" w14:textId="36DA239D" w:rsidR="00325481" w:rsidRPr="008826C8" w:rsidRDefault="00325481" w:rsidP="00F21507">
            <w:pPr>
              <w:spacing w:before="60" w:after="60" w:line="240" w:lineRule="auto"/>
              <w:rPr>
                <w:sz w:val="18"/>
                <w:szCs w:val="18"/>
              </w:rPr>
            </w:pPr>
            <w:r w:rsidRPr="008826C8">
              <w:rPr>
                <w:sz w:val="18"/>
                <w:szCs w:val="18"/>
              </w:rPr>
              <w:t>Imagery, gridded or coverage data conforms to the required Image and Gridded data Structure in Part 8, Figures 8-3 &amp; 8</w:t>
            </w:r>
            <w:r w:rsidRPr="00030176">
              <w:rPr>
                <w:sz w:val="18"/>
                <w:szCs w:val="18"/>
              </w:rPr>
              <w:t>-4</w:t>
            </w:r>
            <w:r w:rsidR="00060814" w:rsidRPr="00030176">
              <w:rPr>
                <w:sz w:val="18"/>
                <w:szCs w:val="18"/>
              </w:rPr>
              <w:t xml:space="preserve"> </w:t>
            </w:r>
            <w:r w:rsidR="00060814" w:rsidRPr="00030176">
              <w:rPr>
                <w:sz w:val="18"/>
                <w:szCs w:val="18"/>
                <w:rPrChange w:id="485" w:author="Raphael Malyankar" w:date="2026-02-02T16:40:00Z" w16du:dateUtc="2026-02-02T23:40:00Z">
                  <w:rPr>
                    <w:color w:val="EE0000"/>
                    <w:sz w:val="18"/>
                    <w:szCs w:val="18"/>
                  </w:rPr>
                </w:rPrChange>
              </w:rPr>
              <w:t>as realized in Part 10c</w:t>
            </w:r>
          </w:p>
        </w:tc>
        <w:tc>
          <w:tcPr>
            <w:tcW w:w="354" w:type="pct"/>
            <w:noWrap/>
            <w:hideMark/>
            <w:tcPrChange w:id="486" w:author="Raphael Malyankar" w:date="2026-02-02T18:45:00Z" w16du:dateUtc="2026-02-03T01:45:00Z">
              <w:tcPr>
                <w:tcW w:w="410" w:type="pct"/>
                <w:gridSpan w:val="2"/>
                <w:noWrap/>
                <w:hideMark/>
              </w:tcPr>
            </w:tcPrChange>
          </w:tcPr>
          <w:p w14:paraId="16630DD4" w14:textId="77777777" w:rsidR="00325481" w:rsidRDefault="00325481" w:rsidP="00F21507">
            <w:pPr>
              <w:spacing w:before="60" w:after="60" w:line="240" w:lineRule="auto"/>
              <w:rPr>
                <w:sz w:val="18"/>
                <w:szCs w:val="18"/>
              </w:rPr>
            </w:pPr>
            <w:r w:rsidRPr="001B14B8">
              <w:rPr>
                <w:sz w:val="18"/>
                <w:szCs w:val="18"/>
              </w:rPr>
              <w:t>Part 8</w:t>
            </w:r>
          </w:p>
          <w:p w14:paraId="537FFD00" w14:textId="1165E83C" w:rsidR="00060814" w:rsidRPr="001B14B8" w:rsidRDefault="00060814" w:rsidP="00F21507">
            <w:pPr>
              <w:spacing w:before="60" w:after="60" w:line="240" w:lineRule="auto"/>
              <w:rPr>
                <w:sz w:val="18"/>
                <w:szCs w:val="18"/>
              </w:rPr>
            </w:pPr>
            <w:r>
              <w:rPr>
                <w:sz w:val="18"/>
                <w:szCs w:val="18"/>
              </w:rPr>
              <w:t>Part 10c</w:t>
            </w:r>
          </w:p>
        </w:tc>
        <w:tc>
          <w:tcPr>
            <w:tcW w:w="366" w:type="pct"/>
            <w:hideMark/>
            <w:tcPrChange w:id="487" w:author="Raphael Malyankar" w:date="2026-02-02T18:45:00Z" w16du:dateUtc="2026-02-03T01:45:00Z">
              <w:tcPr>
                <w:tcW w:w="377" w:type="pct"/>
                <w:gridSpan w:val="4"/>
                <w:hideMark/>
              </w:tcPr>
            </w:tcPrChange>
          </w:tcPr>
          <w:p w14:paraId="2AABD706" w14:textId="77777777" w:rsidR="00325481" w:rsidRDefault="00325481" w:rsidP="00F21507">
            <w:pPr>
              <w:spacing w:before="60" w:after="60" w:line="240" w:lineRule="auto"/>
              <w:rPr>
                <w:sz w:val="18"/>
                <w:szCs w:val="18"/>
              </w:rPr>
            </w:pPr>
            <w:r w:rsidRPr="008826C8">
              <w:rPr>
                <w:sz w:val="18"/>
                <w:szCs w:val="18"/>
              </w:rPr>
              <w:t>8-4.3</w:t>
            </w:r>
          </w:p>
          <w:p w14:paraId="7019CF46" w14:textId="1A5D3137" w:rsidR="00060814" w:rsidRPr="008826C8" w:rsidRDefault="00060814" w:rsidP="00F21507">
            <w:pPr>
              <w:spacing w:before="60" w:after="60" w:line="240" w:lineRule="auto"/>
              <w:rPr>
                <w:sz w:val="18"/>
                <w:szCs w:val="18"/>
              </w:rPr>
            </w:pPr>
            <w:r>
              <w:rPr>
                <w:sz w:val="18"/>
                <w:szCs w:val="18"/>
              </w:rPr>
              <w:t>10c-X</w:t>
            </w:r>
          </w:p>
        </w:tc>
        <w:tc>
          <w:tcPr>
            <w:tcW w:w="356" w:type="pct"/>
            <w:gridSpan w:val="3"/>
            <w:tcPrChange w:id="488" w:author="Raphael Malyankar" w:date="2026-02-02T18:45:00Z" w16du:dateUtc="2026-02-03T01:45:00Z">
              <w:tcPr>
                <w:tcW w:w="436" w:type="pct"/>
              </w:tcPr>
            </w:tcPrChange>
          </w:tcPr>
          <w:p w14:paraId="493811D8" w14:textId="77777777" w:rsidR="00325481" w:rsidRPr="008826C8" w:rsidRDefault="00325481" w:rsidP="00F21507">
            <w:pPr>
              <w:spacing w:before="60" w:after="60" w:line="240" w:lineRule="auto"/>
              <w:rPr>
                <w:sz w:val="18"/>
                <w:szCs w:val="18"/>
              </w:rPr>
            </w:pPr>
          </w:p>
        </w:tc>
        <w:tc>
          <w:tcPr>
            <w:tcW w:w="1109" w:type="pct"/>
            <w:tcPrChange w:id="489" w:author="Raphael Malyankar" w:date="2026-02-02T18:45:00Z" w16du:dateUtc="2026-02-03T01:45:00Z">
              <w:tcPr>
                <w:tcW w:w="1273" w:type="pct"/>
                <w:gridSpan w:val="2"/>
              </w:tcPr>
            </w:tcPrChange>
          </w:tcPr>
          <w:p w14:paraId="58A0AFD8" w14:textId="3CDC834A" w:rsidR="00325481" w:rsidRPr="008826C8" w:rsidRDefault="00325481" w:rsidP="009A389A">
            <w:pPr>
              <w:spacing w:before="60" w:after="60" w:line="240" w:lineRule="auto"/>
              <w:jc w:val="left"/>
              <w:rPr>
                <w:sz w:val="18"/>
                <w:szCs w:val="18"/>
              </w:rPr>
            </w:pPr>
            <w:r w:rsidRPr="008826C8">
              <w:rPr>
                <w:sz w:val="18"/>
                <w:szCs w:val="18"/>
              </w:rPr>
              <w:t>Amend</w:t>
            </w:r>
            <w:r w:rsidR="00060814">
              <w:rPr>
                <w:sz w:val="18"/>
                <w:szCs w:val="18"/>
              </w:rPr>
              <w:t xml:space="preserve"> </w:t>
            </w:r>
            <w:r w:rsidR="00060814" w:rsidRPr="00060814">
              <w:rPr>
                <w:sz w:val="18"/>
                <w:szCs w:val="18"/>
              </w:rPr>
              <w:t>Product Specification</w:t>
            </w:r>
          </w:p>
        </w:tc>
        <w:tc>
          <w:tcPr>
            <w:tcW w:w="311" w:type="pct"/>
            <w:tcPrChange w:id="490" w:author="Raphael Malyankar" w:date="2026-02-02T18:45:00Z" w16du:dateUtc="2026-02-03T01:45:00Z">
              <w:tcPr>
                <w:tcW w:w="386" w:type="pct"/>
              </w:tcPr>
            </w:tcPrChange>
          </w:tcPr>
          <w:p w14:paraId="34D6E2BC" w14:textId="77777777" w:rsidR="00325481" w:rsidRPr="008826C8" w:rsidRDefault="00325481" w:rsidP="00F21507">
            <w:pPr>
              <w:spacing w:before="60" w:after="60" w:line="240" w:lineRule="auto"/>
              <w:rPr>
                <w:sz w:val="18"/>
                <w:szCs w:val="18"/>
              </w:rPr>
            </w:pPr>
          </w:p>
        </w:tc>
      </w:tr>
      <w:tr w:rsidR="00C37FAA" w:rsidRPr="008826C8" w14:paraId="6DD313C1" w14:textId="32C50709" w:rsidTr="00180820">
        <w:tblPrEx>
          <w:tblW w:w="5000" w:type="pct"/>
          <w:tblLayout w:type="fixed"/>
          <w:tblCellMar>
            <w:top w:w="29" w:type="dxa"/>
            <w:left w:w="58" w:type="dxa"/>
            <w:bottom w:w="29" w:type="dxa"/>
            <w:right w:w="58" w:type="dxa"/>
          </w:tblCellMar>
          <w:tblPrExChange w:id="491"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492" w:author="Raphael Malyankar" w:date="2026-02-02T18:45:00Z" w16du:dateUtc="2026-02-03T01:45:00Z">
            <w:trPr>
              <w:cantSplit/>
            </w:trPr>
          </w:trPrChange>
        </w:trPr>
        <w:tc>
          <w:tcPr>
            <w:tcW w:w="329" w:type="pct"/>
            <w:noWrap/>
            <w:hideMark/>
            <w:tcPrChange w:id="493" w:author="Raphael Malyankar" w:date="2026-02-02T18:45:00Z" w16du:dateUtc="2026-02-03T01:45:00Z">
              <w:tcPr>
                <w:tcW w:w="376" w:type="pct"/>
                <w:noWrap/>
                <w:hideMark/>
              </w:tcPr>
            </w:tcPrChange>
          </w:tcPr>
          <w:p w14:paraId="71F8EC88" w14:textId="77777777" w:rsidR="00325481" w:rsidRPr="008826C8" w:rsidRDefault="00325481" w:rsidP="00F21507">
            <w:pPr>
              <w:spacing w:before="60" w:after="60" w:line="240" w:lineRule="auto"/>
              <w:rPr>
                <w:sz w:val="18"/>
                <w:szCs w:val="18"/>
              </w:rPr>
            </w:pPr>
            <w:r w:rsidRPr="008826C8">
              <w:rPr>
                <w:sz w:val="18"/>
                <w:szCs w:val="18"/>
              </w:rPr>
              <w:t>100_5015</w:t>
            </w:r>
          </w:p>
        </w:tc>
        <w:tc>
          <w:tcPr>
            <w:tcW w:w="476" w:type="pct"/>
            <w:noWrap/>
            <w:hideMark/>
            <w:tcPrChange w:id="494" w:author="Raphael Malyankar" w:date="2026-02-02T18:45:00Z" w16du:dateUtc="2026-02-03T01:45:00Z">
              <w:tcPr>
                <w:tcW w:w="490" w:type="pct"/>
                <w:noWrap/>
                <w:hideMark/>
              </w:tcPr>
            </w:tcPrChange>
          </w:tcPr>
          <w:p w14:paraId="75970375" w14:textId="77777777" w:rsidR="00325481" w:rsidRPr="00F447A6" w:rsidRDefault="00325481" w:rsidP="00F21507">
            <w:pPr>
              <w:spacing w:before="60" w:after="60" w:line="240" w:lineRule="auto"/>
              <w:rPr>
                <w:rFonts w:cs="Arial"/>
                <w:sz w:val="18"/>
                <w:szCs w:val="18"/>
              </w:rPr>
            </w:pPr>
            <w:r w:rsidRPr="00F447A6">
              <w:rPr>
                <w:rFonts w:cs="Arial"/>
                <w:sz w:val="18"/>
                <w:szCs w:val="18"/>
              </w:rPr>
              <w:t>C</w:t>
            </w:r>
          </w:p>
        </w:tc>
        <w:tc>
          <w:tcPr>
            <w:tcW w:w="1699" w:type="pct"/>
            <w:gridSpan w:val="4"/>
            <w:hideMark/>
            <w:tcPrChange w:id="495" w:author="Raphael Malyankar" w:date="2026-02-02T18:45:00Z" w16du:dateUtc="2026-02-03T01:45:00Z">
              <w:tcPr>
                <w:tcW w:w="1252" w:type="pct"/>
                <w:gridSpan w:val="6"/>
                <w:hideMark/>
              </w:tcPr>
            </w:tcPrChange>
          </w:tcPr>
          <w:p w14:paraId="07C25C56" w14:textId="54F45835" w:rsidR="00F13A53" w:rsidRPr="008826C8" w:rsidRDefault="00325481" w:rsidP="00F21507">
            <w:pPr>
              <w:spacing w:before="60" w:after="60" w:line="240" w:lineRule="auto"/>
              <w:rPr>
                <w:sz w:val="18"/>
                <w:szCs w:val="18"/>
              </w:rPr>
            </w:pPr>
            <w:r w:rsidRPr="008826C8">
              <w:rPr>
                <w:sz w:val="18"/>
                <w:szCs w:val="18"/>
              </w:rPr>
              <w:t>If imagery, gridded or coverage data metadata are encoded as feature types</w:t>
            </w:r>
            <w:r w:rsidRPr="00030176">
              <w:rPr>
                <w:sz w:val="18"/>
                <w:szCs w:val="18"/>
              </w:rPr>
              <w:t>,</w:t>
            </w:r>
            <w:r w:rsidRPr="008826C8">
              <w:rPr>
                <w:sz w:val="18"/>
                <w:szCs w:val="18"/>
              </w:rPr>
              <w:t xml:space="preserve"> the Application Schema should define feature or information types defining the attributes and, for types, a spatial representation which must be one of the spatial types defined in Part 8</w:t>
            </w:r>
            <w:r w:rsidR="00060814">
              <w:rPr>
                <w:sz w:val="18"/>
                <w:szCs w:val="18"/>
              </w:rPr>
              <w:t xml:space="preserve"> </w:t>
            </w:r>
            <w:r w:rsidR="00060814" w:rsidRPr="00030176">
              <w:rPr>
                <w:sz w:val="18"/>
                <w:szCs w:val="18"/>
                <w:rPrChange w:id="496" w:author="Raphael Malyankar" w:date="2026-02-02T16:40:00Z" w16du:dateUtc="2026-02-02T23:40:00Z">
                  <w:rPr>
                    <w:color w:val="EE0000"/>
                    <w:sz w:val="18"/>
                    <w:szCs w:val="18"/>
                  </w:rPr>
                </w:rPrChange>
              </w:rPr>
              <w:t xml:space="preserve">as realized in Part </w:t>
            </w:r>
            <w:r w:rsidR="00F13A53" w:rsidRPr="00030176">
              <w:rPr>
                <w:sz w:val="18"/>
                <w:szCs w:val="18"/>
                <w:rPrChange w:id="497" w:author="Raphael Malyankar" w:date="2026-02-02T16:40:00Z" w16du:dateUtc="2026-02-02T23:40:00Z">
                  <w:rPr>
                    <w:color w:val="EE0000"/>
                    <w:sz w:val="18"/>
                    <w:szCs w:val="18"/>
                  </w:rPr>
                </w:rPrChange>
              </w:rPr>
              <w:t>10c</w:t>
            </w:r>
            <w:r w:rsidR="00F13A53" w:rsidRPr="00030176">
              <w:rPr>
                <w:sz w:val="18"/>
                <w:szCs w:val="18"/>
              </w:rPr>
              <w:t>.</w:t>
            </w:r>
            <w:r w:rsidR="00060814" w:rsidRPr="00030176">
              <w:rPr>
                <w:sz w:val="18"/>
                <w:szCs w:val="18"/>
              </w:rPr>
              <w:t xml:space="preserve"> </w:t>
            </w:r>
            <w:r w:rsidR="00F13A53" w:rsidRPr="00030176">
              <w:rPr>
                <w:sz w:val="18"/>
                <w:szCs w:val="18"/>
                <w:rPrChange w:id="498" w:author="Raphael Malyankar" w:date="2026-02-02T16:40:00Z" w16du:dateUtc="2026-02-02T23:40:00Z">
                  <w:rPr>
                    <w:color w:val="EE0000"/>
                    <w:sz w:val="18"/>
                    <w:szCs w:val="18"/>
                  </w:rPr>
                </w:rPrChange>
              </w:rPr>
              <w:t>Part 10c data coding formats may be used a proxy instead of Part 8 types.</w:t>
            </w:r>
          </w:p>
        </w:tc>
        <w:tc>
          <w:tcPr>
            <w:tcW w:w="354" w:type="pct"/>
            <w:noWrap/>
            <w:hideMark/>
            <w:tcPrChange w:id="499" w:author="Raphael Malyankar" w:date="2026-02-02T18:45:00Z" w16du:dateUtc="2026-02-03T01:45:00Z">
              <w:tcPr>
                <w:tcW w:w="410" w:type="pct"/>
                <w:gridSpan w:val="2"/>
                <w:noWrap/>
                <w:hideMark/>
              </w:tcPr>
            </w:tcPrChange>
          </w:tcPr>
          <w:p w14:paraId="51D04CCB" w14:textId="77777777" w:rsidR="00F13A53" w:rsidRDefault="00325481" w:rsidP="00F21507">
            <w:pPr>
              <w:spacing w:before="60" w:after="60" w:line="240" w:lineRule="auto"/>
              <w:rPr>
                <w:sz w:val="18"/>
                <w:szCs w:val="18"/>
              </w:rPr>
            </w:pPr>
            <w:r w:rsidRPr="001B14B8">
              <w:rPr>
                <w:sz w:val="18"/>
                <w:szCs w:val="18"/>
              </w:rPr>
              <w:t>Part 8</w:t>
            </w:r>
            <w:r w:rsidR="00F13A53">
              <w:rPr>
                <w:sz w:val="18"/>
                <w:szCs w:val="18"/>
              </w:rPr>
              <w:t>,</w:t>
            </w:r>
          </w:p>
          <w:p w14:paraId="7AB6AD92" w14:textId="3DE33E0D" w:rsidR="00325481" w:rsidRPr="001B14B8" w:rsidRDefault="00F13A53" w:rsidP="00F21507">
            <w:pPr>
              <w:spacing w:before="60" w:after="60" w:line="240" w:lineRule="auto"/>
              <w:rPr>
                <w:sz w:val="18"/>
                <w:szCs w:val="18"/>
              </w:rPr>
            </w:pPr>
            <w:r w:rsidRPr="00030176">
              <w:rPr>
                <w:sz w:val="18"/>
                <w:szCs w:val="18"/>
                <w:rPrChange w:id="500" w:author="Raphael Malyankar" w:date="2026-02-02T16:40:00Z" w16du:dateUtc="2026-02-02T23:40:00Z">
                  <w:rPr>
                    <w:color w:val="EE0000"/>
                    <w:sz w:val="18"/>
                    <w:szCs w:val="18"/>
                  </w:rPr>
                </w:rPrChange>
              </w:rPr>
              <w:t>Part 10c</w:t>
            </w:r>
          </w:p>
        </w:tc>
        <w:tc>
          <w:tcPr>
            <w:tcW w:w="366" w:type="pct"/>
            <w:hideMark/>
            <w:tcPrChange w:id="501" w:author="Raphael Malyankar" w:date="2026-02-02T18:45:00Z" w16du:dateUtc="2026-02-03T01:45:00Z">
              <w:tcPr>
                <w:tcW w:w="377" w:type="pct"/>
                <w:gridSpan w:val="4"/>
                <w:hideMark/>
              </w:tcPr>
            </w:tcPrChange>
          </w:tcPr>
          <w:p w14:paraId="0BD80C29" w14:textId="77777777" w:rsidR="00F13A53" w:rsidRDefault="00325481" w:rsidP="00F21507">
            <w:pPr>
              <w:spacing w:before="60" w:after="60" w:line="240" w:lineRule="auto"/>
              <w:rPr>
                <w:sz w:val="18"/>
                <w:szCs w:val="18"/>
              </w:rPr>
            </w:pPr>
            <w:r w:rsidRPr="008826C8">
              <w:rPr>
                <w:sz w:val="18"/>
                <w:szCs w:val="18"/>
              </w:rPr>
              <w:t>8-4.3-1</w:t>
            </w:r>
            <w:r w:rsidR="00F13A53">
              <w:rPr>
                <w:sz w:val="18"/>
                <w:szCs w:val="18"/>
              </w:rPr>
              <w:t>,</w:t>
            </w:r>
          </w:p>
          <w:p w14:paraId="4D2DB705" w14:textId="74C39DAE" w:rsidR="00F13A53" w:rsidRPr="008826C8" w:rsidRDefault="00F13A53" w:rsidP="00F21507">
            <w:pPr>
              <w:spacing w:before="60" w:after="60" w:line="240" w:lineRule="auto"/>
              <w:rPr>
                <w:sz w:val="18"/>
                <w:szCs w:val="18"/>
              </w:rPr>
            </w:pPr>
            <w:r w:rsidRPr="00030176">
              <w:rPr>
                <w:sz w:val="18"/>
                <w:szCs w:val="18"/>
                <w:rPrChange w:id="502" w:author="Raphael Malyankar" w:date="2026-02-02T16:40:00Z" w16du:dateUtc="2026-02-02T23:40:00Z">
                  <w:rPr>
                    <w:color w:val="EE0000"/>
                    <w:sz w:val="18"/>
                    <w:szCs w:val="18"/>
                  </w:rPr>
                </w:rPrChange>
              </w:rPr>
              <w:t>10c-9.6</w:t>
            </w:r>
          </w:p>
        </w:tc>
        <w:tc>
          <w:tcPr>
            <w:tcW w:w="356" w:type="pct"/>
            <w:gridSpan w:val="3"/>
            <w:tcPrChange w:id="503" w:author="Raphael Malyankar" w:date="2026-02-02T18:45:00Z" w16du:dateUtc="2026-02-03T01:45:00Z">
              <w:tcPr>
                <w:tcW w:w="436" w:type="pct"/>
              </w:tcPr>
            </w:tcPrChange>
          </w:tcPr>
          <w:p w14:paraId="410C5D82" w14:textId="77777777" w:rsidR="00325481" w:rsidRPr="008826C8" w:rsidRDefault="00325481" w:rsidP="00F21507">
            <w:pPr>
              <w:spacing w:before="60" w:after="60" w:line="240" w:lineRule="auto"/>
              <w:rPr>
                <w:sz w:val="18"/>
                <w:szCs w:val="18"/>
              </w:rPr>
            </w:pPr>
          </w:p>
        </w:tc>
        <w:tc>
          <w:tcPr>
            <w:tcW w:w="1109" w:type="pct"/>
            <w:tcPrChange w:id="504" w:author="Raphael Malyankar" w:date="2026-02-02T18:45:00Z" w16du:dateUtc="2026-02-03T01:45:00Z">
              <w:tcPr>
                <w:tcW w:w="1273" w:type="pct"/>
                <w:gridSpan w:val="2"/>
              </w:tcPr>
            </w:tcPrChange>
          </w:tcPr>
          <w:p w14:paraId="7938271C" w14:textId="1A35B78A" w:rsidR="00325481" w:rsidRPr="008826C8" w:rsidRDefault="00F13A53" w:rsidP="009A389A">
            <w:pPr>
              <w:spacing w:before="60" w:after="60" w:line="240" w:lineRule="auto"/>
              <w:jc w:val="left"/>
              <w:rPr>
                <w:sz w:val="18"/>
                <w:szCs w:val="18"/>
              </w:rPr>
            </w:pPr>
            <w:r>
              <w:rPr>
                <w:sz w:val="18"/>
                <w:szCs w:val="18"/>
              </w:rPr>
              <w:t>Amend Product Specification</w:t>
            </w:r>
          </w:p>
        </w:tc>
        <w:tc>
          <w:tcPr>
            <w:tcW w:w="311" w:type="pct"/>
            <w:tcPrChange w:id="505" w:author="Raphael Malyankar" w:date="2026-02-02T18:45:00Z" w16du:dateUtc="2026-02-03T01:45:00Z">
              <w:tcPr>
                <w:tcW w:w="386" w:type="pct"/>
              </w:tcPr>
            </w:tcPrChange>
          </w:tcPr>
          <w:p w14:paraId="4BABBBB6" w14:textId="77777777" w:rsidR="00325481" w:rsidRPr="008826C8" w:rsidRDefault="00325481" w:rsidP="00F21507">
            <w:pPr>
              <w:spacing w:before="60" w:after="60" w:line="240" w:lineRule="auto"/>
              <w:rPr>
                <w:sz w:val="18"/>
                <w:szCs w:val="18"/>
              </w:rPr>
            </w:pPr>
          </w:p>
        </w:tc>
      </w:tr>
      <w:tr w:rsidR="00C37FAA" w:rsidRPr="008826C8" w14:paraId="5B3DBF55" w14:textId="164D0DFC" w:rsidTr="00180820">
        <w:tblPrEx>
          <w:tblW w:w="5000" w:type="pct"/>
          <w:tblLayout w:type="fixed"/>
          <w:tblCellMar>
            <w:top w:w="29" w:type="dxa"/>
            <w:left w:w="58" w:type="dxa"/>
            <w:bottom w:w="29" w:type="dxa"/>
            <w:right w:w="58" w:type="dxa"/>
          </w:tblCellMar>
          <w:tblPrExChange w:id="506"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507" w:author="Raphael Malyankar" w:date="2026-02-02T18:45:00Z" w16du:dateUtc="2026-02-03T01:45:00Z">
            <w:trPr>
              <w:cantSplit/>
            </w:trPr>
          </w:trPrChange>
        </w:trPr>
        <w:tc>
          <w:tcPr>
            <w:tcW w:w="329" w:type="pct"/>
            <w:noWrap/>
            <w:hideMark/>
            <w:tcPrChange w:id="508" w:author="Raphael Malyankar" w:date="2026-02-02T18:45:00Z" w16du:dateUtc="2026-02-03T01:45:00Z">
              <w:tcPr>
                <w:tcW w:w="376" w:type="pct"/>
                <w:noWrap/>
                <w:hideMark/>
              </w:tcPr>
            </w:tcPrChange>
          </w:tcPr>
          <w:p w14:paraId="55A9C441" w14:textId="77777777" w:rsidR="00325481" w:rsidRPr="008826C8" w:rsidRDefault="00325481" w:rsidP="00F21507">
            <w:pPr>
              <w:spacing w:before="60" w:after="60" w:line="240" w:lineRule="auto"/>
              <w:rPr>
                <w:sz w:val="18"/>
                <w:szCs w:val="18"/>
              </w:rPr>
            </w:pPr>
            <w:r w:rsidRPr="008826C8">
              <w:rPr>
                <w:sz w:val="18"/>
                <w:szCs w:val="18"/>
              </w:rPr>
              <w:t>100_5016</w:t>
            </w:r>
          </w:p>
        </w:tc>
        <w:tc>
          <w:tcPr>
            <w:tcW w:w="476" w:type="pct"/>
            <w:noWrap/>
            <w:hideMark/>
            <w:tcPrChange w:id="509" w:author="Raphael Malyankar" w:date="2026-02-02T18:45:00Z" w16du:dateUtc="2026-02-03T01:45:00Z">
              <w:tcPr>
                <w:tcW w:w="490" w:type="pct"/>
                <w:noWrap/>
                <w:hideMark/>
              </w:tcPr>
            </w:tcPrChange>
          </w:tcPr>
          <w:p w14:paraId="6CDAD63D" w14:textId="77777777" w:rsidR="00325481" w:rsidRPr="00F447A6" w:rsidRDefault="00325481" w:rsidP="00F21507">
            <w:pPr>
              <w:spacing w:before="60" w:after="60" w:line="240" w:lineRule="auto"/>
              <w:rPr>
                <w:rFonts w:cs="Arial"/>
                <w:sz w:val="18"/>
                <w:szCs w:val="18"/>
              </w:rPr>
            </w:pPr>
            <w:r w:rsidRPr="00F447A6">
              <w:rPr>
                <w:rFonts w:cs="Arial"/>
                <w:sz w:val="18"/>
                <w:szCs w:val="18"/>
              </w:rPr>
              <w:t>C</w:t>
            </w:r>
          </w:p>
        </w:tc>
        <w:tc>
          <w:tcPr>
            <w:tcW w:w="1699" w:type="pct"/>
            <w:gridSpan w:val="4"/>
            <w:hideMark/>
            <w:tcPrChange w:id="510" w:author="Raphael Malyankar" w:date="2026-02-02T18:45:00Z" w16du:dateUtc="2026-02-03T01:45:00Z">
              <w:tcPr>
                <w:tcW w:w="1252" w:type="pct"/>
                <w:gridSpan w:val="6"/>
                <w:hideMark/>
              </w:tcPr>
            </w:tcPrChange>
          </w:tcPr>
          <w:p w14:paraId="6CFA7F5B" w14:textId="77777777" w:rsidR="00325481" w:rsidRPr="008826C8" w:rsidRDefault="00325481" w:rsidP="00F21507">
            <w:pPr>
              <w:spacing w:before="60" w:after="60" w:line="240" w:lineRule="auto"/>
              <w:rPr>
                <w:sz w:val="18"/>
                <w:szCs w:val="18"/>
              </w:rPr>
            </w:pPr>
            <w:r w:rsidRPr="008826C8">
              <w:rPr>
                <w:sz w:val="18"/>
                <w:szCs w:val="18"/>
              </w:rPr>
              <w:t>For coverage encoding format, Hierarchical Data Format (HDF version 5) is used.</w:t>
            </w:r>
          </w:p>
        </w:tc>
        <w:tc>
          <w:tcPr>
            <w:tcW w:w="354" w:type="pct"/>
            <w:noWrap/>
            <w:hideMark/>
            <w:tcPrChange w:id="511" w:author="Raphael Malyankar" w:date="2026-02-02T18:45:00Z" w16du:dateUtc="2026-02-03T01:45:00Z">
              <w:tcPr>
                <w:tcW w:w="410" w:type="pct"/>
                <w:gridSpan w:val="2"/>
                <w:noWrap/>
                <w:hideMark/>
              </w:tcPr>
            </w:tcPrChange>
          </w:tcPr>
          <w:p w14:paraId="4968D7B1" w14:textId="43962B37" w:rsidR="00325481" w:rsidRDefault="00325481" w:rsidP="00F21507">
            <w:pPr>
              <w:spacing w:before="60" w:after="60" w:line="240" w:lineRule="auto"/>
              <w:rPr>
                <w:sz w:val="18"/>
                <w:szCs w:val="18"/>
              </w:rPr>
            </w:pPr>
            <w:r w:rsidRPr="001B14B8">
              <w:rPr>
                <w:sz w:val="18"/>
                <w:szCs w:val="18"/>
              </w:rPr>
              <w:t>Part 8</w:t>
            </w:r>
            <w:r w:rsidR="00060814">
              <w:rPr>
                <w:sz w:val="18"/>
                <w:szCs w:val="18"/>
              </w:rPr>
              <w:t>;</w:t>
            </w:r>
          </w:p>
          <w:p w14:paraId="26560D78" w14:textId="2D08BF0D" w:rsidR="00060814" w:rsidRPr="001B14B8" w:rsidRDefault="00060814" w:rsidP="00F21507">
            <w:pPr>
              <w:spacing w:before="60" w:after="60" w:line="240" w:lineRule="auto"/>
              <w:rPr>
                <w:sz w:val="18"/>
                <w:szCs w:val="18"/>
              </w:rPr>
            </w:pPr>
            <w:r w:rsidRPr="00030176">
              <w:rPr>
                <w:sz w:val="18"/>
                <w:szCs w:val="18"/>
                <w:rPrChange w:id="512" w:author="Raphael Malyankar" w:date="2026-02-02T16:40:00Z" w16du:dateUtc="2026-02-02T23:40:00Z">
                  <w:rPr>
                    <w:color w:val="EE0000"/>
                    <w:sz w:val="18"/>
                    <w:szCs w:val="18"/>
                  </w:rPr>
                </w:rPrChange>
              </w:rPr>
              <w:t>Part 10c</w:t>
            </w:r>
          </w:p>
        </w:tc>
        <w:tc>
          <w:tcPr>
            <w:tcW w:w="366" w:type="pct"/>
            <w:hideMark/>
            <w:tcPrChange w:id="513" w:author="Raphael Malyankar" w:date="2026-02-02T18:45:00Z" w16du:dateUtc="2026-02-03T01:45:00Z">
              <w:tcPr>
                <w:tcW w:w="377" w:type="pct"/>
                <w:gridSpan w:val="4"/>
                <w:hideMark/>
              </w:tcPr>
            </w:tcPrChange>
          </w:tcPr>
          <w:p w14:paraId="31AA7DBA" w14:textId="77777777" w:rsidR="00325481" w:rsidRDefault="00325481" w:rsidP="00F21507">
            <w:pPr>
              <w:spacing w:before="60" w:after="60" w:line="240" w:lineRule="auto"/>
              <w:rPr>
                <w:sz w:val="18"/>
                <w:szCs w:val="18"/>
              </w:rPr>
            </w:pPr>
            <w:r w:rsidRPr="008826C8">
              <w:rPr>
                <w:sz w:val="18"/>
                <w:szCs w:val="18"/>
              </w:rPr>
              <w:t>8-4.3-2</w:t>
            </w:r>
            <w:r w:rsidR="00060814">
              <w:rPr>
                <w:sz w:val="18"/>
                <w:szCs w:val="18"/>
              </w:rPr>
              <w:t>;</w:t>
            </w:r>
          </w:p>
          <w:p w14:paraId="4E4F8212" w14:textId="5250CA82" w:rsidR="00060814" w:rsidRPr="008826C8" w:rsidRDefault="00060814" w:rsidP="00F21507">
            <w:pPr>
              <w:spacing w:before="60" w:after="60" w:line="240" w:lineRule="auto"/>
              <w:rPr>
                <w:sz w:val="18"/>
                <w:szCs w:val="18"/>
              </w:rPr>
            </w:pPr>
            <w:r w:rsidRPr="00030176">
              <w:rPr>
                <w:sz w:val="18"/>
                <w:szCs w:val="18"/>
                <w:rPrChange w:id="514" w:author="Raphael Malyankar" w:date="2026-02-02T16:40:00Z" w16du:dateUtc="2026-02-02T23:40:00Z">
                  <w:rPr>
                    <w:color w:val="EE0000"/>
                    <w:sz w:val="18"/>
                    <w:szCs w:val="18"/>
                  </w:rPr>
                </w:rPrChange>
              </w:rPr>
              <w:t>10c</w:t>
            </w:r>
            <w:del w:id="515" w:author="Raphael Malyankar" w:date="2026-02-02T16:41:00Z" w16du:dateUtc="2026-02-02T23:41:00Z">
              <w:r w:rsidRPr="00030176" w:rsidDel="00030176">
                <w:rPr>
                  <w:sz w:val="18"/>
                  <w:szCs w:val="18"/>
                  <w:rPrChange w:id="516" w:author="Raphael Malyankar" w:date="2026-02-02T16:40:00Z" w16du:dateUtc="2026-02-02T23:40:00Z">
                    <w:rPr>
                      <w:color w:val="EE0000"/>
                      <w:sz w:val="18"/>
                      <w:szCs w:val="18"/>
                    </w:rPr>
                  </w:rPrChange>
                </w:rPr>
                <w:delText>-X</w:delText>
              </w:r>
            </w:del>
          </w:p>
        </w:tc>
        <w:tc>
          <w:tcPr>
            <w:tcW w:w="356" w:type="pct"/>
            <w:gridSpan w:val="3"/>
            <w:tcPrChange w:id="517" w:author="Raphael Malyankar" w:date="2026-02-02T18:45:00Z" w16du:dateUtc="2026-02-03T01:45:00Z">
              <w:tcPr>
                <w:tcW w:w="436" w:type="pct"/>
              </w:tcPr>
            </w:tcPrChange>
          </w:tcPr>
          <w:p w14:paraId="5B3CE7A7" w14:textId="77777777" w:rsidR="00325481" w:rsidRPr="008826C8" w:rsidRDefault="00325481" w:rsidP="00F21507">
            <w:pPr>
              <w:spacing w:before="60" w:after="60" w:line="240" w:lineRule="auto"/>
              <w:rPr>
                <w:sz w:val="18"/>
                <w:szCs w:val="18"/>
              </w:rPr>
            </w:pPr>
          </w:p>
        </w:tc>
        <w:tc>
          <w:tcPr>
            <w:tcW w:w="1109" w:type="pct"/>
            <w:tcPrChange w:id="518" w:author="Raphael Malyankar" w:date="2026-02-02T18:45:00Z" w16du:dateUtc="2026-02-03T01:45:00Z">
              <w:tcPr>
                <w:tcW w:w="1273" w:type="pct"/>
                <w:gridSpan w:val="2"/>
              </w:tcPr>
            </w:tcPrChange>
          </w:tcPr>
          <w:p w14:paraId="375A8CA0" w14:textId="7241176D" w:rsidR="00325481" w:rsidRPr="008826C8" w:rsidRDefault="00325481" w:rsidP="00F21507">
            <w:pPr>
              <w:spacing w:before="60" w:after="60" w:line="240" w:lineRule="auto"/>
              <w:rPr>
                <w:sz w:val="18"/>
                <w:szCs w:val="18"/>
              </w:rPr>
            </w:pPr>
            <w:r w:rsidRPr="008826C8">
              <w:rPr>
                <w:sz w:val="18"/>
                <w:szCs w:val="18"/>
              </w:rPr>
              <w:t>Use Part 10c (HDF5) format</w:t>
            </w:r>
          </w:p>
        </w:tc>
        <w:tc>
          <w:tcPr>
            <w:tcW w:w="311" w:type="pct"/>
            <w:tcPrChange w:id="519" w:author="Raphael Malyankar" w:date="2026-02-02T18:45:00Z" w16du:dateUtc="2026-02-03T01:45:00Z">
              <w:tcPr>
                <w:tcW w:w="386" w:type="pct"/>
              </w:tcPr>
            </w:tcPrChange>
          </w:tcPr>
          <w:p w14:paraId="251E405C" w14:textId="77777777" w:rsidR="00325481" w:rsidRPr="008826C8" w:rsidRDefault="00325481" w:rsidP="00F21507">
            <w:pPr>
              <w:spacing w:before="60" w:after="60" w:line="240" w:lineRule="auto"/>
              <w:rPr>
                <w:sz w:val="18"/>
                <w:szCs w:val="18"/>
              </w:rPr>
            </w:pPr>
          </w:p>
        </w:tc>
      </w:tr>
      <w:tr w:rsidR="00C37FAA" w:rsidRPr="008826C8" w14:paraId="02EA2FB7" w14:textId="1497CBA9" w:rsidTr="00180820">
        <w:tblPrEx>
          <w:tblW w:w="5000" w:type="pct"/>
          <w:tblLayout w:type="fixed"/>
          <w:tblCellMar>
            <w:top w:w="29" w:type="dxa"/>
            <w:left w:w="58" w:type="dxa"/>
            <w:bottom w:w="29" w:type="dxa"/>
            <w:right w:w="58" w:type="dxa"/>
          </w:tblCellMar>
          <w:tblPrExChange w:id="520"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521" w:author="Raphael Malyankar" w:date="2026-02-02T18:45:00Z" w16du:dateUtc="2026-02-03T01:45:00Z">
            <w:trPr>
              <w:cantSplit/>
            </w:trPr>
          </w:trPrChange>
        </w:trPr>
        <w:tc>
          <w:tcPr>
            <w:tcW w:w="329" w:type="pct"/>
            <w:noWrap/>
            <w:hideMark/>
            <w:tcPrChange w:id="522" w:author="Raphael Malyankar" w:date="2026-02-02T18:45:00Z" w16du:dateUtc="2026-02-03T01:45:00Z">
              <w:tcPr>
                <w:tcW w:w="376" w:type="pct"/>
                <w:noWrap/>
                <w:hideMark/>
              </w:tcPr>
            </w:tcPrChange>
          </w:tcPr>
          <w:p w14:paraId="6AE21511" w14:textId="77777777" w:rsidR="00325481" w:rsidRPr="008826C8" w:rsidRDefault="00325481" w:rsidP="00F21507">
            <w:pPr>
              <w:spacing w:before="60" w:after="60" w:line="240" w:lineRule="auto"/>
              <w:rPr>
                <w:sz w:val="18"/>
                <w:szCs w:val="18"/>
              </w:rPr>
            </w:pPr>
            <w:r w:rsidRPr="008826C8">
              <w:rPr>
                <w:sz w:val="18"/>
                <w:szCs w:val="18"/>
              </w:rPr>
              <w:t>100_5017</w:t>
            </w:r>
          </w:p>
        </w:tc>
        <w:tc>
          <w:tcPr>
            <w:tcW w:w="476" w:type="pct"/>
            <w:noWrap/>
            <w:hideMark/>
            <w:tcPrChange w:id="523" w:author="Raphael Malyankar" w:date="2026-02-02T18:45:00Z" w16du:dateUtc="2026-02-03T01:45:00Z">
              <w:tcPr>
                <w:tcW w:w="490" w:type="pct"/>
                <w:noWrap/>
                <w:hideMark/>
              </w:tcPr>
            </w:tcPrChange>
          </w:tcPr>
          <w:p w14:paraId="7E4F0A4F"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524" w:author="Raphael Malyankar" w:date="2026-02-02T18:45:00Z" w16du:dateUtc="2026-02-03T01:45:00Z">
              <w:tcPr>
                <w:tcW w:w="1252" w:type="pct"/>
                <w:gridSpan w:val="6"/>
                <w:hideMark/>
              </w:tcPr>
            </w:tcPrChange>
          </w:tcPr>
          <w:p w14:paraId="1E281627" w14:textId="77777777" w:rsidR="00325481" w:rsidRPr="008826C8" w:rsidRDefault="00325481" w:rsidP="00F21507">
            <w:pPr>
              <w:spacing w:before="60" w:after="60" w:line="240" w:lineRule="auto"/>
              <w:rPr>
                <w:sz w:val="18"/>
                <w:szCs w:val="18"/>
              </w:rPr>
            </w:pPr>
            <w:r w:rsidRPr="008826C8">
              <w:rPr>
                <w:sz w:val="18"/>
                <w:szCs w:val="18"/>
              </w:rPr>
              <w:t>Geometric objects (Subtypes of the UML class GM_Object) to be used conform to the definition in ISO 19107</w:t>
            </w:r>
          </w:p>
        </w:tc>
        <w:tc>
          <w:tcPr>
            <w:tcW w:w="354" w:type="pct"/>
            <w:noWrap/>
            <w:hideMark/>
            <w:tcPrChange w:id="525" w:author="Raphael Malyankar" w:date="2026-02-02T18:45:00Z" w16du:dateUtc="2026-02-03T01:45:00Z">
              <w:tcPr>
                <w:tcW w:w="410" w:type="pct"/>
                <w:gridSpan w:val="2"/>
                <w:noWrap/>
                <w:hideMark/>
              </w:tcPr>
            </w:tcPrChange>
          </w:tcPr>
          <w:p w14:paraId="6263634A"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526" w:author="Raphael Malyankar" w:date="2026-02-02T18:45:00Z" w16du:dateUtc="2026-02-03T01:45:00Z">
              <w:tcPr>
                <w:tcW w:w="377" w:type="pct"/>
                <w:gridSpan w:val="4"/>
                <w:hideMark/>
              </w:tcPr>
            </w:tcPrChange>
          </w:tcPr>
          <w:p w14:paraId="19E50B2B" w14:textId="77777777" w:rsidR="00325481" w:rsidRPr="008826C8" w:rsidRDefault="00325481" w:rsidP="00F21507">
            <w:pPr>
              <w:spacing w:before="60" w:after="60" w:line="240" w:lineRule="auto"/>
              <w:rPr>
                <w:sz w:val="18"/>
                <w:szCs w:val="18"/>
              </w:rPr>
            </w:pPr>
            <w:r w:rsidRPr="008826C8">
              <w:rPr>
                <w:sz w:val="18"/>
                <w:szCs w:val="18"/>
              </w:rPr>
              <w:t>8-5.1.1</w:t>
            </w:r>
          </w:p>
        </w:tc>
        <w:tc>
          <w:tcPr>
            <w:tcW w:w="356" w:type="pct"/>
            <w:gridSpan w:val="3"/>
            <w:tcPrChange w:id="527" w:author="Raphael Malyankar" w:date="2026-02-02T18:45:00Z" w16du:dateUtc="2026-02-03T01:45:00Z">
              <w:tcPr>
                <w:tcW w:w="436" w:type="pct"/>
              </w:tcPr>
            </w:tcPrChange>
          </w:tcPr>
          <w:p w14:paraId="0CC66624" w14:textId="77777777" w:rsidR="00325481" w:rsidRPr="008826C8" w:rsidRDefault="00325481" w:rsidP="00F21507">
            <w:pPr>
              <w:spacing w:before="60" w:after="60" w:line="240" w:lineRule="auto"/>
              <w:rPr>
                <w:sz w:val="18"/>
                <w:szCs w:val="18"/>
              </w:rPr>
            </w:pPr>
          </w:p>
        </w:tc>
        <w:tc>
          <w:tcPr>
            <w:tcW w:w="1109" w:type="pct"/>
            <w:tcPrChange w:id="528" w:author="Raphael Malyankar" w:date="2026-02-02T18:45:00Z" w16du:dateUtc="2026-02-03T01:45:00Z">
              <w:tcPr>
                <w:tcW w:w="1273" w:type="pct"/>
                <w:gridSpan w:val="2"/>
              </w:tcPr>
            </w:tcPrChange>
          </w:tcPr>
          <w:p w14:paraId="303C00B8" w14:textId="462C991F" w:rsidR="00325481" w:rsidRPr="008826C8" w:rsidRDefault="00325481" w:rsidP="00F21507">
            <w:pPr>
              <w:spacing w:before="60" w:after="60" w:line="240" w:lineRule="auto"/>
              <w:rPr>
                <w:sz w:val="18"/>
                <w:szCs w:val="18"/>
              </w:rPr>
            </w:pPr>
            <w:r w:rsidRPr="008826C8">
              <w:rPr>
                <w:sz w:val="18"/>
                <w:szCs w:val="18"/>
              </w:rPr>
              <w:t>Use only permitted spatial primitives</w:t>
            </w:r>
          </w:p>
        </w:tc>
        <w:tc>
          <w:tcPr>
            <w:tcW w:w="311" w:type="pct"/>
            <w:tcPrChange w:id="529" w:author="Raphael Malyankar" w:date="2026-02-02T18:45:00Z" w16du:dateUtc="2026-02-03T01:45:00Z">
              <w:tcPr>
                <w:tcW w:w="386" w:type="pct"/>
              </w:tcPr>
            </w:tcPrChange>
          </w:tcPr>
          <w:p w14:paraId="1E6CDBC0" w14:textId="77777777" w:rsidR="00325481" w:rsidRPr="008826C8" w:rsidRDefault="00325481" w:rsidP="00F21507">
            <w:pPr>
              <w:spacing w:before="60" w:after="60" w:line="240" w:lineRule="auto"/>
              <w:rPr>
                <w:sz w:val="18"/>
                <w:szCs w:val="18"/>
              </w:rPr>
            </w:pPr>
          </w:p>
        </w:tc>
      </w:tr>
      <w:tr w:rsidR="00C37FAA" w:rsidRPr="008826C8" w14:paraId="40B931FF" w14:textId="513727EB" w:rsidTr="00180820">
        <w:tblPrEx>
          <w:tblW w:w="5000" w:type="pct"/>
          <w:tblLayout w:type="fixed"/>
          <w:tblCellMar>
            <w:top w:w="29" w:type="dxa"/>
            <w:left w:w="58" w:type="dxa"/>
            <w:bottom w:w="29" w:type="dxa"/>
            <w:right w:w="58" w:type="dxa"/>
          </w:tblCellMar>
          <w:tblPrExChange w:id="530"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531" w:author="Raphael Malyankar" w:date="2026-02-02T18:45:00Z" w16du:dateUtc="2026-02-03T01:45:00Z">
            <w:trPr>
              <w:cantSplit/>
            </w:trPr>
          </w:trPrChange>
        </w:trPr>
        <w:tc>
          <w:tcPr>
            <w:tcW w:w="329" w:type="pct"/>
            <w:noWrap/>
            <w:hideMark/>
            <w:tcPrChange w:id="532" w:author="Raphael Malyankar" w:date="2026-02-02T18:45:00Z" w16du:dateUtc="2026-02-03T01:45:00Z">
              <w:tcPr>
                <w:tcW w:w="376" w:type="pct"/>
                <w:noWrap/>
                <w:hideMark/>
              </w:tcPr>
            </w:tcPrChange>
          </w:tcPr>
          <w:p w14:paraId="6D3530B5" w14:textId="77777777" w:rsidR="00325481" w:rsidRPr="008826C8" w:rsidRDefault="00325481" w:rsidP="00F21507">
            <w:pPr>
              <w:spacing w:before="60" w:after="60" w:line="240" w:lineRule="auto"/>
              <w:rPr>
                <w:sz w:val="18"/>
                <w:szCs w:val="18"/>
              </w:rPr>
            </w:pPr>
            <w:r w:rsidRPr="008826C8">
              <w:rPr>
                <w:sz w:val="18"/>
                <w:szCs w:val="18"/>
              </w:rPr>
              <w:lastRenderedPageBreak/>
              <w:t>100_5018</w:t>
            </w:r>
          </w:p>
        </w:tc>
        <w:tc>
          <w:tcPr>
            <w:tcW w:w="476" w:type="pct"/>
            <w:noWrap/>
            <w:hideMark/>
            <w:tcPrChange w:id="533" w:author="Raphael Malyankar" w:date="2026-02-02T18:45:00Z" w16du:dateUtc="2026-02-03T01:45:00Z">
              <w:tcPr>
                <w:tcW w:w="490" w:type="pct"/>
                <w:noWrap/>
                <w:hideMark/>
              </w:tcPr>
            </w:tcPrChange>
          </w:tcPr>
          <w:p w14:paraId="2C9A768F"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534" w:author="Raphael Malyankar" w:date="2026-02-02T18:45:00Z" w16du:dateUtc="2026-02-03T01:45:00Z">
              <w:tcPr>
                <w:tcW w:w="1252" w:type="pct"/>
                <w:gridSpan w:val="6"/>
                <w:hideMark/>
              </w:tcPr>
            </w:tcPrChange>
          </w:tcPr>
          <w:p w14:paraId="24799479" w14:textId="45D560B6" w:rsidR="00325481" w:rsidRPr="008826C8" w:rsidRDefault="00325481" w:rsidP="00F21507">
            <w:pPr>
              <w:spacing w:before="60" w:after="60" w:line="240" w:lineRule="auto"/>
              <w:rPr>
                <w:sz w:val="18"/>
                <w:szCs w:val="18"/>
              </w:rPr>
            </w:pPr>
            <w:r w:rsidRPr="008826C8">
              <w:rPr>
                <w:sz w:val="18"/>
                <w:szCs w:val="18"/>
              </w:rPr>
              <w:t>Subtypes of GM_Object used for</w:t>
            </w:r>
            <w:r w:rsidR="00060814">
              <w:rPr>
                <w:sz w:val="18"/>
                <w:szCs w:val="18"/>
              </w:rPr>
              <w:t xml:space="preserve"> </w:t>
            </w:r>
            <w:r w:rsidRPr="008826C8">
              <w:rPr>
                <w:sz w:val="18"/>
                <w:szCs w:val="18"/>
              </w:rPr>
              <w:t>description of spatiotemporal domains conform to the definition in ISO 19123</w:t>
            </w:r>
            <w:r w:rsidR="00060814">
              <w:rPr>
                <w:sz w:val="18"/>
                <w:szCs w:val="18"/>
              </w:rPr>
              <w:t xml:space="preserve"> </w:t>
            </w:r>
            <w:r w:rsidR="00060814" w:rsidRPr="00030176">
              <w:rPr>
                <w:sz w:val="18"/>
                <w:szCs w:val="18"/>
                <w:rPrChange w:id="535" w:author="Raphael Malyankar" w:date="2026-02-02T16:41:00Z" w16du:dateUtc="2026-02-02T23:41:00Z">
                  <w:rPr>
                    <w:color w:val="EE0000"/>
                    <w:sz w:val="18"/>
                    <w:szCs w:val="18"/>
                  </w:rPr>
                </w:rPrChange>
              </w:rPr>
              <w:t>as realised in Part 10c</w:t>
            </w:r>
          </w:p>
        </w:tc>
        <w:tc>
          <w:tcPr>
            <w:tcW w:w="354" w:type="pct"/>
            <w:noWrap/>
            <w:hideMark/>
            <w:tcPrChange w:id="536" w:author="Raphael Malyankar" w:date="2026-02-02T18:45:00Z" w16du:dateUtc="2026-02-03T01:45:00Z">
              <w:tcPr>
                <w:tcW w:w="410" w:type="pct"/>
                <w:gridSpan w:val="2"/>
                <w:noWrap/>
                <w:hideMark/>
              </w:tcPr>
            </w:tcPrChange>
          </w:tcPr>
          <w:p w14:paraId="686E3B31" w14:textId="2ACB1C97" w:rsidR="00325481" w:rsidRDefault="00325481" w:rsidP="00F21507">
            <w:pPr>
              <w:spacing w:before="60" w:after="60" w:line="240" w:lineRule="auto"/>
              <w:rPr>
                <w:sz w:val="18"/>
                <w:szCs w:val="18"/>
              </w:rPr>
            </w:pPr>
            <w:r w:rsidRPr="001B14B8">
              <w:rPr>
                <w:sz w:val="18"/>
                <w:szCs w:val="18"/>
              </w:rPr>
              <w:t>Part 8</w:t>
            </w:r>
            <w:r w:rsidR="00060814">
              <w:rPr>
                <w:sz w:val="18"/>
                <w:szCs w:val="18"/>
              </w:rPr>
              <w:t>;</w:t>
            </w:r>
          </w:p>
          <w:p w14:paraId="5C62B514" w14:textId="0792EE42" w:rsidR="00060814" w:rsidRPr="001B14B8" w:rsidRDefault="00060814" w:rsidP="00F21507">
            <w:pPr>
              <w:spacing w:before="60" w:after="60" w:line="240" w:lineRule="auto"/>
              <w:rPr>
                <w:sz w:val="18"/>
                <w:szCs w:val="18"/>
              </w:rPr>
            </w:pPr>
            <w:r w:rsidRPr="00030176">
              <w:rPr>
                <w:sz w:val="18"/>
                <w:szCs w:val="18"/>
                <w:rPrChange w:id="537" w:author="Raphael Malyankar" w:date="2026-02-02T16:41:00Z" w16du:dateUtc="2026-02-02T23:41:00Z">
                  <w:rPr>
                    <w:color w:val="EE0000"/>
                    <w:sz w:val="18"/>
                    <w:szCs w:val="18"/>
                  </w:rPr>
                </w:rPrChange>
              </w:rPr>
              <w:t>Part 10c</w:t>
            </w:r>
          </w:p>
        </w:tc>
        <w:tc>
          <w:tcPr>
            <w:tcW w:w="366" w:type="pct"/>
            <w:hideMark/>
            <w:tcPrChange w:id="538" w:author="Raphael Malyankar" w:date="2026-02-02T18:45:00Z" w16du:dateUtc="2026-02-03T01:45:00Z">
              <w:tcPr>
                <w:tcW w:w="377" w:type="pct"/>
                <w:gridSpan w:val="4"/>
                <w:hideMark/>
              </w:tcPr>
            </w:tcPrChange>
          </w:tcPr>
          <w:p w14:paraId="6F7A67D2" w14:textId="77777777" w:rsidR="00325481" w:rsidRDefault="00325481" w:rsidP="00F21507">
            <w:pPr>
              <w:spacing w:before="60" w:after="60" w:line="240" w:lineRule="auto"/>
              <w:rPr>
                <w:sz w:val="18"/>
                <w:szCs w:val="18"/>
              </w:rPr>
            </w:pPr>
            <w:r w:rsidRPr="008826C8">
              <w:rPr>
                <w:sz w:val="18"/>
                <w:szCs w:val="18"/>
              </w:rPr>
              <w:t>8-5.1.1</w:t>
            </w:r>
            <w:r w:rsidR="00060814">
              <w:rPr>
                <w:sz w:val="18"/>
                <w:szCs w:val="18"/>
              </w:rPr>
              <w:t>;</w:t>
            </w:r>
          </w:p>
          <w:p w14:paraId="51C9AB30" w14:textId="2105BDBE" w:rsidR="00060814" w:rsidRPr="008826C8" w:rsidRDefault="00060814" w:rsidP="00F21507">
            <w:pPr>
              <w:spacing w:before="60" w:after="60" w:line="240" w:lineRule="auto"/>
              <w:rPr>
                <w:sz w:val="18"/>
                <w:szCs w:val="18"/>
              </w:rPr>
            </w:pPr>
            <w:r w:rsidRPr="00030176">
              <w:rPr>
                <w:sz w:val="18"/>
                <w:szCs w:val="18"/>
                <w:rPrChange w:id="539" w:author="Raphael Malyankar" w:date="2026-02-02T16:41:00Z" w16du:dateUtc="2026-02-02T23:41:00Z">
                  <w:rPr>
                    <w:color w:val="EE0000"/>
                    <w:sz w:val="18"/>
                    <w:szCs w:val="18"/>
                  </w:rPr>
                </w:rPrChange>
              </w:rPr>
              <w:t>10c</w:t>
            </w:r>
            <w:del w:id="540" w:author="Raphael Malyankar" w:date="2026-02-02T16:41:00Z" w16du:dateUtc="2026-02-02T23:41:00Z">
              <w:r w:rsidRPr="00060814" w:rsidDel="00030176">
                <w:rPr>
                  <w:color w:val="EE0000"/>
                  <w:sz w:val="18"/>
                  <w:szCs w:val="18"/>
                </w:rPr>
                <w:delText>-X</w:delText>
              </w:r>
            </w:del>
          </w:p>
        </w:tc>
        <w:tc>
          <w:tcPr>
            <w:tcW w:w="356" w:type="pct"/>
            <w:gridSpan w:val="3"/>
            <w:tcPrChange w:id="541" w:author="Raphael Malyankar" w:date="2026-02-02T18:45:00Z" w16du:dateUtc="2026-02-03T01:45:00Z">
              <w:tcPr>
                <w:tcW w:w="436" w:type="pct"/>
              </w:tcPr>
            </w:tcPrChange>
          </w:tcPr>
          <w:p w14:paraId="392B4059" w14:textId="77777777" w:rsidR="00325481" w:rsidRPr="008826C8" w:rsidRDefault="00325481" w:rsidP="00F21507">
            <w:pPr>
              <w:spacing w:before="60" w:after="60" w:line="240" w:lineRule="auto"/>
              <w:rPr>
                <w:sz w:val="18"/>
                <w:szCs w:val="18"/>
              </w:rPr>
            </w:pPr>
          </w:p>
        </w:tc>
        <w:tc>
          <w:tcPr>
            <w:tcW w:w="1109" w:type="pct"/>
            <w:tcPrChange w:id="542" w:author="Raphael Malyankar" w:date="2026-02-02T18:45:00Z" w16du:dateUtc="2026-02-03T01:45:00Z">
              <w:tcPr>
                <w:tcW w:w="1273" w:type="pct"/>
                <w:gridSpan w:val="2"/>
              </w:tcPr>
            </w:tcPrChange>
          </w:tcPr>
          <w:p w14:paraId="1F48BD4E" w14:textId="37FB2316" w:rsidR="00325481" w:rsidRPr="008826C8" w:rsidRDefault="00325481" w:rsidP="00F21507">
            <w:pPr>
              <w:spacing w:before="60" w:after="60" w:line="240" w:lineRule="auto"/>
              <w:rPr>
                <w:sz w:val="18"/>
                <w:szCs w:val="18"/>
              </w:rPr>
            </w:pPr>
            <w:r w:rsidRPr="008826C8">
              <w:rPr>
                <w:sz w:val="18"/>
                <w:szCs w:val="18"/>
              </w:rPr>
              <w:t>Use only permitted coverage types</w:t>
            </w:r>
          </w:p>
        </w:tc>
        <w:tc>
          <w:tcPr>
            <w:tcW w:w="311" w:type="pct"/>
            <w:tcPrChange w:id="543" w:author="Raphael Malyankar" w:date="2026-02-02T18:45:00Z" w16du:dateUtc="2026-02-03T01:45:00Z">
              <w:tcPr>
                <w:tcW w:w="386" w:type="pct"/>
              </w:tcPr>
            </w:tcPrChange>
          </w:tcPr>
          <w:p w14:paraId="4C035409" w14:textId="77777777" w:rsidR="00325481" w:rsidRPr="008826C8" w:rsidRDefault="00325481" w:rsidP="00F21507">
            <w:pPr>
              <w:spacing w:before="60" w:after="60" w:line="240" w:lineRule="auto"/>
              <w:rPr>
                <w:sz w:val="18"/>
                <w:szCs w:val="18"/>
              </w:rPr>
            </w:pPr>
          </w:p>
        </w:tc>
      </w:tr>
      <w:tr w:rsidR="00C37FAA" w:rsidRPr="008826C8" w14:paraId="7739B840" w14:textId="36BBCC2A" w:rsidTr="00180820">
        <w:tblPrEx>
          <w:tblW w:w="5000" w:type="pct"/>
          <w:tblLayout w:type="fixed"/>
          <w:tblCellMar>
            <w:top w:w="29" w:type="dxa"/>
            <w:left w:w="58" w:type="dxa"/>
            <w:bottom w:w="29" w:type="dxa"/>
            <w:right w:w="58" w:type="dxa"/>
          </w:tblCellMar>
          <w:tblPrExChange w:id="54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545" w:author="Raphael Malyankar" w:date="2026-02-02T18:45:00Z" w16du:dateUtc="2026-02-03T01:45:00Z">
            <w:trPr>
              <w:cantSplit/>
            </w:trPr>
          </w:trPrChange>
        </w:trPr>
        <w:tc>
          <w:tcPr>
            <w:tcW w:w="329" w:type="pct"/>
            <w:noWrap/>
            <w:hideMark/>
            <w:tcPrChange w:id="546" w:author="Raphael Malyankar" w:date="2026-02-02T18:45:00Z" w16du:dateUtc="2026-02-03T01:45:00Z">
              <w:tcPr>
                <w:tcW w:w="376" w:type="pct"/>
                <w:noWrap/>
                <w:hideMark/>
              </w:tcPr>
            </w:tcPrChange>
          </w:tcPr>
          <w:p w14:paraId="1BBFCA26" w14:textId="77777777" w:rsidR="00325481" w:rsidRPr="008826C8" w:rsidRDefault="00325481" w:rsidP="00F21507">
            <w:pPr>
              <w:spacing w:before="60" w:after="60" w:line="240" w:lineRule="auto"/>
              <w:rPr>
                <w:sz w:val="18"/>
                <w:szCs w:val="18"/>
              </w:rPr>
            </w:pPr>
            <w:r w:rsidRPr="008826C8">
              <w:rPr>
                <w:sz w:val="18"/>
                <w:szCs w:val="18"/>
              </w:rPr>
              <w:t>100_5019</w:t>
            </w:r>
          </w:p>
        </w:tc>
        <w:tc>
          <w:tcPr>
            <w:tcW w:w="476" w:type="pct"/>
            <w:noWrap/>
            <w:hideMark/>
            <w:tcPrChange w:id="547" w:author="Raphael Malyankar" w:date="2026-02-02T18:45:00Z" w16du:dateUtc="2026-02-03T01:45:00Z">
              <w:tcPr>
                <w:tcW w:w="490" w:type="pct"/>
                <w:noWrap/>
                <w:hideMark/>
              </w:tcPr>
            </w:tcPrChange>
          </w:tcPr>
          <w:p w14:paraId="27BAC45C" w14:textId="77777777" w:rsidR="00325481" w:rsidRPr="00F447A6" w:rsidRDefault="00325481" w:rsidP="00F21507">
            <w:pPr>
              <w:spacing w:before="60" w:after="60" w:line="240" w:lineRule="auto"/>
              <w:rPr>
                <w:rFonts w:cs="Arial"/>
                <w:sz w:val="18"/>
                <w:szCs w:val="18"/>
              </w:rPr>
            </w:pPr>
            <w:r w:rsidRPr="00F447A6">
              <w:rPr>
                <w:rFonts w:cs="Arial"/>
                <w:sz w:val="18"/>
                <w:szCs w:val="18"/>
              </w:rPr>
              <w:t>C</w:t>
            </w:r>
          </w:p>
        </w:tc>
        <w:tc>
          <w:tcPr>
            <w:tcW w:w="1699" w:type="pct"/>
            <w:gridSpan w:val="4"/>
            <w:hideMark/>
            <w:tcPrChange w:id="548" w:author="Raphael Malyankar" w:date="2026-02-02T18:45:00Z" w16du:dateUtc="2026-02-03T01:45:00Z">
              <w:tcPr>
                <w:tcW w:w="1252" w:type="pct"/>
                <w:gridSpan w:val="6"/>
                <w:hideMark/>
              </w:tcPr>
            </w:tcPrChange>
          </w:tcPr>
          <w:p w14:paraId="36990AAC" w14:textId="77777777" w:rsidR="00325481" w:rsidRPr="008826C8" w:rsidRDefault="00325481" w:rsidP="00F21507">
            <w:pPr>
              <w:spacing w:before="60" w:after="60" w:line="240" w:lineRule="auto"/>
              <w:rPr>
                <w:sz w:val="18"/>
                <w:szCs w:val="18"/>
              </w:rPr>
            </w:pPr>
            <w:r w:rsidRPr="008826C8">
              <w:rPr>
                <w:sz w:val="18"/>
                <w:szCs w:val="18"/>
              </w:rPr>
              <w:t>A coverage is only a grid, TIN or point set</w:t>
            </w:r>
          </w:p>
        </w:tc>
        <w:tc>
          <w:tcPr>
            <w:tcW w:w="354" w:type="pct"/>
            <w:noWrap/>
            <w:hideMark/>
            <w:tcPrChange w:id="549" w:author="Raphael Malyankar" w:date="2026-02-02T18:45:00Z" w16du:dateUtc="2026-02-03T01:45:00Z">
              <w:tcPr>
                <w:tcW w:w="410" w:type="pct"/>
                <w:gridSpan w:val="2"/>
                <w:noWrap/>
                <w:hideMark/>
              </w:tcPr>
            </w:tcPrChange>
          </w:tcPr>
          <w:p w14:paraId="007E2918"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550" w:author="Raphael Malyankar" w:date="2026-02-02T18:45:00Z" w16du:dateUtc="2026-02-03T01:45:00Z">
              <w:tcPr>
                <w:tcW w:w="377" w:type="pct"/>
                <w:gridSpan w:val="4"/>
                <w:hideMark/>
              </w:tcPr>
            </w:tcPrChange>
          </w:tcPr>
          <w:p w14:paraId="02FB2150" w14:textId="77777777" w:rsidR="00325481" w:rsidRPr="008826C8" w:rsidRDefault="00325481" w:rsidP="00F21507">
            <w:pPr>
              <w:spacing w:before="60" w:after="60" w:line="240" w:lineRule="auto"/>
              <w:rPr>
                <w:sz w:val="18"/>
                <w:szCs w:val="18"/>
              </w:rPr>
            </w:pPr>
            <w:r w:rsidRPr="008826C8">
              <w:rPr>
                <w:sz w:val="18"/>
                <w:szCs w:val="18"/>
              </w:rPr>
              <w:t>8-5.1.1</w:t>
            </w:r>
          </w:p>
        </w:tc>
        <w:tc>
          <w:tcPr>
            <w:tcW w:w="356" w:type="pct"/>
            <w:gridSpan w:val="3"/>
            <w:tcPrChange w:id="551" w:author="Raphael Malyankar" w:date="2026-02-02T18:45:00Z" w16du:dateUtc="2026-02-03T01:45:00Z">
              <w:tcPr>
                <w:tcW w:w="436" w:type="pct"/>
              </w:tcPr>
            </w:tcPrChange>
          </w:tcPr>
          <w:p w14:paraId="66EF2509" w14:textId="77777777" w:rsidR="00325481" w:rsidRPr="008826C8" w:rsidRDefault="00325481" w:rsidP="00F21507">
            <w:pPr>
              <w:spacing w:before="60" w:after="60" w:line="240" w:lineRule="auto"/>
              <w:rPr>
                <w:sz w:val="18"/>
                <w:szCs w:val="18"/>
              </w:rPr>
            </w:pPr>
          </w:p>
        </w:tc>
        <w:tc>
          <w:tcPr>
            <w:tcW w:w="1109" w:type="pct"/>
            <w:tcPrChange w:id="552" w:author="Raphael Malyankar" w:date="2026-02-02T18:45:00Z" w16du:dateUtc="2026-02-03T01:45:00Z">
              <w:tcPr>
                <w:tcW w:w="1273" w:type="pct"/>
                <w:gridSpan w:val="2"/>
              </w:tcPr>
            </w:tcPrChange>
          </w:tcPr>
          <w:p w14:paraId="5D7E1E43" w14:textId="387DE141" w:rsidR="00325481" w:rsidRPr="008826C8" w:rsidRDefault="00325481" w:rsidP="00F21507">
            <w:pPr>
              <w:spacing w:before="60" w:after="60" w:line="240" w:lineRule="auto"/>
              <w:rPr>
                <w:sz w:val="18"/>
                <w:szCs w:val="18"/>
              </w:rPr>
            </w:pPr>
            <w:r w:rsidRPr="008826C8">
              <w:rPr>
                <w:sz w:val="18"/>
                <w:szCs w:val="18"/>
              </w:rPr>
              <w:t>Use only permitted coverage types</w:t>
            </w:r>
          </w:p>
        </w:tc>
        <w:tc>
          <w:tcPr>
            <w:tcW w:w="311" w:type="pct"/>
            <w:tcPrChange w:id="553" w:author="Raphael Malyankar" w:date="2026-02-02T18:45:00Z" w16du:dateUtc="2026-02-03T01:45:00Z">
              <w:tcPr>
                <w:tcW w:w="386" w:type="pct"/>
              </w:tcPr>
            </w:tcPrChange>
          </w:tcPr>
          <w:p w14:paraId="5D943A80" w14:textId="77777777" w:rsidR="00325481" w:rsidRPr="008826C8" w:rsidRDefault="00325481" w:rsidP="00F21507">
            <w:pPr>
              <w:spacing w:before="60" w:after="60" w:line="240" w:lineRule="auto"/>
              <w:rPr>
                <w:sz w:val="18"/>
                <w:szCs w:val="18"/>
              </w:rPr>
            </w:pPr>
          </w:p>
        </w:tc>
      </w:tr>
      <w:tr w:rsidR="00C37FAA" w:rsidRPr="008826C8" w14:paraId="56D68274" w14:textId="1A953923" w:rsidTr="00180820">
        <w:tblPrEx>
          <w:tblW w:w="5000" w:type="pct"/>
          <w:tblLayout w:type="fixed"/>
          <w:tblCellMar>
            <w:top w:w="29" w:type="dxa"/>
            <w:left w:w="58" w:type="dxa"/>
            <w:bottom w:w="29" w:type="dxa"/>
            <w:right w:w="58" w:type="dxa"/>
          </w:tblCellMar>
          <w:tblPrExChange w:id="55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555" w:author="Raphael Malyankar" w:date="2026-02-02T18:45:00Z" w16du:dateUtc="2026-02-03T01:45:00Z">
            <w:trPr>
              <w:cantSplit/>
            </w:trPr>
          </w:trPrChange>
        </w:trPr>
        <w:tc>
          <w:tcPr>
            <w:tcW w:w="329" w:type="pct"/>
            <w:noWrap/>
            <w:hideMark/>
            <w:tcPrChange w:id="556" w:author="Raphael Malyankar" w:date="2026-02-02T18:45:00Z" w16du:dateUtc="2026-02-03T01:45:00Z">
              <w:tcPr>
                <w:tcW w:w="376" w:type="pct"/>
                <w:noWrap/>
                <w:hideMark/>
              </w:tcPr>
            </w:tcPrChange>
          </w:tcPr>
          <w:p w14:paraId="7C5E71CF" w14:textId="77777777" w:rsidR="00325481" w:rsidRPr="008826C8" w:rsidRDefault="00325481" w:rsidP="00F21507">
            <w:pPr>
              <w:spacing w:before="60" w:after="60" w:line="240" w:lineRule="auto"/>
              <w:rPr>
                <w:sz w:val="18"/>
                <w:szCs w:val="18"/>
              </w:rPr>
            </w:pPr>
            <w:r w:rsidRPr="008826C8">
              <w:rPr>
                <w:sz w:val="18"/>
                <w:szCs w:val="18"/>
              </w:rPr>
              <w:t>100_5020</w:t>
            </w:r>
          </w:p>
        </w:tc>
        <w:tc>
          <w:tcPr>
            <w:tcW w:w="476" w:type="pct"/>
            <w:noWrap/>
            <w:hideMark/>
            <w:tcPrChange w:id="557" w:author="Raphael Malyankar" w:date="2026-02-02T18:45:00Z" w16du:dateUtc="2026-02-03T01:45:00Z">
              <w:tcPr>
                <w:tcW w:w="490" w:type="pct"/>
                <w:noWrap/>
                <w:hideMark/>
              </w:tcPr>
            </w:tcPrChange>
          </w:tcPr>
          <w:p w14:paraId="4E40FBC6"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558" w:author="Raphael Malyankar" w:date="2026-02-02T18:45:00Z" w16du:dateUtc="2026-02-03T01:45:00Z">
              <w:tcPr>
                <w:tcW w:w="1252" w:type="pct"/>
                <w:gridSpan w:val="6"/>
                <w:hideMark/>
              </w:tcPr>
            </w:tcPrChange>
          </w:tcPr>
          <w:p w14:paraId="784CFFA2" w14:textId="77777777" w:rsidR="00325481" w:rsidRPr="008826C8" w:rsidRDefault="00325481" w:rsidP="00F21507">
            <w:pPr>
              <w:spacing w:before="60" w:after="60" w:line="240" w:lineRule="auto"/>
              <w:rPr>
                <w:sz w:val="18"/>
                <w:szCs w:val="18"/>
              </w:rPr>
            </w:pPr>
            <w:r w:rsidRPr="008826C8">
              <w:rPr>
                <w:sz w:val="18"/>
                <w:szCs w:val="18"/>
              </w:rPr>
              <w:t>A discrete coverage is a discrete or step function, not a continuous coverage</w:t>
            </w:r>
          </w:p>
        </w:tc>
        <w:tc>
          <w:tcPr>
            <w:tcW w:w="354" w:type="pct"/>
            <w:noWrap/>
            <w:hideMark/>
            <w:tcPrChange w:id="559" w:author="Raphael Malyankar" w:date="2026-02-02T18:45:00Z" w16du:dateUtc="2026-02-03T01:45:00Z">
              <w:tcPr>
                <w:tcW w:w="410" w:type="pct"/>
                <w:gridSpan w:val="2"/>
                <w:noWrap/>
                <w:hideMark/>
              </w:tcPr>
            </w:tcPrChange>
          </w:tcPr>
          <w:p w14:paraId="0BCA04A2"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560" w:author="Raphael Malyankar" w:date="2026-02-02T18:45:00Z" w16du:dateUtc="2026-02-03T01:45:00Z">
              <w:tcPr>
                <w:tcW w:w="377" w:type="pct"/>
                <w:gridSpan w:val="4"/>
                <w:hideMark/>
              </w:tcPr>
            </w:tcPrChange>
          </w:tcPr>
          <w:p w14:paraId="60206BDA" w14:textId="77777777" w:rsidR="00325481" w:rsidRPr="008826C8" w:rsidRDefault="00325481" w:rsidP="00F21507">
            <w:pPr>
              <w:spacing w:before="60" w:after="60" w:line="240" w:lineRule="auto"/>
              <w:rPr>
                <w:sz w:val="18"/>
                <w:szCs w:val="18"/>
              </w:rPr>
            </w:pPr>
            <w:r w:rsidRPr="008826C8">
              <w:rPr>
                <w:sz w:val="18"/>
                <w:szCs w:val="18"/>
              </w:rPr>
              <w:t>8-5.1.2</w:t>
            </w:r>
          </w:p>
        </w:tc>
        <w:tc>
          <w:tcPr>
            <w:tcW w:w="356" w:type="pct"/>
            <w:gridSpan w:val="3"/>
            <w:tcPrChange w:id="561" w:author="Raphael Malyankar" w:date="2026-02-02T18:45:00Z" w16du:dateUtc="2026-02-03T01:45:00Z">
              <w:tcPr>
                <w:tcW w:w="436" w:type="pct"/>
              </w:tcPr>
            </w:tcPrChange>
          </w:tcPr>
          <w:p w14:paraId="086A3A9F" w14:textId="77777777" w:rsidR="00325481" w:rsidRPr="008826C8" w:rsidRDefault="00325481" w:rsidP="00F21507">
            <w:pPr>
              <w:spacing w:before="60" w:after="60" w:line="240" w:lineRule="auto"/>
              <w:rPr>
                <w:sz w:val="18"/>
                <w:szCs w:val="18"/>
              </w:rPr>
            </w:pPr>
          </w:p>
        </w:tc>
        <w:tc>
          <w:tcPr>
            <w:tcW w:w="1109" w:type="pct"/>
            <w:tcPrChange w:id="562" w:author="Raphael Malyankar" w:date="2026-02-02T18:45:00Z" w16du:dateUtc="2026-02-03T01:45:00Z">
              <w:tcPr>
                <w:tcW w:w="1273" w:type="pct"/>
                <w:gridSpan w:val="2"/>
              </w:tcPr>
            </w:tcPrChange>
          </w:tcPr>
          <w:p w14:paraId="779300A4" w14:textId="17A3895B" w:rsidR="00325481" w:rsidRPr="00060814" w:rsidDel="00E95DF4" w:rsidRDefault="00325481" w:rsidP="00F21507">
            <w:pPr>
              <w:spacing w:before="60" w:after="60" w:line="240" w:lineRule="auto"/>
              <w:rPr>
                <w:del w:id="563" w:author="Raphael Malyankar" w:date="2026-02-02T16:58:00Z" w16du:dateUtc="2026-02-02T23:58:00Z"/>
                <w:strike/>
                <w:sz w:val="18"/>
                <w:szCs w:val="18"/>
              </w:rPr>
            </w:pPr>
            <w:del w:id="564" w:author="Raphael Malyankar" w:date="2026-02-02T16:58:00Z" w16du:dateUtc="2026-02-02T23:58:00Z">
              <w:r w:rsidRPr="00060814" w:rsidDel="00E95DF4">
                <w:rPr>
                  <w:strike/>
                  <w:sz w:val="18"/>
                  <w:szCs w:val="18"/>
                </w:rPr>
                <w:delText>Use only permitted coverage types</w:delText>
              </w:r>
            </w:del>
          </w:p>
          <w:p w14:paraId="3E6DD820" w14:textId="128D1F00" w:rsidR="00060814" w:rsidRPr="008826C8" w:rsidRDefault="00060814" w:rsidP="00F21507">
            <w:pPr>
              <w:spacing w:before="60" w:after="60" w:line="240" w:lineRule="auto"/>
              <w:rPr>
                <w:sz w:val="18"/>
                <w:szCs w:val="18"/>
              </w:rPr>
            </w:pPr>
            <w:r w:rsidRPr="00030176">
              <w:rPr>
                <w:sz w:val="18"/>
                <w:szCs w:val="18"/>
                <w:rPrChange w:id="565" w:author="Raphael Malyankar" w:date="2026-02-02T16:41:00Z" w16du:dateUtc="2026-02-02T23:41:00Z">
                  <w:rPr>
                    <w:color w:val="EE0000"/>
                    <w:sz w:val="18"/>
                    <w:szCs w:val="18"/>
                  </w:rPr>
                </w:rPrChange>
              </w:rPr>
              <w:t xml:space="preserve">Ensure Product </w:t>
            </w:r>
            <w:r w:rsidR="009D7F41" w:rsidRPr="00030176">
              <w:rPr>
                <w:sz w:val="18"/>
                <w:szCs w:val="18"/>
                <w:rPrChange w:id="566" w:author="Raphael Malyankar" w:date="2026-02-02T16:41:00Z" w16du:dateUtc="2026-02-02T23:41:00Z">
                  <w:rPr>
                    <w:color w:val="EE0000"/>
                    <w:sz w:val="18"/>
                    <w:szCs w:val="18"/>
                  </w:rPr>
                </w:rPrChange>
              </w:rPr>
              <w:t>Specification</w:t>
            </w:r>
            <w:r w:rsidRPr="00030176">
              <w:rPr>
                <w:sz w:val="18"/>
                <w:szCs w:val="18"/>
                <w:rPrChange w:id="567" w:author="Raphael Malyankar" w:date="2026-02-02T16:41:00Z" w16du:dateUtc="2026-02-02T23:41:00Z">
                  <w:rPr>
                    <w:color w:val="EE0000"/>
                    <w:sz w:val="18"/>
                    <w:szCs w:val="18"/>
                  </w:rPr>
                </w:rPrChange>
              </w:rPr>
              <w:t xml:space="preserve"> does not treat a discrete coverage as a continuous function, including for portrayal purposes</w:t>
            </w:r>
          </w:p>
        </w:tc>
        <w:tc>
          <w:tcPr>
            <w:tcW w:w="311" w:type="pct"/>
            <w:tcPrChange w:id="568" w:author="Raphael Malyankar" w:date="2026-02-02T18:45:00Z" w16du:dateUtc="2026-02-03T01:45:00Z">
              <w:tcPr>
                <w:tcW w:w="386" w:type="pct"/>
              </w:tcPr>
            </w:tcPrChange>
          </w:tcPr>
          <w:p w14:paraId="69BDB81F" w14:textId="77777777" w:rsidR="00325481" w:rsidRPr="008826C8" w:rsidRDefault="00325481" w:rsidP="00F21507">
            <w:pPr>
              <w:spacing w:before="60" w:after="60" w:line="240" w:lineRule="auto"/>
              <w:rPr>
                <w:sz w:val="18"/>
                <w:szCs w:val="18"/>
              </w:rPr>
            </w:pPr>
          </w:p>
        </w:tc>
      </w:tr>
      <w:tr w:rsidR="00C37FAA" w:rsidRPr="008826C8" w14:paraId="3FC3D247" w14:textId="2E4D773F" w:rsidTr="00180820">
        <w:tblPrEx>
          <w:tblW w:w="5000" w:type="pct"/>
          <w:tblLayout w:type="fixed"/>
          <w:tblCellMar>
            <w:top w:w="29" w:type="dxa"/>
            <w:left w:w="58" w:type="dxa"/>
            <w:bottom w:w="29" w:type="dxa"/>
            <w:right w:w="58" w:type="dxa"/>
          </w:tblCellMar>
          <w:tblPrExChange w:id="569"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570" w:author="Raphael Malyankar" w:date="2026-02-02T18:45:00Z" w16du:dateUtc="2026-02-03T01:45:00Z">
            <w:trPr>
              <w:cantSplit/>
            </w:trPr>
          </w:trPrChange>
        </w:trPr>
        <w:tc>
          <w:tcPr>
            <w:tcW w:w="329" w:type="pct"/>
            <w:noWrap/>
            <w:hideMark/>
            <w:tcPrChange w:id="571" w:author="Raphael Malyankar" w:date="2026-02-02T18:45:00Z" w16du:dateUtc="2026-02-03T01:45:00Z">
              <w:tcPr>
                <w:tcW w:w="376" w:type="pct"/>
                <w:noWrap/>
                <w:hideMark/>
              </w:tcPr>
            </w:tcPrChange>
          </w:tcPr>
          <w:p w14:paraId="7E578A6E" w14:textId="77777777" w:rsidR="00325481" w:rsidRPr="008826C8" w:rsidRDefault="00325481" w:rsidP="00F21507">
            <w:pPr>
              <w:spacing w:before="60" w:after="60" w:line="240" w:lineRule="auto"/>
              <w:rPr>
                <w:sz w:val="18"/>
                <w:szCs w:val="18"/>
              </w:rPr>
            </w:pPr>
            <w:r w:rsidRPr="008826C8">
              <w:rPr>
                <w:sz w:val="18"/>
                <w:szCs w:val="18"/>
              </w:rPr>
              <w:t>100_5021</w:t>
            </w:r>
          </w:p>
        </w:tc>
        <w:tc>
          <w:tcPr>
            <w:tcW w:w="476" w:type="pct"/>
            <w:noWrap/>
            <w:hideMark/>
            <w:tcPrChange w:id="572" w:author="Raphael Malyankar" w:date="2026-02-02T18:45:00Z" w16du:dateUtc="2026-02-03T01:45:00Z">
              <w:tcPr>
                <w:tcW w:w="490" w:type="pct"/>
                <w:noWrap/>
                <w:hideMark/>
              </w:tcPr>
            </w:tcPrChange>
          </w:tcPr>
          <w:p w14:paraId="7F66AC8C" w14:textId="77777777" w:rsidR="00325481" w:rsidRPr="00F447A6" w:rsidRDefault="00325481" w:rsidP="00F21507">
            <w:pPr>
              <w:spacing w:before="60" w:after="60" w:line="240" w:lineRule="auto"/>
              <w:rPr>
                <w:rFonts w:cs="Arial"/>
                <w:sz w:val="18"/>
                <w:szCs w:val="18"/>
              </w:rPr>
            </w:pPr>
            <w:r w:rsidRPr="00F447A6">
              <w:rPr>
                <w:rFonts w:cs="Arial"/>
                <w:sz w:val="18"/>
                <w:szCs w:val="18"/>
              </w:rPr>
              <w:t>C</w:t>
            </w:r>
          </w:p>
        </w:tc>
        <w:tc>
          <w:tcPr>
            <w:tcW w:w="1699" w:type="pct"/>
            <w:gridSpan w:val="4"/>
            <w:hideMark/>
            <w:tcPrChange w:id="573" w:author="Raphael Malyankar" w:date="2026-02-02T18:45:00Z" w16du:dateUtc="2026-02-03T01:45:00Z">
              <w:tcPr>
                <w:tcW w:w="1252" w:type="pct"/>
                <w:gridSpan w:val="6"/>
                <w:hideMark/>
              </w:tcPr>
            </w:tcPrChange>
          </w:tcPr>
          <w:p w14:paraId="285408CE" w14:textId="4263DBEA" w:rsidR="00325481" w:rsidRPr="008826C8" w:rsidRDefault="00325481" w:rsidP="00F21507">
            <w:pPr>
              <w:spacing w:before="60" w:after="60" w:line="240" w:lineRule="auto"/>
              <w:rPr>
                <w:sz w:val="18"/>
                <w:szCs w:val="18"/>
              </w:rPr>
            </w:pPr>
            <w:r w:rsidRPr="008826C8">
              <w:rPr>
                <w:sz w:val="18"/>
                <w:szCs w:val="18"/>
              </w:rPr>
              <w:t>If the cell size varies in a grid:</w:t>
            </w:r>
            <w:r w:rsidRPr="008826C8">
              <w:rPr>
                <w:sz w:val="18"/>
                <w:szCs w:val="18"/>
              </w:rPr>
              <w:br/>
              <w:t>the grid tessellation must still cover the bounded area</w:t>
            </w:r>
            <w:r w:rsidR="00F47598">
              <w:rPr>
                <w:sz w:val="18"/>
                <w:szCs w:val="18"/>
              </w:rPr>
              <w:t xml:space="preserve"> and t</w:t>
            </w:r>
            <w:r w:rsidRPr="008826C8">
              <w:rPr>
                <w:sz w:val="18"/>
                <w:szCs w:val="18"/>
              </w:rPr>
              <w:t xml:space="preserve">he traversal method must be able to sequence the cells in </w:t>
            </w:r>
            <w:del w:id="574" w:author="Raphael Malyankar" w:date="2026-02-02T16:41:00Z" w16du:dateUtc="2026-02-02T23:41:00Z">
              <w:r w:rsidRPr="00C63E69" w:rsidDel="00030176">
                <w:rPr>
                  <w:strike/>
                  <w:color w:val="EE0000"/>
                  <w:sz w:val="18"/>
                  <w:szCs w:val="18"/>
                </w:rPr>
                <w:delText>an</w:delText>
              </w:r>
              <w:r w:rsidRPr="00C63E69" w:rsidDel="00030176">
                <w:rPr>
                  <w:color w:val="EE0000"/>
                  <w:sz w:val="18"/>
                  <w:szCs w:val="18"/>
                </w:rPr>
                <w:delText xml:space="preserve"> </w:delText>
              </w:r>
            </w:del>
            <w:r w:rsidRPr="008826C8">
              <w:rPr>
                <w:sz w:val="18"/>
                <w:szCs w:val="18"/>
              </w:rPr>
              <w:t>order</w:t>
            </w:r>
            <w:r w:rsidR="00F47598">
              <w:rPr>
                <w:sz w:val="18"/>
                <w:szCs w:val="18"/>
              </w:rPr>
              <w:t xml:space="preserve">. In addition it is necessary to include </w:t>
            </w:r>
            <w:r w:rsidRPr="008826C8">
              <w:rPr>
                <w:sz w:val="18"/>
                <w:szCs w:val="18"/>
              </w:rPr>
              <w:t>information that describes the size of each cell must be included with the cell</w:t>
            </w:r>
          </w:p>
        </w:tc>
        <w:tc>
          <w:tcPr>
            <w:tcW w:w="354" w:type="pct"/>
            <w:noWrap/>
            <w:hideMark/>
            <w:tcPrChange w:id="575" w:author="Raphael Malyankar" w:date="2026-02-02T18:45:00Z" w16du:dateUtc="2026-02-03T01:45:00Z">
              <w:tcPr>
                <w:tcW w:w="410" w:type="pct"/>
                <w:gridSpan w:val="2"/>
                <w:noWrap/>
                <w:hideMark/>
              </w:tcPr>
            </w:tcPrChange>
          </w:tcPr>
          <w:p w14:paraId="213295EE"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576" w:author="Raphael Malyankar" w:date="2026-02-02T18:45:00Z" w16du:dateUtc="2026-02-03T01:45:00Z">
              <w:tcPr>
                <w:tcW w:w="377" w:type="pct"/>
                <w:gridSpan w:val="4"/>
                <w:hideMark/>
              </w:tcPr>
            </w:tcPrChange>
          </w:tcPr>
          <w:p w14:paraId="2CAE8F7F" w14:textId="77777777" w:rsidR="00325481" w:rsidRPr="008826C8" w:rsidRDefault="00325481" w:rsidP="00F21507">
            <w:pPr>
              <w:spacing w:before="60" w:after="60" w:line="240" w:lineRule="auto"/>
              <w:rPr>
                <w:sz w:val="18"/>
                <w:szCs w:val="18"/>
              </w:rPr>
            </w:pPr>
            <w:r w:rsidRPr="008826C8">
              <w:rPr>
                <w:sz w:val="18"/>
                <w:szCs w:val="18"/>
              </w:rPr>
              <w:t>8-5.2.5</w:t>
            </w:r>
          </w:p>
        </w:tc>
        <w:tc>
          <w:tcPr>
            <w:tcW w:w="356" w:type="pct"/>
            <w:gridSpan w:val="3"/>
            <w:tcPrChange w:id="577" w:author="Raphael Malyankar" w:date="2026-02-02T18:45:00Z" w16du:dateUtc="2026-02-03T01:45:00Z">
              <w:tcPr>
                <w:tcW w:w="436" w:type="pct"/>
              </w:tcPr>
            </w:tcPrChange>
          </w:tcPr>
          <w:p w14:paraId="2FF51DF9" w14:textId="77777777" w:rsidR="00325481" w:rsidRPr="008826C8" w:rsidRDefault="00325481" w:rsidP="00F21507">
            <w:pPr>
              <w:spacing w:before="60" w:after="60" w:line="240" w:lineRule="auto"/>
              <w:rPr>
                <w:sz w:val="18"/>
                <w:szCs w:val="18"/>
              </w:rPr>
            </w:pPr>
          </w:p>
        </w:tc>
        <w:tc>
          <w:tcPr>
            <w:tcW w:w="1109" w:type="pct"/>
            <w:tcPrChange w:id="578" w:author="Raphael Malyankar" w:date="2026-02-02T18:45:00Z" w16du:dateUtc="2026-02-03T01:45:00Z">
              <w:tcPr>
                <w:tcW w:w="1273" w:type="pct"/>
                <w:gridSpan w:val="2"/>
              </w:tcPr>
            </w:tcPrChange>
          </w:tcPr>
          <w:p w14:paraId="6DEB22D7" w14:textId="77777777" w:rsidR="00325481" w:rsidRDefault="00325481" w:rsidP="00F21507">
            <w:pPr>
              <w:spacing w:before="60" w:after="60" w:line="240" w:lineRule="auto"/>
              <w:rPr>
                <w:sz w:val="18"/>
                <w:szCs w:val="18"/>
              </w:rPr>
            </w:pPr>
            <w:r w:rsidRPr="008826C8">
              <w:rPr>
                <w:sz w:val="18"/>
                <w:szCs w:val="18"/>
              </w:rPr>
              <w:t>(Validate dataset format as specified for Part 10c and/or PS)</w:t>
            </w:r>
          </w:p>
          <w:p w14:paraId="526EBEE7" w14:textId="273FA616" w:rsidR="00480557" w:rsidRPr="008826C8" w:rsidRDefault="00480557" w:rsidP="009A389A">
            <w:pPr>
              <w:spacing w:before="60" w:after="60" w:line="240" w:lineRule="auto"/>
              <w:jc w:val="left"/>
              <w:rPr>
                <w:sz w:val="18"/>
                <w:szCs w:val="18"/>
              </w:rPr>
            </w:pPr>
            <w:r w:rsidRPr="00030176">
              <w:rPr>
                <w:sz w:val="18"/>
                <w:szCs w:val="18"/>
                <w:rPrChange w:id="579" w:author="Raphael Malyankar" w:date="2026-02-02T16:41:00Z" w16du:dateUtc="2026-02-02T23:41:00Z">
                  <w:rPr>
                    <w:color w:val="EE0000"/>
                    <w:sz w:val="18"/>
                    <w:szCs w:val="18"/>
                  </w:rPr>
                </w:rPrChange>
              </w:rPr>
              <w:t>Amend PS to ensure tessellation covers bounded area, traversal method sequences all cells in definite order, and information about cell size is included.</w:t>
            </w:r>
          </w:p>
        </w:tc>
        <w:tc>
          <w:tcPr>
            <w:tcW w:w="311" w:type="pct"/>
            <w:tcPrChange w:id="580" w:author="Raphael Malyankar" w:date="2026-02-02T18:45:00Z" w16du:dateUtc="2026-02-03T01:45:00Z">
              <w:tcPr>
                <w:tcW w:w="386" w:type="pct"/>
              </w:tcPr>
            </w:tcPrChange>
          </w:tcPr>
          <w:p w14:paraId="6CE47AA2" w14:textId="77777777" w:rsidR="00325481" w:rsidRPr="008826C8" w:rsidRDefault="00325481" w:rsidP="00F21507">
            <w:pPr>
              <w:spacing w:before="60" w:after="60" w:line="240" w:lineRule="auto"/>
              <w:rPr>
                <w:sz w:val="18"/>
                <w:szCs w:val="18"/>
              </w:rPr>
            </w:pPr>
          </w:p>
        </w:tc>
      </w:tr>
      <w:tr w:rsidR="00C37FAA" w:rsidRPr="008826C8" w14:paraId="27C054EE" w14:textId="14419563" w:rsidTr="00180820">
        <w:tblPrEx>
          <w:tblW w:w="5000" w:type="pct"/>
          <w:tblLayout w:type="fixed"/>
          <w:tblCellMar>
            <w:top w:w="29" w:type="dxa"/>
            <w:left w:w="58" w:type="dxa"/>
            <w:bottom w:w="29" w:type="dxa"/>
            <w:right w:w="58" w:type="dxa"/>
          </w:tblCellMar>
          <w:tblPrExChange w:id="581"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582" w:author="Raphael Malyankar" w:date="2026-02-02T18:45:00Z" w16du:dateUtc="2026-02-03T01:45:00Z">
            <w:trPr>
              <w:cantSplit/>
            </w:trPr>
          </w:trPrChange>
        </w:trPr>
        <w:tc>
          <w:tcPr>
            <w:tcW w:w="329" w:type="pct"/>
            <w:noWrap/>
            <w:hideMark/>
            <w:tcPrChange w:id="583" w:author="Raphael Malyankar" w:date="2026-02-02T18:45:00Z" w16du:dateUtc="2026-02-03T01:45:00Z">
              <w:tcPr>
                <w:tcW w:w="376" w:type="pct"/>
                <w:noWrap/>
                <w:hideMark/>
              </w:tcPr>
            </w:tcPrChange>
          </w:tcPr>
          <w:p w14:paraId="5666D126" w14:textId="77777777" w:rsidR="00325481" w:rsidRPr="00480557" w:rsidRDefault="00325481" w:rsidP="00F21507">
            <w:pPr>
              <w:spacing w:before="60" w:after="60" w:line="240" w:lineRule="auto"/>
              <w:rPr>
                <w:strike/>
                <w:sz w:val="18"/>
                <w:szCs w:val="18"/>
              </w:rPr>
            </w:pPr>
            <w:r w:rsidRPr="00480557">
              <w:rPr>
                <w:strike/>
                <w:sz w:val="18"/>
                <w:szCs w:val="18"/>
              </w:rPr>
              <w:t>100_5022</w:t>
            </w:r>
          </w:p>
        </w:tc>
        <w:tc>
          <w:tcPr>
            <w:tcW w:w="476" w:type="pct"/>
            <w:noWrap/>
            <w:hideMark/>
            <w:tcPrChange w:id="584" w:author="Raphael Malyankar" w:date="2026-02-02T18:45:00Z" w16du:dateUtc="2026-02-03T01:45:00Z">
              <w:tcPr>
                <w:tcW w:w="490" w:type="pct"/>
                <w:noWrap/>
                <w:hideMark/>
              </w:tcPr>
            </w:tcPrChange>
          </w:tcPr>
          <w:p w14:paraId="41727319" w14:textId="77777777" w:rsidR="00325481" w:rsidRPr="00480557" w:rsidRDefault="00325481" w:rsidP="00F21507">
            <w:pPr>
              <w:spacing w:before="60" w:after="60" w:line="240" w:lineRule="auto"/>
              <w:rPr>
                <w:rFonts w:cs="Arial"/>
                <w:strike/>
                <w:sz w:val="18"/>
                <w:szCs w:val="18"/>
              </w:rPr>
            </w:pPr>
            <w:r w:rsidRPr="00480557">
              <w:rPr>
                <w:rFonts w:cs="Arial"/>
                <w:strike/>
                <w:sz w:val="18"/>
                <w:szCs w:val="18"/>
              </w:rPr>
              <w:t>E</w:t>
            </w:r>
          </w:p>
        </w:tc>
        <w:tc>
          <w:tcPr>
            <w:tcW w:w="1699" w:type="pct"/>
            <w:gridSpan w:val="4"/>
            <w:hideMark/>
            <w:tcPrChange w:id="585" w:author="Raphael Malyankar" w:date="2026-02-02T18:45:00Z" w16du:dateUtc="2026-02-03T01:45:00Z">
              <w:tcPr>
                <w:tcW w:w="1252" w:type="pct"/>
                <w:gridSpan w:val="6"/>
                <w:hideMark/>
              </w:tcPr>
            </w:tcPrChange>
          </w:tcPr>
          <w:p w14:paraId="17877B85" w14:textId="77777777" w:rsidR="00325481" w:rsidRPr="00480557" w:rsidRDefault="00325481" w:rsidP="00F21507">
            <w:pPr>
              <w:spacing w:before="60" w:after="60" w:line="240" w:lineRule="auto"/>
              <w:rPr>
                <w:strike/>
                <w:sz w:val="18"/>
                <w:szCs w:val="18"/>
              </w:rPr>
            </w:pPr>
            <w:r w:rsidRPr="00480557">
              <w:rPr>
                <w:strike/>
                <w:sz w:val="18"/>
                <w:szCs w:val="18"/>
              </w:rPr>
              <w:t>CV_TINCoverage class conforms to ISO 19123</w:t>
            </w:r>
          </w:p>
        </w:tc>
        <w:tc>
          <w:tcPr>
            <w:tcW w:w="354" w:type="pct"/>
            <w:noWrap/>
            <w:hideMark/>
            <w:tcPrChange w:id="586" w:author="Raphael Malyankar" w:date="2026-02-02T18:45:00Z" w16du:dateUtc="2026-02-03T01:45:00Z">
              <w:tcPr>
                <w:tcW w:w="410" w:type="pct"/>
                <w:gridSpan w:val="2"/>
                <w:noWrap/>
                <w:hideMark/>
              </w:tcPr>
            </w:tcPrChange>
          </w:tcPr>
          <w:p w14:paraId="11F4EF1A" w14:textId="77777777" w:rsidR="00325481" w:rsidRPr="00480557" w:rsidRDefault="00325481" w:rsidP="00F21507">
            <w:pPr>
              <w:spacing w:before="60" w:after="60" w:line="240" w:lineRule="auto"/>
              <w:rPr>
                <w:strike/>
                <w:sz w:val="18"/>
                <w:szCs w:val="18"/>
              </w:rPr>
            </w:pPr>
            <w:r w:rsidRPr="00480557">
              <w:rPr>
                <w:strike/>
                <w:sz w:val="18"/>
                <w:szCs w:val="18"/>
              </w:rPr>
              <w:t>Part 8</w:t>
            </w:r>
          </w:p>
        </w:tc>
        <w:tc>
          <w:tcPr>
            <w:tcW w:w="366" w:type="pct"/>
            <w:hideMark/>
            <w:tcPrChange w:id="587" w:author="Raphael Malyankar" w:date="2026-02-02T18:45:00Z" w16du:dateUtc="2026-02-03T01:45:00Z">
              <w:tcPr>
                <w:tcW w:w="377" w:type="pct"/>
                <w:gridSpan w:val="4"/>
                <w:hideMark/>
              </w:tcPr>
            </w:tcPrChange>
          </w:tcPr>
          <w:p w14:paraId="7C857AAE" w14:textId="77777777" w:rsidR="00325481" w:rsidRPr="00480557" w:rsidRDefault="00325481" w:rsidP="00F21507">
            <w:pPr>
              <w:spacing w:before="60" w:after="60" w:line="240" w:lineRule="auto"/>
              <w:rPr>
                <w:strike/>
                <w:sz w:val="18"/>
                <w:szCs w:val="18"/>
              </w:rPr>
            </w:pPr>
            <w:r w:rsidRPr="00480557">
              <w:rPr>
                <w:strike/>
                <w:sz w:val="18"/>
                <w:szCs w:val="18"/>
              </w:rPr>
              <w:t>8-5.2.8</w:t>
            </w:r>
          </w:p>
        </w:tc>
        <w:tc>
          <w:tcPr>
            <w:tcW w:w="356" w:type="pct"/>
            <w:gridSpan w:val="3"/>
            <w:tcPrChange w:id="588" w:author="Raphael Malyankar" w:date="2026-02-02T18:45:00Z" w16du:dateUtc="2026-02-03T01:45:00Z">
              <w:tcPr>
                <w:tcW w:w="436" w:type="pct"/>
              </w:tcPr>
            </w:tcPrChange>
          </w:tcPr>
          <w:p w14:paraId="2EC94386" w14:textId="77777777" w:rsidR="00325481" w:rsidRPr="00480557" w:rsidRDefault="00325481" w:rsidP="00F21507">
            <w:pPr>
              <w:spacing w:before="60" w:after="60" w:line="240" w:lineRule="auto"/>
              <w:rPr>
                <w:strike/>
                <w:sz w:val="18"/>
                <w:szCs w:val="18"/>
              </w:rPr>
            </w:pPr>
          </w:p>
        </w:tc>
        <w:tc>
          <w:tcPr>
            <w:tcW w:w="1109" w:type="pct"/>
            <w:tcPrChange w:id="589" w:author="Raphael Malyankar" w:date="2026-02-02T18:45:00Z" w16du:dateUtc="2026-02-03T01:45:00Z">
              <w:tcPr>
                <w:tcW w:w="1273" w:type="pct"/>
                <w:gridSpan w:val="2"/>
              </w:tcPr>
            </w:tcPrChange>
          </w:tcPr>
          <w:p w14:paraId="46E06F67" w14:textId="074E6FBA" w:rsidR="00325481" w:rsidRPr="00480557" w:rsidRDefault="00325481" w:rsidP="00F21507">
            <w:pPr>
              <w:spacing w:before="60" w:after="60" w:line="240" w:lineRule="auto"/>
              <w:rPr>
                <w:strike/>
                <w:sz w:val="18"/>
                <w:szCs w:val="18"/>
              </w:rPr>
            </w:pPr>
            <w:r w:rsidRPr="00480557">
              <w:rPr>
                <w:strike/>
                <w:sz w:val="18"/>
                <w:szCs w:val="18"/>
              </w:rPr>
              <w:t>Use only permitted coverage types</w:t>
            </w:r>
          </w:p>
        </w:tc>
        <w:tc>
          <w:tcPr>
            <w:tcW w:w="311" w:type="pct"/>
            <w:tcPrChange w:id="590" w:author="Raphael Malyankar" w:date="2026-02-02T18:45:00Z" w16du:dateUtc="2026-02-03T01:45:00Z">
              <w:tcPr>
                <w:tcW w:w="386" w:type="pct"/>
              </w:tcPr>
            </w:tcPrChange>
          </w:tcPr>
          <w:p w14:paraId="330CA63F" w14:textId="77777777" w:rsidR="00325481" w:rsidRPr="00480557" w:rsidRDefault="00325481" w:rsidP="00F21507">
            <w:pPr>
              <w:spacing w:before="60" w:after="60" w:line="240" w:lineRule="auto"/>
              <w:rPr>
                <w:strike/>
                <w:sz w:val="18"/>
                <w:szCs w:val="18"/>
              </w:rPr>
            </w:pPr>
          </w:p>
        </w:tc>
      </w:tr>
      <w:tr w:rsidR="00C37FAA" w:rsidRPr="008826C8" w14:paraId="36B02D7D" w14:textId="075289F8" w:rsidTr="00180820">
        <w:tblPrEx>
          <w:tblW w:w="5000" w:type="pct"/>
          <w:tblLayout w:type="fixed"/>
          <w:tblCellMar>
            <w:top w:w="29" w:type="dxa"/>
            <w:left w:w="58" w:type="dxa"/>
            <w:bottom w:w="29" w:type="dxa"/>
            <w:right w:w="58" w:type="dxa"/>
          </w:tblCellMar>
          <w:tblPrExChange w:id="591"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592" w:author="Raphael Malyankar" w:date="2026-02-02T18:45:00Z" w16du:dateUtc="2026-02-03T01:45:00Z">
            <w:trPr>
              <w:cantSplit/>
            </w:trPr>
          </w:trPrChange>
        </w:trPr>
        <w:tc>
          <w:tcPr>
            <w:tcW w:w="329" w:type="pct"/>
            <w:noWrap/>
            <w:hideMark/>
            <w:tcPrChange w:id="593" w:author="Raphael Malyankar" w:date="2026-02-02T18:45:00Z" w16du:dateUtc="2026-02-03T01:45:00Z">
              <w:tcPr>
                <w:tcW w:w="376" w:type="pct"/>
                <w:noWrap/>
                <w:hideMark/>
              </w:tcPr>
            </w:tcPrChange>
          </w:tcPr>
          <w:p w14:paraId="188701B6" w14:textId="77777777" w:rsidR="00325481" w:rsidRPr="00480557" w:rsidRDefault="00325481" w:rsidP="00F21507">
            <w:pPr>
              <w:spacing w:before="60" w:after="60" w:line="240" w:lineRule="auto"/>
              <w:rPr>
                <w:strike/>
                <w:sz w:val="18"/>
                <w:szCs w:val="18"/>
              </w:rPr>
            </w:pPr>
            <w:r w:rsidRPr="00480557">
              <w:rPr>
                <w:strike/>
                <w:sz w:val="18"/>
                <w:szCs w:val="18"/>
              </w:rPr>
              <w:t>100_5023</w:t>
            </w:r>
          </w:p>
        </w:tc>
        <w:tc>
          <w:tcPr>
            <w:tcW w:w="476" w:type="pct"/>
            <w:noWrap/>
            <w:hideMark/>
            <w:tcPrChange w:id="594" w:author="Raphael Malyankar" w:date="2026-02-02T18:45:00Z" w16du:dateUtc="2026-02-03T01:45:00Z">
              <w:tcPr>
                <w:tcW w:w="490" w:type="pct"/>
                <w:noWrap/>
                <w:hideMark/>
              </w:tcPr>
            </w:tcPrChange>
          </w:tcPr>
          <w:p w14:paraId="0E594F07" w14:textId="77777777" w:rsidR="00325481" w:rsidRPr="00480557" w:rsidRDefault="00325481" w:rsidP="00F21507">
            <w:pPr>
              <w:spacing w:before="60" w:after="60" w:line="240" w:lineRule="auto"/>
              <w:rPr>
                <w:rFonts w:cs="Arial"/>
                <w:strike/>
                <w:sz w:val="18"/>
                <w:szCs w:val="18"/>
              </w:rPr>
            </w:pPr>
            <w:r w:rsidRPr="00480557">
              <w:rPr>
                <w:rFonts w:cs="Arial"/>
                <w:strike/>
                <w:sz w:val="18"/>
                <w:szCs w:val="18"/>
              </w:rPr>
              <w:t>E</w:t>
            </w:r>
          </w:p>
        </w:tc>
        <w:tc>
          <w:tcPr>
            <w:tcW w:w="1699" w:type="pct"/>
            <w:gridSpan w:val="4"/>
            <w:hideMark/>
            <w:tcPrChange w:id="595" w:author="Raphael Malyankar" w:date="2026-02-02T18:45:00Z" w16du:dateUtc="2026-02-03T01:45:00Z">
              <w:tcPr>
                <w:tcW w:w="1252" w:type="pct"/>
                <w:gridSpan w:val="6"/>
                <w:hideMark/>
              </w:tcPr>
            </w:tcPrChange>
          </w:tcPr>
          <w:p w14:paraId="2087FB43" w14:textId="77777777" w:rsidR="00325481" w:rsidRPr="00480557" w:rsidRDefault="00325481" w:rsidP="00F21507">
            <w:pPr>
              <w:spacing w:before="60" w:after="60" w:line="240" w:lineRule="auto"/>
              <w:rPr>
                <w:strike/>
                <w:sz w:val="18"/>
                <w:szCs w:val="18"/>
              </w:rPr>
            </w:pPr>
            <w:r w:rsidRPr="00480557">
              <w:rPr>
                <w:strike/>
                <w:sz w:val="18"/>
                <w:szCs w:val="18"/>
              </w:rPr>
              <w:t>TIN coverages are continuous coverages</w:t>
            </w:r>
          </w:p>
        </w:tc>
        <w:tc>
          <w:tcPr>
            <w:tcW w:w="354" w:type="pct"/>
            <w:noWrap/>
            <w:hideMark/>
            <w:tcPrChange w:id="596" w:author="Raphael Malyankar" w:date="2026-02-02T18:45:00Z" w16du:dateUtc="2026-02-03T01:45:00Z">
              <w:tcPr>
                <w:tcW w:w="410" w:type="pct"/>
                <w:gridSpan w:val="2"/>
                <w:noWrap/>
                <w:hideMark/>
              </w:tcPr>
            </w:tcPrChange>
          </w:tcPr>
          <w:p w14:paraId="0AA63087" w14:textId="77777777" w:rsidR="00325481" w:rsidRPr="00480557" w:rsidRDefault="00325481" w:rsidP="00F21507">
            <w:pPr>
              <w:spacing w:before="60" w:after="60" w:line="240" w:lineRule="auto"/>
              <w:rPr>
                <w:strike/>
                <w:sz w:val="18"/>
                <w:szCs w:val="18"/>
              </w:rPr>
            </w:pPr>
            <w:r w:rsidRPr="00480557">
              <w:rPr>
                <w:strike/>
                <w:sz w:val="18"/>
                <w:szCs w:val="18"/>
              </w:rPr>
              <w:t>Part 8</w:t>
            </w:r>
          </w:p>
        </w:tc>
        <w:tc>
          <w:tcPr>
            <w:tcW w:w="366" w:type="pct"/>
            <w:hideMark/>
            <w:tcPrChange w:id="597" w:author="Raphael Malyankar" w:date="2026-02-02T18:45:00Z" w16du:dateUtc="2026-02-03T01:45:00Z">
              <w:tcPr>
                <w:tcW w:w="377" w:type="pct"/>
                <w:gridSpan w:val="4"/>
                <w:hideMark/>
              </w:tcPr>
            </w:tcPrChange>
          </w:tcPr>
          <w:p w14:paraId="24A05A2D" w14:textId="77777777" w:rsidR="00325481" w:rsidRPr="00480557" w:rsidRDefault="00325481" w:rsidP="00F21507">
            <w:pPr>
              <w:spacing w:before="60" w:after="60" w:line="240" w:lineRule="auto"/>
              <w:rPr>
                <w:strike/>
                <w:sz w:val="18"/>
                <w:szCs w:val="18"/>
              </w:rPr>
            </w:pPr>
            <w:r w:rsidRPr="00480557">
              <w:rPr>
                <w:strike/>
                <w:sz w:val="18"/>
                <w:szCs w:val="18"/>
              </w:rPr>
              <w:t>8-5.2.8</w:t>
            </w:r>
          </w:p>
        </w:tc>
        <w:tc>
          <w:tcPr>
            <w:tcW w:w="356" w:type="pct"/>
            <w:gridSpan w:val="3"/>
            <w:tcPrChange w:id="598" w:author="Raphael Malyankar" w:date="2026-02-02T18:45:00Z" w16du:dateUtc="2026-02-03T01:45:00Z">
              <w:tcPr>
                <w:tcW w:w="436" w:type="pct"/>
              </w:tcPr>
            </w:tcPrChange>
          </w:tcPr>
          <w:p w14:paraId="28ED90BB" w14:textId="77777777" w:rsidR="00325481" w:rsidRPr="00480557" w:rsidRDefault="00325481" w:rsidP="00F21507">
            <w:pPr>
              <w:spacing w:before="60" w:after="60" w:line="240" w:lineRule="auto"/>
              <w:rPr>
                <w:strike/>
                <w:sz w:val="18"/>
                <w:szCs w:val="18"/>
              </w:rPr>
            </w:pPr>
          </w:p>
        </w:tc>
        <w:tc>
          <w:tcPr>
            <w:tcW w:w="1109" w:type="pct"/>
            <w:tcPrChange w:id="599" w:author="Raphael Malyankar" w:date="2026-02-02T18:45:00Z" w16du:dateUtc="2026-02-03T01:45:00Z">
              <w:tcPr>
                <w:tcW w:w="1273" w:type="pct"/>
                <w:gridSpan w:val="2"/>
              </w:tcPr>
            </w:tcPrChange>
          </w:tcPr>
          <w:p w14:paraId="51FB4F06" w14:textId="6720EE70" w:rsidR="00325481" w:rsidRPr="00480557" w:rsidRDefault="00325481" w:rsidP="00F21507">
            <w:pPr>
              <w:spacing w:before="60" w:after="60" w:line="240" w:lineRule="auto"/>
              <w:rPr>
                <w:strike/>
                <w:sz w:val="18"/>
                <w:szCs w:val="18"/>
              </w:rPr>
            </w:pPr>
            <w:r w:rsidRPr="00480557">
              <w:rPr>
                <w:strike/>
                <w:sz w:val="18"/>
                <w:szCs w:val="18"/>
              </w:rPr>
              <w:t>Use only permitted coverage types</w:t>
            </w:r>
          </w:p>
        </w:tc>
        <w:tc>
          <w:tcPr>
            <w:tcW w:w="311" w:type="pct"/>
            <w:tcPrChange w:id="600" w:author="Raphael Malyankar" w:date="2026-02-02T18:45:00Z" w16du:dateUtc="2026-02-03T01:45:00Z">
              <w:tcPr>
                <w:tcW w:w="386" w:type="pct"/>
              </w:tcPr>
            </w:tcPrChange>
          </w:tcPr>
          <w:p w14:paraId="0483A2B9" w14:textId="77777777" w:rsidR="00325481" w:rsidRPr="00480557" w:rsidRDefault="00325481" w:rsidP="00F21507">
            <w:pPr>
              <w:spacing w:before="60" w:after="60" w:line="240" w:lineRule="auto"/>
              <w:rPr>
                <w:strike/>
                <w:sz w:val="18"/>
                <w:szCs w:val="18"/>
              </w:rPr>
            </w:pPr>
          </w:p>
        </w:tc>
      </w:tr>
      <w:tr w:rsidR="00C37FAA" w:rsidRPr="008826C8" w14:paraId="3936200B" w14:textId="49064C74" w:rsidTr="00180820">
        <w:tblPrEx>
          <w:tblW w:w="5000" w:type="pct"/>
          <w:tblLayout w:type="fixed"/>
          <w:tblCellMar>
            <w:top w:w="29" w:type="dxa"/>
            <w:left w:w="58" w:type="dxa"/>
            <w:bottom w:w="29" w:type="dxa"/>
            <w:right w:w="58" w:type="dxa"/>
          </w:tblCellMar>
          <w:tblPrExChange w:id="601"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602" w:author="Raphael Malyankar" w:date="2026-02-02T18:45:00Z" w16du:dateUtc="2026-02-03T01:45:00Z">
            <w:trPr>
              <w:cantSplit/>
            </w:trPr>
          </w:trPrChange>
        </w:trPr>
        <w:tc>
          <w:tcPr>
            <w:tcW w:w="329" w:type="pct"/>
            <w:noWrap/>
            <w:hideMark/>
            <w:tcPrChange w:id="603" w:author="Raphael Malyankar" w:date="2026-02-02T18:45:00Z" w16du:dateUtc="2026-02-03T01:45:00Z">
              <w:tcPr>
                <w:tcW w:w="376" w:type="pct"/>
                <w:noWrap/>
                <w:hideMark/>
              </w:tcPr>
            </w:tcPrChange>
          </w:tcPr>
          <w:p w14:paraId="1FCDF6A5" w14:textId="77777777" w:rsidR="00325481" w:rsidRPr="00480557" w:rsidRDefault="00325481" w:rsidP="00F21507">
            <w:pPr>
              <w:spacing w:before="60" w:after="60" w:line="240" w:lineRule="auto"/>
              <w:rPr>
                <w:strike/>
                <w:sz w:val="18"/>
                <w:szCs w:val="18"/>
              </w:rPr>
            </w:pPr>
            <w:r w:rsidRPr="00480557">
              <w:rPr>
                <w:strike/>
                <w:sz w:val="18"/>
                <w:szCs w:val="18"/>
              </w:rPr>
              <w:t>100_5024</w:t>
            </w:r>
          </w:p>
        </w:tc>
        <w:tc>
          <w:tcPr>
            <w:tcW w:w="476" w:type="pct"/>
            <w:noWrap/>
            <w:hideMark/>
            <w:tcPrChange w:id="604" w:author="Raphael Malyankar" w:date="2026-02-02T18:45:00Z" w16du:dateUtc="2026-02-03T01:45:00Z">
              <w:tcPr>
                <w:tcW w:w="490" w:type="pct"/>
                <w:noWrap/>
                <w:hideMark/>
              </w:tcPr>
            </w:tcPrChange>
          </w:tcPr>
          <w:p w14:paraId="3B7BD070" w14:textId="77777777" w:rsidR="00325481" w:rsidRPr="00480557" w:rsidRDefault="00325481" w:rsidP="00F21507">
            <w:pPr>
              <w:spacing w:before="60" w:after="60" w:line="240" w:lineRule="auto"/>
              <w:rPr>
                <w:rFonts w:cs="Arial"/>
                <w:strike/>
                <w:sz w:val="18"/>
                <w:szCs w:val="18"/>
              </w:rPr>
            </w:pPr>
            <w:r w:rsidRPr="00480557">
              <w:rPr>
                <w:rFonts w:cs="Arial"/>
                <w:strike/>
                <w:sz w:val="18"/>
                <w:szCs w:val="18"/>
              </w:rPr>
              <w:t>E</w:t>
            </w:r>
          </w:p>
        </w:tc>
        <w:tc>
          <w:tcPr>
            <w:tcW w:w="1699" w:type="pct"/>
            <w:gridSpan w:val="4"/>
            <w:hideMark/>
            <w:tcPrChange w:id="605" w:author="Raphael Malyankar" w:date="2026-02-02T18:45:00Z" w16du:dateUtc="2026-02-03T01:45:00Z">
              <w:tcPr>
                <w:tcW w:w="1252" w:type="pct"/>
                <w:gridSpan w:val="6"/>
                <w:hideMark/>
              </w:tcPr>
            </w:tcPrChange>
          </w:tcPr>
          <w:p w14:paraId="2777F990" w14:textId="77777777" w:rsidR="00325481" w:rsidRPr="00480557" w:rsidRDefault="00325481" w:rsidP="00F21507">
            <w:pPr>
              <w:spacing w:before="60" w:after="60" w:line="240" w:lineRule="auto"/>
              <w:rPr>
                <w:strike/>
                <w:sz w:val="18"/>
                <w:szCs w:val="18"/>
              </w:rPr>
            </w:pPr>
            <w:r w:rsidRPr="00480557">
              <w:rPr>
                <w:strike/>
                <w:sz w:val="18"/>
                <w:szCs w:val="18"/>
              </w:rPr>
              <w:t>Grid cell structure conforms to Section 8.2.2 of ISO 19123.</w:t>
            </w:r>
          </w:p>
        </w:tc>
        <w:tc>
          <w:tcPr>
            <w:tcW w:w="354" w:type="pct"/>
            <w:noWrap/>
            <w:hideMark/>
            <w:tcPrChange w:id="606" w:author="Raphael Malyankar" w:date="2026-02-02T18:45:00Z" w16du:dateUtc="2026-02-03T01:45:00Z">
              <w:tcPr>
                <w:tcW w:w="410" w:type="pct"/>
                <w:gridSpan w:val="2"/>
                <w:noWrap/>
                <w:hideMark/>
              </w:tcPr>
            </w:tcPrChange>
          </w:tcPr>
          <w:p w14:paraId="6635CBC6" w14:textId="77777777" w:rsidR="00325481" w:rsidRPr="00480557" w:rsidRDefault="00325481" w:rsidP="00F21507">
            <w:pPr>
              <w:spacing w:before="60" w:after="60" w:line="240" w:lineRule="auto"/>
              <w:rPr>
                <w:strike/>
                <w:sz w:val="18"/>
                <w:szCs w:val="18"/>
              </w:rPr>
            </w:pPr>
            <w:r w:rsidRPr="00480557">
              <w:rPr>
                <w:strike/>
                <w:sz w:val="18"/>
                <w:szCs w:val="18"/>
              </w:rPr>
              <w:t>Part 8</w:t>
            </w:r>
          </w:p>
        </w:tc>
        <w:tc>
          <w:tcPr>
            <w:tcW w:w="366" w:type="pct"/>
            <w:hideMark/>
            <w:tcPrChange w:id="607" w:author="Raphael Malyankar" w:date="2026-02-02T18:45:00Z" w16du:dateUtc="2026-02-03T01:45:00Z">
              <w:tcPr>
                <w:tcW w:w="377" w:type="pct"/>
                <w:gridSpan w:val="4"/>
                <w:hideMark/>
              </w:tcPr>
            </w:tcPrChange>
          </w:tcPr>
          <w:p w14:paraId="38D75DCC" w14:textId="77777777" w:rsidR="00325481" w:rsidRPr="00480557" w:rsidRDefault="00325481" w:rsidP="00F21507">
            <w:pPr>
              <w:spacing w:before="60" w:after="60" w:line="240" w:lineRule="auto"/>
              <w:rPr>
                <w:strike/>
                <w:sz w:val="18"/>
                <w:szCs w:val="18"/>
              </w:rPr>
            </w:pPr>
            <w:r w:rsidRPr="00480557">
              <w:rPr>
                <w:strike/>
                <w:sz w:val="18"/>
                <w:szCs w:val="18"/>
              </w:rPr>
              <w:t>8-5.2.8</w:t>
            </w:r>
          </w:p>
        </w:tc>
        <w:tc>
          <w:tcPr>
            <w:tcW w:w="356" w:type="pct"/>
            <w:gridSpan w:val="3"/>
            <w:tcPrChange w:id="608" w:author="Raphael Malyankar" w:date="2026-02-02T18:45:00Z" w16du:dateUtc="2026-02-03T01:45:00Z">
              <w:tcPr>
                <w:tcW w:w="436" w:type="pct"/>
              </w:tcPr>
            </w:tcPrChange>
          </w:tcPr>
          <w:p w14:paraId="7EA61F9A" w14:textId="77777777" w:rsidR="00325481" w:rsidRPr="00480557" w:rsidRDefault="00325481" w:rsidP="00F21507">
            <w:pPr>
              <w:spacing w:before="60" w:after="60" w:line="240" w:lineRule="auto"/>
              <w:rPr>
                <w:strike/>
                <w:sz w:val="18"/>
                <w:szCs w:val="18"/>
              </w:rPr>
            </w:pPr>
          </w:p>
        </w:tc>
        <w:tc>
          <w:tcPr>
            <w:tcW w:w="1109" w:type="pct"/>
            <w:tcPrChange w:id="609" w:author="Raphael Malyankar" w:date="2026-02-02T18:45:00Z" w16du:dateUtc="2026-02-03T01:45:00Z">
              <w:tcPr>
                <w:tcW w:w="1273" w:type="pct"/>
                <w:gridSpan w:val="2"/>
              </w:tcPr>
            </w:tcPrChange>
          </w:tcPr>
          <w:p w14:paraId="552CF616" w14:textId="75681D8B" w:rsidR="00325481" w:rsidRPr="00480557" w:rsidRDefault="00325481" w:rsidP="00F21507">
            <w:pPr>
              <w:spacing w:before="60" w:after="60" w:line="240" w:lineRule="auto"/>
              <w:rPr>
                <w:strike/>
                <w:sz w:val="18"/>
                <w:szCs w:val="18"/>
              </w:rPr>
            </w:pPr>
            <w:r w:rsidRPr="00480557">
              <w:rPr>
                <w:strike/>
                <w:sz w:val="18"/>
                <w:szCs w:val="18"/>
              </w:rPr>
              <w:t>(Validate dataset format as specified for Part 10c and/or PS)</w:t>
            </w:r>
          </w:p>
        </w:tc>
        <w:tc>
          <w:tcPr>
            <w:tcW w:w="311" w:type="pct"/>
            <w:tcPrChange w:id="610" w:author="Raphael Malyankar" w:date="2026-02-02T18:45:00Z" w16du:dateUtc="2026-02-03T01:45:00Z">
              <w:tcPr>
                <w:tcW w:w="386" w:type="pct"/>
              </w:tcPr>
            </w:tcPrChange>
          </w:tcPr>
          <w:p w14:paraId="11AFCF4B" w14:textId="77777777" w:rsidR="00325481" w:rsidRPr="00480557" w:rsidRDefault="00325481" w:rsidP="00F21507">
            <w:pPr>
              <w:spacing w:before="60" w:after="60" w:line="240" w:lineRule="auto"/>
              <w:rPr>
                <w:strike/>
                <w:sz w:val="18"/>
                <w:szCs w:val="18"/>
              </w:rPr>
            </w:pPr>
          </w:p>
        </w:tc>
      </w:tr>
      <w:tr w:rsidR="00C37FAA" w:rsidRPr="008826C8" w14:paraId="7ED82D77" w14:textId="20B018DC" w:rsidTr="00180820">
        <w:tblPrEx>
          <w:tblW w:w="5000" w:type="pct"/>
          <w:tblLayout w:type="fixed"/>
          <w:tblCellMar>
            <w:top w:w="29" w:type="dxa"/>
            <w:left w:w="58" w:type="dxa"/>
            <w:bottom w:w="29" w:type="dxa"/>
            <w:right w:w="58" w:type="dxa"/>
          </w:tblCellMar>
          <w:tblPrExChange w:id="611"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612" w:author="Raphael Malyankar" w:date="2026-02-02T18:45:00Z" w16du:dateUtc="2026-02-03T01:45:00Z">
            <w:trPr>
              <w:cantSplit/>
            </w:trPr>
          </w:trPrChange>
        </w:trPr>
        <w:tc>
          <w:tcPr>
            <w:tcW w:w="329" w:type="pct"/>
            <w:noWrap/>
            <w:hideMark/>
            <w:tcPrChange w:id="613" w:author="Raphael Malyankar" w:date="2026-02-02T18:45:00Z" w16du:dateUtc="2026-02-03T01:45:00Z">
              <w:tcPr>
                <w:tcW w:w="376" w:type="pct"/>
                <w:noWrap/>
                <w:hideMark/>
              </w:tcPr>
            </w:tcPrChange>
          </w:tcPr>
          <w:p w14:paraId="6C782407" w14:textId="77777777" w:rsidR="00325481" w:rsidRPr="008826C8" w:rsidRDefault="00325481" w:rsidP="00F21507">
            <w:pPr>
              <w:spacing w:before="60" w:after="60" w:line="240" w:lineRule="auto"/>
              <w:rPr>
                <w:sz w:val="18"/>
                <w:szCs w:val="18"/>
              </w:rPr>
            </w:pPr>
            <w:r w:rsidRPr="008826C8">
              <w:rPr>
                <w:sz w:val="18"/>
                <w:szCs w:val="18"/>
              </w:rPr>
              <w:t>100_5025</w:t>
            </w:r>
          </w:p>
        </w:tc>
        <w:tc>
          <w:tcPr>
            <w:tcW w:w="476" w:type="pct"/>
            <w:noWrap/>
            <w:hideMark/>
            <w:tcPrChange w:id="614" w:author="Raphael Malyankar" w:date="2026-02-02T18:45:00Z" w16du:dateUtc="2026-02-03T01:45:00Z">
              <w:tcPr>
                <w:tcW w:w="490" w:type="pct"/>
                <w:noWrap/>
                <w:hideMark/>
              </w:tcPr>
            </w:tcPrChange>
          </w:tcPr>
          <w:p w14:paraId="580B1F2C"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615" w:author="Raphael Malyankar" w:date="2026-02-02T18:45:00Z" w16du:dateUtc="2026-02-03T01:45:00Z">
              <w:tcPr>
                <w:tcW w:w="1252" w:type="pct"/>
                <w:gridSpan w:val="6"/>
                <w:hideMark/>
              </w:tcPr>
            </w:tcPrChange>
          </w:tcPr>
          <w:p w14:paraId="4B7E55E0" w14:textId="77777777" w:rsidR="00325481" w:rsidRPr="008826C8" w:rsidRDefault="00325481" w:rsidP="00F21507">
            <w:pPr>
              <w:spacing w:before="60" w:after="60" w:line="240" w:lineRule="auto"/>
              <w:rPr>
                <w:sz w:val="18"/>
                <w:szCs w:val="18"/>
              </w:rPr>
            </w:pPr>
            <w:r w:rsidRPr="008826C8">
              <w:rPr>
                <w:sz w:val="18"/>
                <w:szCs w:val="18"/>
              </w:rPr>
              <w:t>The sample space corresponding to each grid point is a cell centred at the grid point</w:t>
            </w:r>
          </w:p>
        </w:tc>
        <w:tc>
          <w:tcPr>
            <w:tcW w:w="354" w:type="pct"/>
            <w:noWrap/>
            <w:hideMark/>
            <w:tcPrChange w:id="616" w:author="Raphael Malyankar" w:date="2026-02-02T18:45:00Z" w16du:dateUtc="2026-02-03T01:45:00Z">
              <w:tcPr>
                <w:tcW w:w="410" w:type="pct"/>
                <w:gridSpan w:val="2"/>
                <w:noWrap/>
                <w:hideMark/>
              </w:tcPr>
            </w:tcPrChange>
          </w:tcPr>
          <w:p w14:paraId="565DD949"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617" w:author="Raphael Malyankar" w:date="2026-02-02T18:45:00Z" w16du:dateUtc="2026-02-03T01:45:00Z">
              <w:tcPr>
                <w:tcW w:w="377" w:type="pct"/>
                <w:gridSpan w:val="4"/>
                <w:hideMark/>
              </w:tcPr>
            </w:tcPrChange>
          </w:tcPr>
          <w:p w14:paraId="6965BB88" w14:textId="77777777" w:rsidR="00325481" w:rsidRPr="008826C8" w:rsidRDefault="00325481" w:rsidP="00F21507">
            <w:pPr>
              <w:spacing w:before="60" w:after="60" w:line="240" w:lineRule="auto"/>
              <w:rPr>
                <w:sz w:val="18"/>
                <w:szCs w:val="18"/>
              </w:rPr>
            </w:pPr>
            <w:r w:rsidRPr="008826C8">
              <w:rPr>
                <w:sz w:val="18"/>
                <w:szCs w:val="18"/>
              </w:rPr>
              <w:t>8-5.2.8</w:t>
            </w:r>
          </w:p>
        </w:tc>
        <w:tc>
          <w:tcPr>
            <w:tcW w:w="356" w:type="pct"/>
            <w:gridSpan w:val="3"/>
            <w:tcPrChange w:id="618" w:author="Raphael Malyankar" w:date="2026-02-02T18:45:00Z" w16du:dateUtc="2026-02-03T01:45:00Z">
              <w:tcPr>
                <w:tcW w:w="436" w:type="pct"/>
              </w:tcPr>
            </w:tcPrChange>
          </w:tcPr>
          <w:p w14:paraId="054C8306" w14:textId="77777777" w:rsidR="00325481" w:rsidRPr="008826C8" w:rsidRDefault="00325481" w:rsidP="00F21507">
            <w:pPr>
              <w:spacing w:before="60" w:after="60" w:line="240" w:lineRule="auto"/>
              <w:rPr>
                <w:sz w:val="18"/>
                <w:szCs w:val="18"/>
              </w:rPr>
            </w:pPr>
          </w:p>
        </w:tc>
        <w:tc>
          <w:tcPr>
            <w:tcW w:w="1109" w:type="pct"/>
            <w:tcPrChange w:id="619" w:author="Raphael Malyankar" w:date="2026-02-02T18:45:00Z" w16du:dateUtc="2026-02-03T01:45:00Z">
              <w:tcPr>
                <w:tcW w:w="1273" w:type="pct"/>
                <w:gridSpan w:val="2"/>
              </w:tcPr>
            </w:tcPrChange>
          </w:tcPr>
          <w:p w14:paraId="73D4B8A1" w14:textId="36425C0D" w:rsidR="00325481" w:rsidRPr="008826C8" w:rsidRDefault="00325481" w:rsidP="00F21507">
            <w:pPr>
              <w:spacing w:before="60" w:after="60" w:line="240" w:lineRule="auto"/>
              <w:rPr>
                <w:sz w:val="18"/>
                <w:szCs w:val="18"/>
              </w:rPr>
            </w:pPr>
            <w:r w:rsidRPr="008826C8">
              <w:rPr>
                <w:sz w:val="18"/>
                <w:szCs w:val="18"/>
              </w:rPr>
              <w:t>Constrain specification to use only permitted dataOffsetCode values</w:t>
            </w:r>
          </w:p>
        </w:tc>
        <w:tc>
          <w:tcPr>
            <w:tcW w:w="311" w:type="pct"/>
            <w:tcPrChange w:id="620" w:author="Raphael Malyankar" w:date="2026-02-02T18:45:00Z" w16du:dateUtc="2026-02-03T01:45:00Z">
              <w:tcPr>
                <w:tcW w:w="386" w:type="pct"/>
              </w:tcPr>
            </w:tcPrChange>
          </w:tcPr>
          <w:p w14:paraId="1EB674A2" w14:textId="77777777" w:rsidR="00325481" w:rsidRPr="008826C8" w:rsidRDefault="00325481" w:rsidP="00F21507">
            <w:pPr>
              <w:spacing w:before="60" w:after="60" w:line="240" w:lineRule="auto"/>
              <w:rPr>
                <w:sz w:val="18"/>
                <w:szCs w:val="18"/>
              </w:rPr>
            </w:pPr>
          </w:p>
        </w:tc>
      </w:tr>
      <w:tr w:rsidR="00C37FAA" w:rsidRPr="008826C8" w14:paraId="7EAB4FCD" w14:textId="58A533FB" w:rsidTr="00180820">
        <w:tblPrEx>
          <w:tblW w:w="5000" w:type="pct"/>
          <w:tblLayout w:type="fixed"/>
          <w:tblCellMar>
            <w:top w:w="29" w:type="dxa"/>
            <w:left w:w="58" w:type="dxa"/>
            <w:bottom w:w="29" w:type="dxa"/>
            <w:right w:w="58" w:type="dxa"/>
          </w:tblCellMar>
          <w:tblPrExChange w:id="621"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622" w:author="Raphael Malyankar" w:date="2026-02-02T18:45:00Z" w16du:dateUtc="2026-02-03T01:45:00Z">
            <w:trPr>
              <w:cantSplit/>
            </w:trPr>
          </w:trPrChange>
        </w:trPr>
        <w:tc>
          <w:tcPr>
            <w:tcW w:w="329" w:type="pct"/>
            <w:noWrap/>
            <w:hideMark/>
            <w:tcPrChange w:id="623" w:author="Raphael Malyankar" w:date="2026-02-02T18:45:00Z" w16du:dateUtc="2026-02-03T01:45:00Z">
              <w:tcPr>
                <w:tcW w:w="376" w:type="pct"/>
                <w:noWrap/>
                <w:hideMark/>
              </w:tcPr>
            </w:tcPrChange>
          </w:tcPr>
          <w:p w14:paraId="46551EFF" w14:textId="77777777" w:rsidR="00325481" w:rsidRPr="00480557" w:rsidRDefault="00325481" w:rsidP="00F21507">
            <w:pPr>
              <w:spacing w:before="60" w:after="60" w:line="240" w:lineRule="auto"/>
              <w:rPr>
                <w:strike/>
                <w:sz w:val="18"/>
                <w:szCs w:val="18"/>
              </w:rPr>
            </w:pPr>
            <w:r w:rsidRPr="00480557">
              <w:rPr>
                <w:strike/>
                <w:sz w:val="18"/>
                <w:szCs w:val="18"/>
              </w:rPr>
              <w:t>100_5026</w:t>
            </w:r>
          </w:p>
        </w:tc>
        <w:tc>
          <w:tcPr>
            <w:tcW w:w="476" w:type="pct"/>
            <w:noWrap/>
            <w:hideMark/>
            <w:tcPrChange w:id="624" w:author="Raphael Malyankar" w:date="2026-02-02T18:45:00Z" w16du:dateUtc="2026-02-03T01:45:00Z">
              <w:tcPr>
                <w:tcW w:w="490" w:type="pct"/>
                <w:noWrap/>
                <w:hideMark/>
              </w:tcPr>
            </w:tcPrChange>
          </w:tcPr>
          <w:p w14:paraId="4A9304B6" w14:textId="77777777" w:rsidR="00325481" w:rsidRPr="00480557" w:rsidRDefault="00325481" w:rsidP="00F21507">
            <w:pPr>
              <w:spacing w:before="60" w:after="60" w:line="240" w:lineRule="auto"/>
              <w:rPr>
                <w:rFonts w:cs="Arial"/>
                <w:strike/>
                <w:sz w:val="18"/>
                <w:szCs w:val="18"/>
              </w:rPr>
            </w:pPr>
            <w:r w:rsidRPr="00480557">
              <w:rPr>
                <w:rFonts w:cs="Arial"/>
                <w:strike/>
                <w:sz w:val="18"/>
                <w:szCs w:val="18"/>
              </w:rPr>
              <w:t>W</w:t>
            </w:r>
          </w:p>
        </w:tc>
        <w:tc>
          <w:tcPr>
            <w:tcW w:w="1699" w:type="pct"/>
            <w:gridSpan w:val="4"/>
            <w:hideMark/>
            <w:tcPrChange w:id="625" w:author="Raphael Malyankar" w:date="2026-02-02T18:45:00Z" w16du:dateUtc="2026-02-03T01:45:00Z">
              <w:tcPr>
                <w:tcW w:w="1252" w:type="pct"/>
                <w:gridSpan w:val="6"/>
                <w:hideMark/>
              </w:tcPr>
            </w:tcPrChange>
          </w:tcPr>
          <w:p w14:paraId="0278BBE5" w14:textId="77777777" w:rsidR="00325481" w:rsidRPr="00480557" w:rsidRDefault="00325481" w:rsidP="00F21507">
            <w:pPr>
              <w:spacing w:before="60" w:after="60" w:line="240" w:lineRule="auto"/>
              <w:rPr>
                <w:strike/>
                <w:sz w:val="18"/>
                <w:szCs w:val="18"/>
              </w:rPr>
            </w:pPr>
            <w:r w:rsidRPr="00480557">
              <w:rPr>
                <w:strike/>
                <w:sz w:val="18"/>
                <w:szCs w:val="18"/>
              </w:rPr>
              <w:t>More detailed metadata at a lower level overrides general metadata for an entire coverage or collection.</w:t>
            </w:r>
          </w:p>
        </w:tc>
        <w:tc>
          <w:tcPr>
            <w:tcW w:w="354" w:type="pct"/>
            <w:noWrap/>
            <w:hideMark/>
            <w:tcPrChange w:id="626" w:author="Raphael Malyankar" w:date="2026-02-02T18:45:00Z" w16du:dateUtc="2026-02-03T01:45:00Z">
              <w:tcPr>
                <w:tcW w:w="410" w:type="pct"/>
                <w:gridSpan w:val="2"/>
                <w:noWrap/>
                <w:hideMark/>
              </w:tcPr>
            </w:tcPrChange>
          </w:tcPr>
          <w:p w14:paraId="0B1A766A" w14:textId="77777777" w:rsidR="00325481" w:rsidRPr="00480557" w:rsidRDefault="00325481" w:rsidP="00F21507">
            <w:pPr>
              <w:spacing w:before="60" w:after="60" w:line="240" w:lineRule="auto"/>
              <w:rPr>
                <w:strike/>
                <w:sz w:val="18"/>
                <w:szCs w:val="18"/>
              </w:rPr>
            </w:pPr>
            <w:r w:rsidRPr="00480557">
              <w:rPr>
                <w:strike/>
                <w:sz w:val="18"/>
                <w:szCs w:val="18"/>
              </w:rPr>
              <w:t>Part 8</w:t>
            </w:r>
          </w:p>
        </w:tc>
        <w:tc>
          <w:tcPr>
            <w:tcW w:w="366" w:type="pct"/>
            <w:hideMark/>
            <w:tcPrChange w:id="627" w:author="Raphael Malyankar" w:date="2026-02-02T18:45:00Z" w16du:dateUtc="2026-02-03T01:45:00Z">
              <w:tcPr>
                <w:tcW w:w="377" w:type="pct"/>
                <w:gridSpan w:val="4"/>
                <w:hideMark/>
              </w:tcPr>
            </w:tcPrChange>
          </w:tcPr>
          <w:p w14:paraId="113D7B2E" w14:textId="77777777" w:rsidR="00325481" w:rsidRPr="00480557" w:rsidRDefault="00325481" w:rsidP="00F21507">
            <w:pPr>
              <w:spacing w:before="60" w:after="60" w:line="240" w:lineRule="auto"/>
              <w:rPr>
                <w:strike/>
                <w:sz w:val="18"/>
                <w:szCs w:val="18"/>
              </w:rPr>
            </w:pPr>
            <w:r w:rsidRPr="00480557">
              <w:rPr>
                <w:strike/>
                <w:sz w:val="18"/>
                <w:szCs w:val="18"/>
              </w:rPr>
              <w:t>8-5.3</w:t>
            </w:r>
          </w:p>
        </w:tc>
        <w:tc>
          <w:tcPr>
            <w:tcW w:w="356" w:type="pct"/>
            <w:gridSpan w:val="3"/>
            <w:tcPrChange w:id="628" w:author="Raphael Malyankar" w:date="2026-02-02T18:45:00Z" w16du:dateUtc="2026-02-03T01:45:00Z">
              <w:tcPr>
                <w:tcW w:w="436" w:type="pct"/>
              </w:tcPr>
            </w:tcPrChange>
          </w:tcPr>
          <w:p w14:paraId="593FB00D" w14:textId="77777777" w:rsidR="00325481" w:rsidRPr="00480557" w:rsidRDefault="00325481" w:rsidP="00F21507">
            <w:pPr>
              <w:spacing w:before="60" w:after="60" w:line="240" w:lineRule="auto"/>
              <w:rPr>
                <w:strike/>
                <w:sz w:val="18"/>
                <w:szCs w:val="18"/>
              </w:rPr>
            </w:pPr>
          </w:p>
        </w:tc>
        <w:tc>
          <w:tcPr>
            <w:tcW w:w="1109" w:type="pct"/>
            <w:tcPrChange w:id="629" w:author="Raphael Malyankar" w:date="2026-02-02T18:45:00Z" w16du:dateUtc="2026-02-03T01:45:00Z">
              <w:tcPr>
                <w:tcW w:w="1273" w:type="pct"/>
                <w:gridSpan w:val="2"/>
              </w:tcPr>
            </w:tcPrChange>
          </w:tcPr>
          <w:p w14:paraId="417CA1D2" w14:textId="4AEB05FC" w:rsidR="00325481" w:rsidRPr="00E95DF4" w:rsidRDefault="00480557" w:rsidP="00F21507">
            <w:pPr>
              <w:spacing w:before="60" w:after="60" w:line="240" w:lineRule="auto"/>
              <w:rPr>
                <w:strike/>
                <w:sz w:val="18"/>
                <w:szCs w:val="18"/>
              </w:rPr>
            </w:pPr>
            <w:r w:rsidRPr="00E95DF4">
              <w:rPr>
                <w:strike/>
                <w:sz w:val="18"/>
                <w:szCs w:val="18"/>
                <w:rPrChange w:id="630" w:author="Raphael Malyankar" w:date="2026-02-02T16:58:00Z" w16du:dateUtc="2026-02-02T23:58:00Z">
                  <w:rPr>
                    <w:strike/>
                    <w:color w:val="EE0000"/>
                    <w:sz w:val="18"/>
                    <w:szCs w:val="18"/>
                  </w:rPr>
                </w:rPrChange>
              </w:rPr>
              <w:t xml:space="preserve">Amend Product </w:t>
            </w:r>
            <w:r w:rsidR="009D7F41" w:rsidRPr="00E95DF4">
              <w:rPr>
                <w:strike/>
                <w:sz w:val="18"/>
                <w:szCs w:val="18"/>
                <w:rPrChange w:id="631" w:author="Raphael Malyankar" w:date="2026-02-02T16:58:00Z" w16du:dateUtc="2026-02-02T23:58:00Z">
                  <w:rPr>
                    <w:strike/>
                    <w:color w:val="EE0000"/>
                    <w:sz w:val="18"/>
                    <w:szCs w:val="18"/>
                  </w:rPr>
                </w:rPrChange>
              </w:rPr>
              <w:t>Specification</w:t>
            </w:r>
          </w:p>
        </w:tc>
        <w:tc>
          <w:tcPr>
            <w:tcW w:w="311" w:type="pct"/>
            <w:tcPrChange w:id="632" w:author="Raphael Malyankar" w:date="2026-02-02T18:45:00Z" w16du:dateUtc="2026-02-03T01:45:00Z">
              <w:tcPr>
                <w:tcW w:w="386" w:type="pct"/>
              </w:tcPr>
            </w:tcPrChange>
          </w:tcPr>
          <w:p w14:paraId="54C808D0" w14:textId="77777777" w:rsidR="00325481" w:rsidRPr="00480557" w:rsidRDefault="00325481" w:rsidP="00F21507">
            <w:pPr>
              <w:spacing w:before="60" w:after="60" w:line="240" w:lineRule="auto"/>
              <w:rPr>
                <w:strike/>
                <w:sz w:val="18"/>
                <w:szCs w:val="18"/>
              </w:rPr>
            </w:pPr>
          </w:p>
        </w:tc>
      </w:tr>
      <w:tr w:rsidR="00C37FAA" w:rsidRPr="008826C8" w14:paraId="18530485" w14:textId="1906EB3B" w:rsidTr="00180820">
        <w:tblPrEx>
          <w:tblW w:w="5000" w:type="pct"/>
          <w:tblLayout w:type="fixed"/>
          <w:tblCellMar>
            <w:top w:w="29" w:type="dxa"/>
            <w:left w:w="58" w:type="dxa"/>
            <w:bottom w:w="29" w:type="dxa"/>
            <w:right w:w="58" w:type="dxa"/>
          </w:tblCellMar>
          <w:tblPrExChange w:id="633"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634" w:author="Raphael Malyankar" w:date="2026-02-02T18:45:00Z" w16du:dateUtc="2026-02-03T01:45:00Z">
            <w:trPr>
              <w:cantSplit/>
            </w:trPr>
          </w:trPrChange>
        </w:trPr>
        <w:tc>
          <w:tcPr>
            <w:tcW w:w="329" w:type="pct"/>
            <w:noWrap/>
            <w:hideMark/>
            <w:tcPrChange w:id="635" w:author="Raphael Malyankar" w:date="2026-02-02T18:45:00Z" w16du:dateUtc="2026-02-03T01:45:00Z">
              <w:tcPr>
                <w:tcW w:w="376" w:type="pct"/>
                <w:noWrap/>
                <w:hideMark/>
              </w:tcPr>
            </w:tcPrChange>
          </w:tcPr>
          <w:p w14:paraId="0D215F3E" w14:textId="77777777" w:rsidR="00325481" w:rsidRPr="00480557" w:rsidRDefault="00325481" w:rsidP="00F21507">
            <w:pPr>
              <w:spacing w:before="60" w:after="60" w:line="240" w:lineRule="auto"/>
              <w:rPr>
                <w:strike/>
                <w:sz w:val="18"/>
                <w:szCs w:val="18"/>
              </w:rPr>
            </w:pPr>
            <w:r w:rsidRPr="00480557">
              <w:rPr>
                <w:strike/>
                <w:sz w:val="18"/>
                <w:szCs w:val="18"/>
              </w:rPr>
              <w:t>100_5027</w:t>
            </w:r>
          </w:p>
        </w:tc>
        <w:tc>
          <w:tcPr>
            <w:tcW w:w="476" w:type="pct"/>
            <w:noWrap/>
            <w:hideMark/>
            <w:tcPrChange w:id="636" w:author="Raphael Malyankar" w:date="2026-02-02T18:45:00Z" w16du:dateUtc="2026-02-03T01:45:00Z">
              <w:tcPr>
                <w:tcW w:w="490" w:type="pct"/>
                <w:noWrap/>
                <w:hideMark/>
              </w:tcPr>
            </w:tcPrChange>
          </w:tcPr>
          <w:p w14:paraId="544F7310" w14:textId="77777777" w:rsidR="00325481" w:rsidRPr="00480557" w:rsidRDefault="00325481" w:rsidP="00F21507">
            <w:pPr>
              <w:spacing w:before="60" w:after="60" w:line="240" w:lineRule="auto"/>
              <w:rPr>
                <w:rFonts w:cs="Arial"/>
                <w:strike/>
                <w:sz w:val="18"/>
                <w:szCs w:val="18"/>
              </w:rPr>
            </w:pPr>
            <w:r w:rsidRPr="00480557">
              <w:rPr>
                <w:rFonts w:cs="Arial"/>
                <w:strike/>
                <w:sz w:val="18"/>
                <w:szCs w:val="18"/>
              </w:rPr>
              <w:t>E</w:t>
            </w:r>
          </w:p>
        </w:tc>
        <w:tc>
          <w:tcPr>
            <w:tcW w:w="1699" w:type="pct"/>
            <w:gridSpan w:val="4"/>
            <w:hideMark/>
            <w:tcPrChange w:id="637" w:author="Raphael Malyankar" w:date="2026-02-02T18:45:00Z" w16du:dateUtc="2026-02-03T01:45:00Z">
              <w:tcPr>
                <w:tcW w:w="1252" w:type="pct"/>
                <w:gridSpan w:val="6"/>
                <w:hideMark/>
              </w:tcPr>
            </w:tcPrChange>
          </w:tcPr>
          <w:p w14:paraId="5A54E636" w14:textId="77777777" w:rsidR="00325481" w:rsidRPr="00480557" w:rsidRDefault="00325481" w:rsidP="00F21507">
            <w:pPr>
              <w:spacing w:before="60" w:after="60" w:line="240" w:lineRule="auto"/>
              <w:rPr>
                <w:strike/>
                <w:sz w:val="18"/>
                <w:szCs w:val="18"/>
              </w:rPr>
            </w:pPr>
            <w:r w:rsidRPr="00480557">
              <w:rPr>
                <w:strike/>
                <w:sz w:val="18"/>
                <w:szCs w:val="18"/>
              </w:rPr>
              <w:t>A Product Specification for a particular data type needs to have a plan that indicates the organisation of that data product</w:t>
            </w:r>
          </w:p>
        </w:tc>
        <w:tc>
          <w:tcPr>
            <w:tcW w:w="354" w:type="pct"/>
            <w:noWrap/>
            <w:hideMark/>
            <w:tcPrChange w:id="638" w:author="Raphael Malyankar" w:date="2026-02-02T18:45:00Z" w16du:dateUtc="2026-02-03T01:45:00Z">
              <w:tcPr>
                <w:tcW w:w="410" w:type="pct"/>
                <w:gridSpan w:val="2"/>
                <w:noWrap/>
                <w:hideMark/>
              </w:tcPr>
            </w:tcPrChange>
          </w:tcPr>
          <w:p w14:paraId="41472511" w14:textId="77777777" w:rsidR="00325481" w:rsidRPr="00480557" w:rsidRDefault="00325481" w:rsidP="00F21507">
            <w:pPr>
              <w:spacing w:before="60" w:after="60" w:line="240" w:lineRule="auto"/>
              <w:rPr>
                <w:strike/>
                <w:sz w:val="18"/>
                <w:szCs w:val="18"/>
              </w:rPr>
            </w:pPr>
            <w:r w:rsidRPr="00480557">
              <w:rPr>
                <w:strike/>
                <w:sz w:val="18"/>
                <w:szCs w:val="18"/>
              </w:rPr>
              <w:t>Part 8</w:t>
            </w:r>
          </w:p>
        </w:tc>
        <w:tc>
          <w:tcPr>
            <w:tcW w:w="366" w:type="pct"/>
            <w:hideMark/>
            <w:tcPrChange w:id="639" w:author="Raphael Malyankar" w:date="2026-02-02T18:45:00Z" w16du:dateUtc="2026-02-03T01:45:00Z">
              <w:tcPr>
                <w:tcW w:w="377" w:type="pct"/>
                <w:gridSpan w:val="4"/>
                <w:hideMark/>
              </w:tcPr>
            </w:tcPrChange>
          </w:tcPr>
          <w:p w14:paraId="6165C568" w14:textId="77777777" w:rsidR="00325481" w:rsidRPr="00480557" w:rsidRDefault="00325481" w:rsidP="00F21507">
            <w:pPr>
              <w:spacing w:before="60" w:after="60" w:line="240" w:lineRule="auto"/>
              <w:rPr>
                <w:strike/>
                <w:sz w:val="18"/>
                <w:szCs w:val="18"/>
              </w:rPr>
            </w:pPr>
            <w:r w:rsidRPr="00480557">
              <w:rPr>
                <w:strike/>
                <w:sz w:val="18"/>
                <w:szCs w:val="18"/>
              </w:rPr>
              <w:t>8-5.3.1</w:t>
            </w:r>
          </w:p>
        </w:tc>
        <w:tc>
          <w:tcPr>
            <w:tcW w:w="356" w:type="pct"/>
            <w:gridSpan w:val="3"/>
            <w:tcPrChange w:id="640" w:author="Raphael Malyankar" w:date="2026-02-02T18:45:00Z" w16du:dateUtc="2026-02-03T01:45:00Z">
              <w:tcPr>
                <w:tcW w:w="436" w:type="pct"/>
              </w:tcPr>
            </w:tcPrChange>
          </w:tcPr>
          <w:p w14:paraId="0CC6AEF1" w14:textId="77777777" w:rsidR="00325481" w:rsidRPr="00480557" w:rsidRDefault="00325481" w:rsidP="00F21507">
            <w:pPr>
              <w:spacing w:before="60" w:after="60" w:line="240" w:lineRule="auto"/>
              <w:rPr>
                <w:strike/>
                <w:sz w:val="18"/>
                <w:szCs w:val="18"/>
              </w:rPr>
            </w:pPr>
          </w:p>
        </w:tc>
        <w:tc>
          <w:tcPr>
            <w:tcW w:w="1109" w:type="pct"/>
            <w:tcPrChange w:id="641" w:author="Raphael Malyankar" w:date="2026-02-02T18:45:00Z" w16du:dateUtc="2026-02-03T01:45:00Z">
              <w:tcPr>
                <w:tcW w:w="1273" w:type="pct"/>
                <w:gridSpan w:val="2"/>
              </w:tcPr>
            </w:tcPrChange>
          </w:tcPr>
          <w:p w14:paraId="1D173F41" w14:textId="35517D39" w:rsidR="00325481" w:rsidRPr="00E95DF4" w:rsidRDefault="00480557" w:rsidP="00F21507">
            <w:pPr>
              <w:spacing w:before="60" w:after="60" w:line="240" w:lineRule="auto"/>
              <w:rPr>
                <w:strike/>
                <w:sz w:val="18"/>
                <w:szCs w:val="18"/>
              </w:rPr>
            </w:pPr>
            <w:r w:rsidRPr="00E95DF4">
              <w:rPr>
                <w:strike/>
                <w:sz w:val="18"/>
                <w:szCs w:val="18"/>
                <w:rPrChange w:id="642" w:author="Raphael Malyankar" w:date="2026-02-02T16:58:00Z" w16du:dateUtc="2026-02-02T23:58:00Z">
                  <w:rPr>
                    <w:strike/>
                    <w:color w:val="EE0000"/>
                    <w:sz w:val="18"/>
                    <w:szCs w:val="18"/>
                  </w:rPr>
                </w:rPrChange>
              </w:rPr>
              <w:t xml:space="preserve">Amend Product </w:t>
            </w:r>
            <w:r w:rsidR="009D7F41" w:rsidRPr="00E95DF4">
              <w:rPr>
                <w:strike/>
                <w:sz w:val="18"/>
                <w:szCs w:val="18"/>
                <w:rPrChange w:id="643" w:author="Raphael Malyankar" w:date="2026-02-02T16:58:00Z" w16du:dateUtc="2026-02-02T23:58:00Z">
                  <w:rPr>
                    <w:strike/>
                    <w:color w:val="EE0000"/>
                    <w:sz w:val="18"/>
                    <w:szCs w:val="18"/>
                  </w:rPr>
                </w:rPrChange>
              </w:rPr>
              <w:t>Specification</w:t>
            </w:r>
          </w:p>
        </w:tc>
        <w:tc>
          <w:tcPr>
            <w:tcW w:w="311" w:type="pct"/>
            <w:tcPrChange w:id="644" w:author="Raphael Malyankar" w:date="2026-02-02T18:45:00Z" w16du:dateUtc="2026-02-03T01:45:00Z">
              <w:tcPr>
                <w:tcW w:w="386" w:type="pct"/>
              </w:tcPr>
            </w:tcPrChange>
          </w:tcPr>
          <w:p w14:paraId="397AFDD7" w14:textId="77777777" w:rsidR="00325481" w:rsidRPr="00480557" w:rsidRDefault="00325481" w:rsidP="00F21507">
            <w:pPr>
              <w:spacing w:before="60" w:after="60" w:line="240" w:lineRule="auto"/>
              <w:rPr>
                <w:strike/>
                <w:sz w:val="18"/>
                <w:szCs w:val="18"/>
              </w:rPr>
            </w:pPr>
          </w:p>
        </w:tc>
      </w:tr>
      <w:tr w:rsidR="00C37FAA" w:rsidRPr="008826C8" w14:paraId="2DE9FDE9" w14:textId="3E68FEEB" w:rsidTr="00180820">
        <w:tblPrEx>
          <w:tblW w:w="5000" w:type="pct"/>
          <w:tblLayout w:type="fixed"/>
          <w:tblCellMar>
            <w:top w:w="29" w:type="dxa"/>
            <w:left w:w="58" w:type="dxa"/>
            <w:bottom w:w="29" w:type="dxa"/>
            <w:right w:w="58" w:type="dxa"/>
          </w:tblCellMar>
          <w:tblPrExChange w:id="645"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646" w:author="Raphael Malyankar" w:date="2026-02-02T18:45:00Z" w16du:dateUtc="2026-02-03T01:45:00Z">
            <w:trPr>
              <w:cantSplit/>
            </w:trPr>
          </w:trPrChange>
        </w:trPr>
        <w:tc>
          <w:tcPr>
            <w:tcW w:w="329" w:type="pct"/>
            <w:noWrap/>
            <w:hideMark/>
            <w:tcPrChange w:id="647" w:author="Raphael Malyankar" w:date="2026-02-02T18:45:00Z" w16du:dateUtc="2026-02-03T01:45:00Z">
              <w:tcPr>
                <w:tcW w:w="376" w:type="pct"/>
                <w:noWrap/>
                <w:hideMark/>
              </w:tcPr>
            </w:tcPrChange>
          </w:tcPr>
          <w:p w14:paraId="43E11EB5" w14:textId="77777777" w:rsidR="00325481" w:rsidRPr="008826C8" w:rsidRDefault="00325481" w:rsidP="00F21507">
            <w:pPr>
              <w:spacing w:before="60" w:after="60" w:line="240" w:lineRule="auto"/>
              <w:rPr>
                <w:sz w:val="18"/>
                <w:szCs w:val="18"/>
              </w:rPr>
            </w:pPr>
            <w:r w:rsidRPr="008826C8">
              <w:rPr>
                <w:sz w:val="18"/>
                <w:szCs w:val="18"/>
              </w:rPr>
              <w:lastRenderedPageBreak/>
              <w:t>100_5028</w:t>
            </w:r>
          </w:p>
        </w:tc>
        <w:tc>
          <w:tcPr>
            <w:tcW w:w="476" w:type="pct"/>
            <w:noWrap/>
            <w:hideMark/>
            <w:tcPrChange w:id="648" w:author="Raphael Malyankar" w:date="2026-02-02T18:45:00Z" w16du:dateUtc="2026-02-03T01:45:00Z">
              <w:tcPr>
                <w:tcW w:w="490" w:type="pct"/>
                <w:noWrap/>
                <w:hideMark/>
              </w:tcPr>
            </w:tcPrChange>
          </w:tcPr>
          <w:p w14:paraId="2E63EF08" w14:textId="77777777" w:rsidR="00325481" w:rsidRPr="00F447A6" w:rsidRDefault="00325481" w:rsidP="00F21507">
            <w:pPr>
              <w:spacing w:before="60" w:after="60" w:line="240" w:lineRule="auto"/>
              <w:rPr>
                <w:rFonts w:cs="Arial"/>
                <w:sz w:val="18"/>
                <w:szCs w:val="18"/>
              </w:rPr>
            </w:pPr>
            <w:r w:rsidRPr="00F447A6">
              <w:rPr>
                <w:rFonts w:cs="Arial"/>
                <w:sz w:val="18"/>
                <w:szCs w:val="18"/>
              </w:rPr>
              <w:t>W</w:t>
            </w:r>
          </w:p>
        </w:tc>
        <w:tc>
          <w:tcPr>
            <w:tcW w:w="1699" w:type="pct"/>
            <w:gridSpan w:val="4"/>
            <w:hideMark/>
            <w:tcPrChange w:id="649" w:author="Raphael Malyankar" w:date="2026-02-02T18:45:00Z" w16du:dateUtc="2026-02-03T01:45:00Z">
              <w:tcPr>
                <w:tcW w:w="1252" w:type="pct"/>
                <w:gridSpan w:val="6"/>
                <w:hideMark/>
              </w:tcPr>
            </w:tcPrChange>
          </w:tcPr>
          <w:p w14:paraId="056388B3" w14:textId="77777777" w:rsidR="00325481" w:rsidRPr="008826C8" w:rsidRDefault="00325481" w:rsidP="00F21507">
            <w:pPr>
              <w:spacing w:before="60" w:after="60" w:line="240" w:lineRule="auto"/>
              <w:rPr>
                <w:sz w:val="18"/>
                <w:szCs w:val="18"/>
              </w:rPr>
            </w:pPr>
            <w:r w:rsidRPr="008826C8">
              <w:rPr>
                <w:sz w:val="18"/>
                <w:szCs w:val="18"/>
              </w:rPr>
              <w:t>No transmittal metadata is shown except for the information contained in the S100_DatasetDiscoveryMetadata module</w:t>
            </w:r>
          </w:p>
        </w:tc>
        <w:tc>
          <w:tcPr>
            <w:tcW w:w="354" w:type="pct"/>
            <w:noWrap/>
            <w:hideMark/>
            <w:tcPrChange w:id="650" w:author="Raphael Malyankar" w:date="2026-02-02T18:45:00Z" w16du:dateUtc="2026-02-03T01:45:00Z">
              <w:tcPr>
                <w:tcW w:w="410" w:type="pct"/>
                <w:gridSpan w:val="2"/>
                <w:noWrap/>
                <w:hideMark/>
              </w:tcPr>
            </w:tcPrChange>
          </w:tcPr>
          <w:p w14:paraId="03414FCF"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651" w:author="Raphael Malyankar" w:date="2026-02-02T18:45:00Z" w16du:dateUtc="2026-02-03T01:45:00Z">
              <w:tcPr>
                <w:tcW w:w="377" w:type="pct"/>
                <w:gridSpan w:val="4"/>
                <w:hideMark/>
              </w:tcPr>
            </w:tcPrChange>
          </w:tcPr>
          <w:p w14:paraId="7B9F6B72" w14:textId="77777777" w:rsidR="00325481" w:rsidRPr="008826C8" w:rsidRDefault="00325481" w:rsidP="00F21507">
            <w:pPr>
              <w:spacing w:before="60" w:after="60" w:line="240" w:lineRule="auto"/>
              <w:rPr>
                <w:sz w:val="18"/>
                <w:szCs w:val="18"/>
              </w:rPr>
            </w:pPr>
            <w:r w:rsidRPr="008826C8">
              <w:rPr>
                <w:sz w:val="18"/>
                <w:szCs w:val="18"/>
              </w:rPr>
              <w:t>8-5.3.3</w:t>
            </w:r>
          </w:p>
        </w:tc>
        <w:tc>
          <w:tcPr>
            <w:tcW w:w="356" w:type="pct"/>
            <w:gridSpan w:val="3"/>
            <w:tcPrChange w:id="652" w:author="Raphael Malyankar" w:date="2026-02-02T18:45:00Z" w16du:dateUtc="2026-02-03T01:45:00Z">
              <w:tcPr>
                <w:tcW w:w="436" w:type="pct"/>
              </w:tcPr>
            </w:tcPrChange>
          </w:tcPr>
          <w:p w14:paraId="4292313C" w14:textId="77777777" w:rsidR="00325481" w:rsidRPr="008826C8" w:rsidRDefault="00325481" w:rsidP="00F21507">
            <w:pPr>
              <w:spacing w:before="60" w:after="60" w:line="240" w:lineRule="auto"/>
              <w:rPr>
                <w:sz w:val="18"/>
                <w:szCs w:val="18"/>
              </w:rPr>
            </w:pPr>
          </w:p>
        </w:tc>
        <w:tc>
          <w:tcPr>
            <w:tcW w:w="1109" w:type="pct"/>
            <w:tcPrChange w:id="653" w:author="Raphael Malyankar" w:date="2026-02-02T18:45:00Z" w16du:dateUtc="2026-02-03T01:45:00Z">
              <w:tcPr>
                <w:tcW w:w="1273" w:type="pct"/>
                <w:gridSpan w:val="2"/>
              </w:tcPr>
            </w:tcPrChange>
          </w:tcPr>
          <w:p w14:paraId="4BE2C3F2" w14:textId="02ED6D88" w:rsidR="00325481" w:rsidRPr="008826C8" w:rsidRDefault="00325481" w:rsidP="00F21507">
            <w:pPr>
              <w:spacing w:before="60" w:after="60" w:line="240" w:lineRule="auto"/>
              <w:rPr>
                <w:sz w:val="18"/>
                <w:szCs w:val="18"/>
              </w:rPr>
            </w:pPr>
            <w:r w:rsidRPr="008826C8">
              <w:rPr>
                <w:sz w:val="18"/>
                <w:szCs w:val="18"/>
              </w:rPr>
              <w:t>Delete superfluous metadata</w:t>
            </w:r>
          </w:p>
        </w:tc>
        <w:tc>
          <w:tcPr>
            <w:tcW w:w="311" w:type="pct"/>
            <w:tcPrChange w:id="654" w:author="Raphael Malyankar" w:date="2026-02-02T18:45:00Z" w16du:dateUtc="2026-02-03T01:45:00Z">
              <w:tcPr>
                <w:tcW w:w="386" w:type="pct"/>
              </w:tcPr>
            </w:tcPrChange>
          </w:tcPr>
          <w:p w14:paraId="5D0840BB" w14:textId="77777777" w:rsidR="00325481" w:rsidRPr="008826C8" w:rsidRDefault="00325481" w:rsidP="00F21507">
            <w:pPr>
              <w:spacing w:before="60" w:after="60" w:line="240" w:lineRule="auto"/>
              <w:rPr>
                <w:sz w:val="18"/>
                <w:szCs w:val="18"/>
              </w:rPr>
            </w:pPr>
          </w:p>
        </w:tc>
      </w:tr>
      <w:tr w:rsidR="00C37FAA" w:rsidRPr="008826C8" w14:paraId="324C9A1E" w14:textId="20A82B17" w:rsidTr="00180820">
        <w:tblPrEx>
          <w:tblW w:w="5000" w:type="pct"/>
          <w:tblLayout w:type="fixed"/>
          <w:tblCellMar>
            <w:top w:w="29" w:type="dxa"/>
            <w:left w:w="58" w:type="dxa"/>
            <w:bottom w:w="29" w:type="dxa"/>
            <w:right w:w="58" w:type="dxa"/>
          </w:tblCellMar>
          <w:tblPrExChange w:id="655"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656" w:author="Raphael Malyankar" w:date="2026-02-02T18:45:00Z" w16du:dateUtc="2026-02-03T01:45:00Z">
            <w:trPr>
              <w:cantSplit/>
            </w:trPr>
          </w:trPrChange>
        </w:trPr>
        <w:tc>
          <w:tcPr>
            <w:tcW w:w="329" w:type="pct"/>
            <w:noWrap/>
            <w:hideMark/>
            <w:tcPrChange w:id="657" w:author="Raphael Malyankar" w:date="2026-02-02T18:45:00Z" w16du:dateUtc="2026-02-03T01:45:00Z">
              <w:tcPr>
                <w:tcW w:w="376" w:type="pct"/>
                <w:noWrap/>
                <w:hideMark/>
              </w:tcPr>
            </w:tcPrChange>
          </w:tcPr>
          <w:p w14:paraId="04BEAA0A" w14:textId="77777777" w:rsidR="00325481" w:rsidRPr="008826C8" w:rsidRDefault="00325481" w:rsidP="00F21507">
            <w:pPr>
              <w:spacing w:before="60" w:after="60" w:line="240" w:lineRule="auto"/>
              <w:rPr>
                <w:sz w:val="18"/>
                <w:szCs w:val="18"/>
              </w:rPr>
            </w:pPr>
            <w:r w:rsidRPr="008826C8">
              <w:rPr>
                <w:sz w:val="18"/>
                <w:szCs w:val="18"/>
              </w:rPr>
              <w:t>100_5029</w:t>
            </w:r>
          </w:p>
        </w:tc>
        <w:tc>
          <w:tcPr>
            <w:tcW w:w="476" w:type="pct"/>
            <w:noWrap/>
            <w:hideMark/>
            <w:tcPrChange w:id="658" w:author="Raphael Malyankar" w:date="2026-02-02T18:45:00Z" w16du:dateUtc="2026-02-03T01:45:00Z">
              <w:tcPr>
                <w:tcW w:w="490" w:type="pct"/>
                <w:noWrap/>
                <w:hideMark/>
              </w:tcPr>
            </w:tcPrChange>
          </w:tcPr>
          <w:p w14:paraId="218E05AB"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659" w:author="Raphael Malyankar" w:date="2026-02-02T18:45:00Z" w16du:dateUtc="2026-02-03T01:45:00Z">
              <w:tcPr>
                <w:tcW w:w="1252" w:type="pct"/>
                <w:gridSpan w:val="6"/>
                <w:hideMark/>
              </w:tcPr>
            </w:tcPrChange>
          </w:tcPr>
          <w:p w14:paraId="1AED15B3" w14:textId="77777777" w:rsidR="00325481" w:rsidRPr="008826C8" w:rsidRDefault="00325481" w:rsidP="00F21507">
            <w:pPr>
              <w:spacing w:before="60" w:after="60" w:line="240" w:lineRule="auto"/>
              <w:rPr>
                <w:sz w:val="18"/>
                <w:szCs w:val="18"/>
              </w:rPr>
            </w:pPr>
            <w:r w:rsidRPr="008826C8">
              <w:rPr>
                <w:sz w:val="18"/>
                <w:szCs w:val="18"/>
              </w:rPr>
              <w:t>Only one tiling scheme can be defined for a particular data collection</w:t>
            </w:r>
          </w:p>
        </w:tc>
        <w:tc>
          <w:tcPr>
            <w:tcW w:w="354" w:type="pct"/>
            <w:noWrap/>
            <w:hideMark/>
            <w:tcPrChange w:id="660" w:author="Raphael Malyankar" w:date="2026-02-02T18:45:00Z" w16du:dateUtc="2026-02-03T01:45:00Z">
              <w:tcPr>
                <w:tcW w:w="410" w:type="pct"/>
                <w:gridSpan w:val="2"/>
                <w:noWrap/>
                <w:hideMark/>
              </w:tcPr>
            </w:tcPrChange>
          </w:tcPr>
          <w:p w14:paraId="2D319B1B"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661" w:author="Raphael Malyankar" w:date="2026-02-02T18:45:00Z" w16du:dateUtc="2026-02-03T01:45:00Z">
              <w:tcPr>
                <w:tcW w:w="377" w:type="pct"/>
                <w:gridSpan w:val="4"/>
                <w:hideMark/>
              </w:tcPr>
            </w:tcPrChange>
          </w:tcPr>
          <w:p w14:paraId="63183240" w14:textId="77777777" w:rsidR="00325481" w:rsidRPr="008826C8" w:rsidRDefault="00325481" w:rsidP="00F21507">
            <w:pPr>
              <w:spacing w:before="60" w:after="60" w:line="240" w:lineRule="auto"/>
              <w:rPr>
                <w:sz w:val="18"/>
                <w:szCs w:val="18"/>
              </w:rPr>
            </w:pPr>
            <w:r w:rsidRPr="008826C8">
              <w:rPr>
                <w:sz w:val="18"/>
                <w:szCs w:val="18"/>
              </w:rPr>
              <w:t>8-6</w:t>
            </w:r>
          </w:p>
        </w:tc>
        <w:tc>
          <w:tcPr>
            <w:tcW w:w="356" w:type="pct"/>
            <w:gridSpan w:val="3"/>
            <w:tcPrChange w:id="662" w:author="Raphael Malyankar" w:date="2026-02-02T18:45:00Z" w16du:dateUtc="2026-02-03T01:45:00Z">
              <w:tcPr>
                <w:tcW w:w="436" w:type="pct"/>
              </w:tcPr>
            </w:tcPrChange>
          </w:tcPr>
          <w:p w14:paraId="6FEE6A2A" w14:textId="77777777" w:rsidR="00325481" w:rsidRPr="008826C8" w:rsidRDefault="00325481" w:rsidP="00F21507">
            <w:pPr>
              <w:spacing w:before="60" w:after="60" w:line="240" w:lineRule="auto"/>
              <w:rPr>
                <w:sz w:val="18"/>
                <w:szCs w:val="18"/>
              </w:rPr>
            </w:pPr>
          </w:p>
        </w:tc>
        <w:tc>
          <w:tcPr>
            <w:tcW w:w="1109" w:type="pct"/>
            <w:tcPrChange w:id="663" w:author="Raphael Malyankar" w:date="2026-02-02T18:45:00Z" w16du:dateUtc="2026-02-03T01:45:00Z">
              <w:tcPr>
                <w:tcW w:w="1273" w:type="pct"/>
                <w:gridSpan w:val="2"/>
              </w:tcPr>
            </w:tcPrChange>
          </w:tcPr>
          <w:p w14:paraId="426B409F" w14:textId="698FA0EB" w:rsidR="00325481" w:rsidRPr="008826C8" w:rsidRDefault="00325481" w:rsidP="00F21507">
            <w:pPr>
              <w:spacing w:before="60" w:after="60" w:line="240" w:lineRule="auto"/>
              <w:rPr>
                <w:sz w:val="18"/>
                <w:szCs w:val="18"/>
              </w:rPr>
            </w:pPr>
            <w:r w:rsidRPr="008826C8">
              <w:rPr>
                <w:sz w:val="18"/>
                <w:szCs w:val="18"/>
              </w:rPr>
              <w:t>Amend to remove extra tiling(s)</w:t>
            </w:r>
          </w:p>
        </w:tc>
        <w:tc>
          <w:tcPr>
            <w:tcW w:w="311" w:type="pct"/>
            <w:tcPrChange w:id="664" w:author="Raphael Malyankar" w:date="2026-02-02T18:45:00Z" w16du:dateUtc="2026-02-03T01:45:00Z">
              <w:tcPr>
                <w:tcW w:w="386" w:type="pct"/>
              </w:tcPr>
            </w:tcPrChange>
          </w:tcPr>
          <w:p w14:paraId="6E89CD12" w14:textId="77777777" w:rsidR="00325481" w:rsidRPr="008826C8" w:rsidRDefault="00325481" w:rsidP="00F21507">
            <w:pPr>
              <w:spacing w:before="60" w:after="60" w:line="240" w:lineRule="auto"/>
              <w:rPr>
                <w:sz w:val="18"/>
                <w:szCs w:val="18"/>
              </w:rPr>
            </w:pPr>
          </w:p>
        </w:tc>
      </w:tr>
      <w:tr w:rsidR="00C37FAA" w:rsidRPr="008826C8" w14:paraId="30FBE1E3" w14:textId="378D22D3" w:rsidTr="00180820">
        <w:tblPrEx>
          <w:tblW w:w="5000" w:type="pct"/>
          <w:tblLayout w:type="fixed"/>
          <w:tblCellMar>
            <w:top w:w="29" w:type="dxa"/>
            <w:left w:w="58" w:type="dxa"/>
            <w:bottom w:w="29" w:type="dxa"/>
            <w:right w:w="58" w:type="dxa"/>
          </w:tblCellMar>
          <w:tblPrExChange w:id="665"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666" w:author="Raphael Malyankar" w:date="2026-02-02T18:45:00Z" w16du:dateUtc="2026-02-03T01:45:00Z">
            <w:trPr>
              <w:cantSplit/>
            </w:trPr>
          </w:trPrChange>
        </w:trPr>
        <w:tc>
          <w:tcPr>
            <w:tcW w:w="329" w:type="pct"/>
            <w:noWrap/>
            <w:hideMark/>
            <w:tcPrChange w:id="667" w:author="Raphael Malyankar" w:date="2026-02-02T18:45:00Z" w16du:dateUtc="2026-02-03T01:45:00Z">
              <w:tcPr>
                <w:tcW w:w="376" w:type="pct"/>
                <w:noWrap/>
                <w:hideMark/>
              </w:tcPr>
            </w:tcPrChange>
          </w:tcPr>
          <w:p w14:paraId="3FC134B5" w14:textId="77777777" w:rsidR="00325481" w:rsidRPr="008826C8" w:rsidRDefault="00325481" w:rsidP="00F21507">
            <w:pPr>
              <w:spacing w:before="60" w:after="60" w:line="240" w:lineRule="auto"/>
              <w:rPr>
                <w:sz w:val="18"/>
                <w:szCs w:val="18"/>
              </w:rPr>
            </w:pPr>
            <w:r w:rsidRPr="008826C8">
              <w:rPr>
                <w:sz w:val="18"/>
                <w:szCs w:val="18"/>
              </w:rPr>
              <w:t>100_5030</w:t>
            </w:r>
          </w:p>
        </w:tc>
        <w:tc>
          <w:tcPr>
            <w:tcW w:w="476" w:type="pct"/>
            <w:noWrap/>
            <w:hideMark/>
            <w:tcPrChange w:id="668" w:author="Raphael Malyankar" w:date="2026-02-02T18:45:00Z" w16du:dateUtc="2026-02-03T01:45:00Z">
              <w:tcPr>
                <w:tcW w:w="490" w:type="pct"/>
                <w:noWrap/>
                <w:hideMark/>
              </w:tcPr>
            </w:tcPrChange>
          </w:tcPr>
          <w:p w14:paraId="720FEC5A"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669" w:author="Raphael Malyankar" w:date="2026-02-02T18:45:00Z" w16du:dateUtc="2026-02-03T01:45:00Z">
              <w:tcPr>
                <w:tcW w:w="1252" w:type="pct"/>
                <w:gridSpan w:val="6"/>
                <w:hideMark/>
              </w:tcPr>
            </w:tcPrChange>
          </w:tcPr>
          <w:p w14:paraId="437A3DC1" w14:textId="77777777" w:rsidR="00325481" w:rsidRPr="008826C8" w:rsidRDefault="00325481" w:rsidP="00F21507">
            <w:pPr>
              <w:spacing w:before="60" w:after="60" w:line="240" w:lineRule="auto"/>
              <w:rPr>
                <w:sz w:val="18"/>
                <w:szCs w:val="18"/>
              </w:rPr>
            </w:pPr>
            <w:r w:rsidRPr="008826C8">
              <w:rPr>
                <w:sz w:val="18"/>
                <w:szCs w:val="18"/>
              </w:rPr>
              <w:t>The tiling scheme is discrete coverage</w:t>
            </w:r>
          </w:p>
        </w:tc>
        <w:tc>
          <w:tcPr>
            <w:tcW w:w="354" w:type="pct"/>
            <w:noWrap/>
            <w:hideMark/>
            <w:tcPrChange w:id="670" w:author="Raphael Malyankar" w:date="2026-02-02T18:45:00Z" w16du:dateUtc="2026-02-03T01:45:00Z">
              <w:tcPr>
                <w:tcW w:w="410" w:type="pct"/>
                <w:gridSpan w:val="2"/>
                <w:noWrap/>
                <w:hideMark/>
              </w:tcPr>
            </w:tcPrChange>
          </w:tcPr>
          <w:p w14:paraId="687C855F"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671" w:author="Raphael Malyankar" w:date="2026-02-02T18:45:00Z" w16du:dateUtc="2026-02-03T01:45:00Z">
              <w:tcPr>
                <w:tcW w:w="377" w:type="pct"/>
                <w:gridSpan w:val="4"/>
                <w:hideMark/>
              </w:tcPr>
            </w:tcPrChange>
          </w:tcPr>
          <w:p w14:paraId="0C158780" w14:textId="77777777" w:rsidR="00325481" w:rsidRPr="008826C8" w:rsidRDefault="00325481" w:rsidP="00F21507">
            <w:pPr>
              <w:spacing w:before="60" w:after="60" w:line="240" w:lineRule="auto"/>
              <w:rPr>
                <w:sz w:val="18"/>
                <w:szCs w:val="18"/>
              </w:rPr>
            </w:pPr>
            <w:r w:rsidRPr="008826C8">
              <w:rPr>
                <w:sz w:val="18"/>
                <w:szCs w:val="18"/>
              </w:rPr>
              <w:t>8-6</w:t>
            </w:r>
          </w:p>
        </w:tc>
        <w:tc>
          <w:tcPr>
            <w:tcW w:w="356" w:type="pct"/>
            <w:gridSpan w:val="3"/>
            <w:tcPrChange w:id="672" w:author="Raphael Malyankar" w:date="2026-02-02T18:45:00Z" w16du:dateUtc="2026-02-03T01:45:00Z">
              <w:tcPr>
                <w:tcW w:w="436" w:type="pct"/>
              </w:tcPr>
            </w:tcPrChange>
          </w:tcPr>
          <w:p w14:paraId="46D9261A" w14:textId="77777777" w:rsidR="00325481" w:rsidRPr="008826C8" w:rsidRDefault="00325481" w:rsidP="00F21507">
            <w:pPr>
              <w:spacing w:before="60" w:after="60" w:line="240" w:lineRule="auto"/>
              <w:rPr>
                <w:sz w:val="18"/>
                <w:szCs w:val="18"/>
              </w:rPr>
            </w:pPr>
          </w:p>
        </w:tc>
        <w:tc>
          <w:tcPr>
            <w:tcW w:w="1109" w:type="pct"/>
            <w:tcPrChange w:id="673" w:author="Raphael Malyankar" w:date="2026-02-02T18:45:00Z" w16du:dateUtc="2026-02-03T01:45:00Z">
              <w:tcPr>
                <w:tcW w:w="1273" w:type="pct"/>
                <w:gridSpan w:val="2"/>
              </w:tcPr>
            </w:tcPrChange>
          </w:tcPr>
          <w:p w14:paraId="44AE610B" w14:textId="69A472B2" w:rsidR="00325481" w:rsidDel="00030176" w:rsidRDefault="00325481" w:rsidP="00F21507">
            <w:pPr>
              <w:spacing w:before="60" w:after="60" w:line="240" w:lineRule="auto"/>
              <w:rPr>
                <w:del w:id="674" w:author="Raphael Malyankar" w:date="2026-02-02T16:42:00Z" w16du:dateUtc="2026-02-02T23:42:00Z"/>
                <w:strike/>
                <w:sz w:val="18"/>
                <w:szCs w:val="18"/>
              </w:rPr>
            </w:pPr>
            <w:del w:id="675" w:author="Raphael Malyankar" w:date="2026-02-02T16:42:00Z" w16du:dateUtc="2026-02-02T23:42:00Z">
              <w:r w:rsidRPr="00480557" w:rsidDel="00030176">
                <w:rPr>
                  <w:strike/>
                  <w:sz w:val="18"/>
                  <w:szCs w:val="18"/>
                </w:rPr>
                <w:delText>Amend tiling information in dataset</w:delText>
              </w:r>
            </w:del>
          </w:p>
          <w:p w14:paraId="7DB99D31" w14:textId="557A2589" w:rsidR="00480557" w:rsidRPr="00480557" w:rsidRDefault="00480557" w:rsidP="00F21507">
            <w:pPr>
              <w:spacing w:before="60" w:after="60" w:line="240" w:lineRule="auto"/>
              <w:rPr>
                <w:sz w:val="18"/>
                <w:szCs w:val="18"/>
              </w:rPr>
            </w:pPr>
            <w:r w:rsidRPr="00030176">
              <w:rPr>
                <w:sz w:val="18"/>
                <w:szCs w:val="18"/>
                <w:rPrChange w:id="676" w:author="Raphael Malyankar" w:date="2026-02-02T16:41:00Z" w16du:dateUtc="2026-02-02T23:41:00Z">
                  <w:rPr>
                    <w:color w:val="EE0000"/>
                    <w:sz w:val="18"/>
                    <w:szCs w:val="18"/>
                  </w:rPr>
                </w:rPrChange>
              </w:rPr>
              <w:t>Amend Product Specification</w:t>
            </w:r>
          </w:p>
        </w:tc>
        <w:tc>
          <w:tcPr>
            <w:tcW w:w="311" w:type="pct"/>
            <w:tcPrChange w:id="677" w:author="Raphael Malyankar" w:date="2026-02-02T18:45:00Z" w16du:dateUtc="2026-02-03T01:45:00Z">
              <w:tcPr>
                <w:tcW w:w="386" w:type="pct"/>
              </w:tcPr>
            </w:tcPrChange>
          </w:tcPr>
          <w:p w14:paraId="3C7DD916" w14:textId="77777777" w:rsidR="00325481" w:rsidRPr="008826C8" w:rsidRDefault="00325481" w:rsidP="00F21507">
            <w:pPr>
              <w:spacing w:before="60" w:after="60" w:line="240" w:lineRule="auto"/>
              <w:rPr>
                <w:sz w:val="18"/>
                <w:szCs w:val="18"/>
              </w:rPr>
            </w:pPr>
          </w:p>
        </w:tc>
      </w:tr>
      <w:tr w:rsidR="00C37FAA" w:rsidRPr="008826C8" w14:paraId="5FA2E392" w14:textId="42FDF211" w:rsidTr="00180820">
        <w:tblPrEx>
          <w:tblW w:w="5000" w:type="pct"/>
          <w:tblLayout w:type="fixed"/>
          <w:tblCellMar>
            <w:top w:w="29" w:type="dxa"/>
            <w:left w:w="58" w:type="dxa"/>
            <w:bottom w:w="29" w:type="dxa"/>
            <w:right w:w="58" w:type="dxa"/>
          </w:tblCellMar>
          <w:tblPrExChange w:id="678"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679" w:author="Raphael Malyankar" w:date="2026-02-02T18:45:00Z" w16du:dateUtc="2026-02-03T01:45:00Z">
            <w:trPr>
              <w:cantSplit/>
            </w:trPr>
          </w:trPrChange>
        </w:trPr>
        <w:tc>
          <w:tcPr>
            <w:tcW w:w="329" w:type="pct"/>
            <w:noWrap/>
            <w:hideMark/>
            <w:tcPrChange w:id="680" w:author="Raphael Malyankar" w:date="2026-02-02T18:45:00Z" w16du:dateUtc="2026-02-03T01:45:00Z">
              <w:tcPr>
                <w:tcW w:w="376" w:type="pct"/>
                <w:noWrap/>
                <w:hideMark/>
              </w:tcPr>
            </w:tcPrChange>
          </w:tcPr>
          <w:p w14:paraId="4A1597A2" w14:textId="77777777" w:rsidR="00325481" w:rsidRPr="00480557" w:rsidRDefault="00325481" w:rsidP="00F21507">
            <w:pPr>
              <w:spacing w:before="60" w:after="60" w:line="240" w:lineRule="auto"/>
              <w:rPr>
                <w:strike/>
                <w:sz w:val="18"/>
                <w:szCs w:val="18"/>
              </w:rPr>
            </w:pPr>
            <w:r w:rsidRPr="00480557">
              <w:rPr>
                <w:strike/>
                <w:sz w:val="18"/>
                <w:szCs w:val="18"/>
              </w:rPr>
              <w:t>100_5031</w:t>
            </w:r>
          </w:p>
        </w:tc>
        <w:tc>
          <w:tcPr>
            <w:tcW w:w="476" w:type="pct"/>
            <w:noWrap/>
            <w:hideMark/>
            <w:tcPrChange w:id="681" w:author="Raphael Malyankar" w:date="2026-02-02T18:45:00Z" w16du:dateUtc="2026-02-03T01:45:00Z">
              <w:tcPr>
                <w:tcW w:w="490" w:type="pct"/>
                <w:noWrap/>
                <w:hideMark/>
              </w:tcPr>
            </w:tcPrChange>
          </w:tcPr>
          <w:p w14:paraId="3966F758" w14:textId="77777777" w:rsidR="00325481" w:rsidRPr="00480557" w:rsidRDefault="00325481" w:rsidP="00F21507">
            <w:pPr>
              <w:spacing w:before="60" w:after="60" w:line="240" w:lineRule="auto"/>
              <w:rPr>
                <w:rFonts w:cs="Arial"/>
                <w:strike/>
                <w:sz w:val="18"/>
                <w:szCs w:val="18"/>
              </w:rPr>
            </w:pPr>
            <w:r w:rsidRPr="00480557">
              <w:rPr>
                <w:rFonts w:cs="Arial"/>
                <w:strike/>
                <w:sz w:val="18"/>
                <w:szCs w:val="18"/>
              </w:rPr>
              <w:t>E</w:t>
            </w:r>
          </w:p>
        </w:tc>
        <w:tc>
          <w:tcPr>
            <w:tcW w:w="1699" w:type="pct"/>
            <w:gridSpan w:val="4"/>
            <w:hideMark/>
            <w:tcPrChange w:id="682" w:author="Raphael Malyankar" w:date="2026-02-02T18:45:00Z" w16du:dateUtc="2026-02-03T01:45:00Z">
              <w:tcPr>
                <w:tcW w:w="1252" w:type="pct"/>
                <w:gridSpan w:val="6"/>
                <w:hideMark/>
              </w:tcPr>
            </w:tcPrChange>
          </w:tcPr>
          <w:p w14:paraId="319CDA30" w14:textId="77777777" w:rsidR="00325481" w:rsidRPr="00480557" w:rsidRDefault="00325481" w:rsidP="00F21507">
            <w:pPr>
              <w:spacing w:before="60" w:after="60" w:line="240" w:lineRule="auto"/>
              <w:rPr>
                <w:strike/>
                <w:sz w:val="18"/>
                <w:szCs w:val="18"/>
              </w:rPr>
            </w:pPr>
            <w:r w:rsidRPr="00480557">
              <w:rPr>
                <w:strike/>
                <w:sz w:val="18"/>
                <w:szCs w:val="18"/>
              </w:rPr>
              <w:t>Any tiling scheme used must agree with the scheme described in the associated Product Specification including dimensions, locations and data density of tiles as well as a tile identification mechanism (tileID)</w:t>
            </w:r>
          </w:p>
        </w:tc>
        <w:tc>
          <w:tcPr>
            <w:tcW w:w="354" w:type="pct"/>
            <w:noWrap/>
            <w:hideMark/>
            <w:tcPrChange w:id="683" w:author="Raphael Malyankar" w:date="2026-02-02T18:45:00Z" w16du:dateUtc="2026-02-03T01:45:00Z">
              <w:tcPr>
                <w:tcW w:w="410" w:type="pct"/>
                <w:gridSpan w:val="2"/>
                <w:noWrap/>
                <w:hideMark/>
              </w:tcPr>
            </w:tcPrChange>
          </w:tcPr>
          <w:p w14:paraId="52DB35CD" w14:textId="77777777" w:rsidR="00325481" w:rsidRPr="00480557" w:rsidRDefault="00325481" w:rsidP="00F21507">
            <w:pPr>
              <w:spacing w:before="60" w:after="60" w:line="240" w:lineRule="auto"/>
              <w:rPr>
                <w:strike/>
                <w:sz w:val="18"/>
                <w:szCs w:val="18"/>
              </w:rPr>
            </w:pPr>
            <w:r w:rsidRPr="00480557">
              <w:rPr>
                <w:strike/>
                <w:sz w:val="18"/>
                <w:szCs w:val="18"/>
              </w:rPr>
              <w:t>Part 8</w:t>
            </w:r>
          </w:p>
        </w:tc>
        <w:tc>
          <w:tcPr>
            <w:tcW w:w="366" w:type="pct"/>
            <w:hideMark/>
            <w:tcPrChange w:id="684" w:author="Raphael Malyankar" w:date="2026-02-02T18:45:00Z" w16du:dateUtc="2026-02-03T01:45:00Z">
              <w:tcPr>
                <w:tcW w:w="377" w:type="pct"/>
                <w:gridSpan w:val="4"/>
                <w:hideMark/>
              </w:tcPr>
            </w:tcPrChange>
          </w:tcPr>
          <w:p w14:paraId="3EABCB4B" w14:textId="77777777" w:rsidR="00325481" w:rsidRPr="00480557" w:rsidRDefault="00325481" w:rsidP="00F21507">
            <w:pPr>
              <w:spacing w:before="60" w:after="60" w:line="240" w:lineRule="auto"/>
              <w:rPr>
                <w:strike/>
                <w:sz w:val="18"/>
                <w:szCs w:val="18"/>
              </w:rPr>
            </w:pPr>
            <w:r w:rsidRPr="00480557">
              <w:rPr>
                <w:strike/>
                <w:sz w:val="18"/>
                <w:szCs w:val="18"/>
              </w:rPr>
              <w:t>8-6</w:t>
            </w:r>
          </w:p>
        </w:tc>
        <w:tc>
          <w:tcPr>
            <w:tcW w:w="356" w:type="pct"/>
            <w:gridSpan w:val="3"/>
            <w:tcPrChange w:id="685" w:author="Raphael Malyankar" w:date="2026-02-02T18:45:00Z" w16du:dateUtc="2026-02-03T01:45:00Z">
              <w:tcPr>
                <w:tcW w:w="436" w:type="pct"/>
              </w:tcPr>
            </w:tcPrChange>
          </w:tcPr>
          <w:p w14:paraId="38C9130B" w14:textId="77777777" w:rsidR="00325481" w:rsidRPr="00480557" w:rsidRDefault="00325481" w:rsidP="00F21507">
            <w:pPr>
              <w:spacing w:before="60" w:after="60" w:line="240" w:lineRule="auto"/>
              <w:rPr>
                <w:strike/>
                <w:sz w:val="18"/>
                <w:szCs w:val="18"/>
              </w:rPr>
            </w:pPr>
          </w:p>
        </w:tc>
        <w:tc>
          <w:tcPr>
            <w:tcW w:w="1109" w:type="pct"/>
            <w:tcPrChange w:id="686" w:author="Raphael Malyankar" w:date="2026-02-02T18:45:00Z" w16du:dateUtc="2026-02-03T01:45:00Z">
              <w:tcPr>
                <w:tcW w:w="1273" w:type="pct"/>
                <w:gridSpan w:val="2"/>
              </w:tcPr>
            </w:tcPrChange>
          </w:tcPr>
          <w:p w14:paraId="5809A1D6" w14:textId="6B0C753C" w:rsidR="00325481" w:rsidRPr="00480557" w:rsidRDefault="00325481" w:rsidP="00F21507">
            <w:pPr>
              <w:spacing w:before="60" w:after="60" w:line="240" w:lineRule="auto"/>
              <w:rPr>
                <w:strike/>
                <w:sz w:val="18"/>
                <w:szCs w:val="18"/>
              </w:rPr>
            </w:pPr>
            <w:r w:rsidRPr="00480557">
              <w:rPr>
                <w:strike/>
                <w:sz w:val="18"/>
                <w:szCs w:val="18"/>
              </w:rPr>
              <w:t>Amend tiling information in dataset</w:t>
            </w:r>
          </w:p>
        </w:tc>
        <w:tc>
          <w:tcPr>
            <w:tcW w:w="311" w:type="pct"/>
            <w:tcPrChange w:id="687" w:author="Raphael Malyankar" w:date="2026-02-02T18:45:00Z" w16du:dateUtc="2026-02-03T01:45:00Z">
              <w:tcPr>
                <w:tcW w:w="386" w:type="pct"/>
              </w:tcPr>
            </w:tcPrChange>
          </w:tcPr>
          <w:p w14:paraId="233C3E2F" w14:textId="77777777" w:rsidR="00325481" w:rsidRPr="00480557" w:rsidRDefault="00325481" w:rsidP="00F21507">
            <w:pPr>
              <w:spacing w:before="60" w:after="60" w:line="240" w:lineRule="auto"/>
              <w:rPr>
                <w:strike/>
                <w:sz w:val="18"/>
                <w:szCs w:val="18"/>
              </w:rPr>
            </w:pPr>
          </w:p>
        </w:tc>
      </w:tr>
      <w:tr w:rsidR="00C37FAA" w:rsidRPr="008826C8" w14:paraId="31106BBE" w14:textId="592A59E7" w:rsidTr="00180820">
        <w:tblPrEx>
          <w:tblW w:w="5000" w:type="pct"/>
          <w:tblLayout w:type="fixed"/>
          <w:tblCellMar>
            <w:top w:w="29" w:type="dxa"/>
            <w:left w:w="58" w:type="dxa"/>
            <w:bottom w:w="29" w:type="dxa"/>
            <w:right w:w="58" w:type="dxa"/>
          </w:tblCellMar>
          <w:tblPrExChange w:id="688"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689" w:author="Raphael Malyankar" w:date="2026-02-02T18:45:00Z" w16du:dateUtc="2026-02-03T01:45:00Z">
            <w:trPr>
              <w:cantSplit/>
            </w:trPr>
          </w:trPrChange>
        </w:trPr>
        <w:tc>
          <w:tcPr>
            <w:tcW w:w="329" w:type="pct"/>
            <w:noWrap/>
            <w:hideMark/>
            <w:tcPrChange w:id="690" w:author="Raphael Malyankar" w:date="2026-02-02T18:45:00Z" w16du:dateUtc="2026-02-03T01:45:00Z">
              <w:tcPr>
                <w:tcW w:w="376" w:type="pct"/>
                <w:noWrap/>
                <w:hideMark/>
              </w:tcPr>
            </w:tcPrChange>
          </w:tcPr>
          <w:p w14:paraId="07014464" w14:textId="77777777" w:rsidR="00325481" w:rsidRPr="008826C8" w:rsidRDefault="00325481" w:rsidP="00F21507">
            <w:pPr>
              <w:spacing w:before="60" w:after="60" w:line="240" w:lineRule="auto"/>
              <w:rPr>
                <w:sz w:val="18"/>
                <w:szCs w:val="18"/>
              </w:rPr>
            </w:pPr>
            <w:r w:rsidRPr="008826C8">
              <w:rPr>
                <w:sz w:val="18"/>
                <w:szCs w:val="18"/>
              </w:rPr>
              <w:t>100_5032</w:t>
            </w:r>
          </w:p>
        </w:tc>
        <w:tc>
          <w:tcPr>
            <w:tcW w:w="476" w:type="pct"/>
            <w:noWrap/>
            <w:hideMark/>
            <w:tcPrChange w:id="691" w:author="Raphael Malyankar" w:date="2026-02-02T18:45:00Z" w16du:dateUtc="2026-02-03T01:45:00Z">
              <w:tcPr>
                <w:tcW w:w="490" w:type="pct"/>
                <w:noWrap/>
                <w:hideMark/>
              </w:tcPr>
            </w:tcPrChange>
          </w:tcPr>
          <w:p w14:paraId="56A95677" w14:textId="77777777" w:rsidR="00325481" w:rsidRPr="00F447A6" w:rsidRDefault="00325481" w:rsidP="00F21507">
            <w:pPr>
              <w:spacing w:before="60" w:after="60" w:line="240" w:lineRule="auto"/>
              <w:rPr>
                <w:rFonts w:cs="Arial"/>
                <w:sz w:val="18"/>
                <w:szCs w:val="18"/>
              </w:rPr>
            </w:pPr>
            <w:r w:rsidRPr="00F447A6">
              <w:rPr>
                <w:rFonts w:cs="Arial"/>
                <w:sz w:val="18"/>
                <w:szCs w:val="18"/>
              </w:rPr>
              <w:t>C</w:t>
            </w:r>
          </w:p>
        </w:tc>
        <w:tc>
          <w:tcPr>
            <w:tcW w:w="1699" w:type="pct"/>
            <w:gridSpan w:val="4"/>
            <w:hideMark/>
            <w:tcPrChange w:id="692" w:author="Raphael Malyankar" w:date="2026-02-02T18:45:00Z" w16du:dateUtc="2026-02-03T01:45:00Z">
              <w:tcPr>
                <w:tcW w:w="1252" w:type="pct"/>
                <w:gridSpan w:val="6"/>
                <w:hideMark/>
              </w:tcPr>
            </w:tcPrChange>
          </w:tcPr>
          <w:p w14:paraId="3F3F5F14" w14:textId="77777777" w:rsidR="00325481" w:rsidRPr="008826C8" w:rsidRDefault="00325481" w:rsidP="00F21507">
            <w:pPr>
              <w:spacing w:before="60" w:after="60" w:line="240" w:lineRule="auto"/>
              <w:rPr>
                <w:sz w:val="18"/>
                <w:szCs w:val="18"/>
              </w:rPr>
            </w:pPr>
            <w:r w:rsidRPr="008826C8">
              <w:rPr>
                <w:sz w:val="18"/>
                <w:szCs w:val="18"/>
              </w:rPr>
              <w:t>A CV_GeometryValuePair consists of a domain object and a record of feature attribute values</w:t>
            </w:r>
          </w:p>
        </w:tc>
        <w:tc>
          <w:tcPr>
            <w:tcW w:w="354" w:type="pct"/>
            <w:noWrap/>
            <w:hideMark/>
            <w:tcPrChange w:id="693" w:author="Raphael Malyankar" w:date="2026-02-02T18:45:00Z" w16du:dateUtc="2026-02-03T01:45:00Z">
              <w:tcPr>
                <w:tcW w:w="410" w:type="pct"/>
                <w:gridSpan w:val="2"/>
                <w:noWrap/>
                <w:hideMark/>
              </w:tcPr>
            </w:tcPrChange>
          </w:tcPr>
          <w:p w14:paraId="1CB0EC33"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694" w:author="Raphael Malyankar" w:date="2026-02-02T18:45:00Z" w16du:dateUtc="2026-02-03T01:45:00Z">
              <w:tcPr>
                <w:tcW w:w="377" w:type="pct"/>
                <w:gridSpan w:val="4"/>
                <w:hideMark/>
              </w:tcPr>
            </w:tcPrChange>
          </w:tcPr>
          <w:p w14:paraId="4A621D72" w14:textId="77777777" w:rsidR="00325481" w:rsidRPr="008826C8" w:rsidRDefault="00325481" w:rsidP="00F21507">
            <w:pPr>
              <w:spacing w:before="60" w:after="60" w:line="240" w:lineRule="auto"/>
              <w:rPr>
                <w:sz w:val="18"/>
                <w:szCs w:val="18"/>
              </w:rPr>
            </w:pPr>
            <w:r w:rsidRPr="008826C8">
              <w:rPr>
                <w:sz w:val="18"/>
                <w:szCs w:val="18"/>
              </w:rPr>
              <w:t>8-7.2</w:t>
            </w:r>
          </w:p>
        </w:tc>
        <w:tc>
          <w:tcPr>
            <w:tcW w:w="356" w:type="pct"/>
            <w:gridSpan w:val="3"/>
            <w:tcPrChange w:id="695" w:author="Raphael Malyankar" w:date="2026-02-02T18:45:00Z" w16du:dateUtc="2026-02-03T01:45:00Z">
              <w:tcPr>
                <w:tcW w:w="436" w:type="pct"/>
              </w:tcPr>
            </w:tcPrChange>
          </w:tcPr>
          <w:p w14:paraId="4D76C2CD" w14:textId="77777777" w:rsidR="00325481" w:rsidRPr="008826C8" w:rsidRDefault="00325481" w:rsidP="00F21507">
            <w:pPr>
              <w:spacing w:before="60" w:after="60" w:line="240" w:lineRule="auto"/>
              <w:rPr>
                <w:sz w:val="18"/>
                <w:szCs w:val="18"/>
              </w:rPr>
            </w:pPr>
          </w:p>
        </w:tc>
        <w:tc>
          <w:tcPr>
            <w:tcW w:w="1109" w:type="pct"/>
            <w:tcPrChange w:id="696" w:author="Raphael Malyankar" w:date="2026-02-02T18:45:00Z" w16du:dateUtc="2026-02-03T01:45:00Z">
              <w:tcPr>
                <w:tcW w:w="1273" w:type="pct"/>
                <w:gridSpan w:val="2"/>
              </w:tcPr>
            </w:tcPrChange>
          </w:tcPr>
          <w:p w14:paraId="0357E48D" w14:textId="2EA3A24D" w:rsidR="00325481" w:rsidRPr="008826C8" w:rsidRDefault="00480557" w:rsidP="00F21507">
            <w:pPr>
              <w:spacing w:before="60" w:after="60" w:line="240" w:lineRule="auto"/>
              <w:rPr>
                <w:sz w:val="18"/>
                <w:szCs w:val="18"/>
              </w:rPr>
            </w:pPr>
            <w:r w:rsidRPr="00030176">
              <w:rPr>
                <w:sz w:val="18"/>
                <w:szCs w:val="18"/>
                <w:rPrChange w:id="697" w:author="Raphael Malyankar" w:date="2026-02-02T16:42:00Z" w16du:dateUtc="2026-02-02T23:42:00Z">
                  <w:rPr>
                    <w:color w:val="EE0000"/>
                    <w:sz w:val="18"/>
                    <w:szCs w:val="18"/>
                  </w:rPr>
                </w:rPrChange>
              </w:rPr>
              <w:t>Amend Application Schema if it shows this class</w:t>
            </w:r>
            <w:r w:rsidR="006B5185" w:rsidRPr="00030176">
              <w:rPr>
                <w:sz w:val="18"/>
                <w:szCs w:val="18"/>
                <w:rPrChange w:id="698" w:author="Raphael Malyankar" w:date="2026-02-02T16:42:00Z" w16du:dateUtc="2026-02-02T23:42:00Z">
                  <w:rPr>
                    <w:color w:val="EE0000"/>
                    <w:sz w:val="18"/>
                    <w:szCs w:val="18"/>
                  </w:rPr>
                </w:rPrChange>
              </w:rPr>
              <w:t xml:space="preserve"> differently</w:t>
            </w:r>
          </w:p>
        </w:tc>
        <w:tc>
          <w:tcPr>
            <w:tcW w:w="311" w:type="pct"/>
            <w:tcPrChange w:id="699" w:author="Raphael Malyankar" w:date="2026-02-02T18:45:00Z" w16du:dateUtc="2026-02-03T01:45:00Z">
              <w:tcPr>
                <w:tcW w:w="386" w:type="pct"/>
              </w:tcPr>
            </w:tcPrChange>
          </w:tcPr>
          <w:p w14:paraId="48C7E209" w14:textId="77777777" w:rsidR="00325481" w:rsidRPr="008826C8" w:rsidRDefault="00325481" w:rsidP="00F21507">
            <w:pPr>
              <w:spacing w:before="60" w:after="60" w:line="240" w:lineRule="auto"/>
              <w:rPr>
                <w:sz w:val="18"/>
                <w:szCs w:val="18"/>
              </w:rPr>
            </w:pPr>
          </w:p>
        </w:tc>
      </w:tr>
      <w:tr w:rsidR="00C37FAA" w:rsidRPr="008826C8" w14:paraId="77DC5510" w14:textId="37375B6C" w:rsidTr="00180820">
        <w:tblPrEx>
          <w:tblW w:w="5000" w:type="pct"/>
          <w:tblLayout w:type="fixed"/>
          <w:tblCellMar>
            <w:top w:w="29" w:type="dxa"/>
            <w:left w:w="58" w:type="dxa"/>
            <w:bottom w:w="29" w:type="dxa"/>
            <w:right w:w="58" w:type="dxa"/>
          </w:tblCellMar>
          <w:tblPrExChange w:id="700"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701" w:author="Raphael Malyankar" w:date="2026-02-02T18:45:00Z" w16du:dateUtc="2026-02-03T01:45:00Z">
            <w:trPr>
              <w:cantSplit/>
            </w:trPr>
          </w:trPrChange>
        </w:trPr>
        <w:tc>
          <w:tcPr>
            <w:tcW w:w="329" w:type="pct"/>
            <w:noWrap/>
            <w:hideMark/>
            <w:tcPrChange w:id="702" w:author="Raphael Malyankar" w:date="2026-02-02T18:45:00Z" w16du:dateUtc="2026-02-03T01:45:00Z">
              <w:tcPr>
                <w:tcW w:w="376" w:type="pct"/>
                <w:noWrap/>
                <w:hideMark/>
              </w:tcPr>
            </w:tcPrChange>
          </w:tcPr>
          <w:p w14:paraId="5E021CE2" w14:textId="77777777" w:rsidR="00325481" w:rsidRPr="008826C8" w:rsidRDefault="00325481" w:rsidP="00F21507">
            <w:pPr>
              <w:spacing w:before="60" w:after="60" w:line="240" w:lineRule="auto"/>
              <w:rPr>
                <w:sz w:val="18"/>
                <w:szCs w:val="18"/>
              </w:rPr>
            </w:pPr>
            <w:r w:rsidRPr="008826C8">
              <w:rPr>
                <w:sz w:val="18"/>
                <w:szCs w:val="18"/>
              </w:rPr>
              <w:t>100_5033</w:t>
            </w:r>
          </w:p>
        </w:tc>
        <w:tc>
          <w:tcPr>
            <w:tcW w:w="476" w:type="pct"/>
            <w:noWrap/>
            <w:hideMark/>
            <w:tcPrChange w:id="703" w:author="Raphael Malyankar" w:date="2026-02-02T18:45:00Z" w16du:dateUtc="2026-02-03T01:45:00Z">
              <w:tcPr>
                <w:tcW w:w="490" w:type="pct"/>
                <w:noWrap/>
                <w:hideMark/>
              </w:tcPr>
            </w:tcPrChange>
          </w:tcPr>
          <w:p w14:paraId="121AE12C" w14:textId="77777777" w:rsidR="00325481" w:rsidRPr="00F447A6" w:rsidRDefault="00325481" w:rsidP="00F21507">
            <w:pPr>
              <w:spacing w:before="60" w:after="60" w:line="240" w:lineRule="auto"/>
              <w:rPr>
                <w:rFonts w:cs="Arial"/>
                <w:sz w:val="18"/>
                <w:szCs w:val="18"/>
              </w:rPr>
            </w:pPr>
            <w:r w:rsidRPr="00F447A6">
              <w:rPr>
                <w:rFonts w:cs="Arial"/>
                <w:sz w:val="18"/>
                <w:szCs w:val="18"/>
              </w:rPr>
              <w:t>C</w:t>
            </w:r>
          </w:p>
        </w:tc>
        <w:tc>
          <w:tcPr>
            <w:tcW w:w="1699" w:type="pct"/>
            <w:gridSpan w:val="4"/>
            <w:hideMark/>
            <w:tcPrChange w:id="704" w:author="Raphael Malyankar" w:date="2026-02-02T18:45:00Z" w16du:dateUtc="2026-02-03T01:45:00Z">
              <w:tcPr>
                <w:tcW w:w="1252" w:type="pct"/>
                <w:gridSpan w:val="6"/>
                <w:hideMark/>
              </w:tcPr>
            </w:tcPrChange>
          </w:tcPr>
          <w:p w14:paraId="3CDC2424" w14:textId="77777777" w:rsidR="00325481" w:rsidRPr="008826C8" w:rsidRDefault="00325481" w:rsidP="00F21507">
            <w:pPr>
              <w:spacing w:before="60" w:after="60" w:line="240" w:lineRule="auto"/>
              <w:rPr>
                <w:sz w:val="18"/>
                <w:szCs w:val="18"/>
              </w:rPr>
            </w:pPr>
            <w:r w:rsidRPr="008826C8">
              <w:rPr>
                <w:sz w:val="18"/>
                <w:szCs w:val="18"/>
              </w:rPr>
              <w:t>Only the subclasses CV_PointValuePair and CV_GridPointValuePair are used</w:t>
            </w:r>
          </w:p>
        </w:tc>
        <w:tc>
          <w:tcPr>
            <w:tcW w:w="354" w:type="pct"/>
            <w:noWrap/>
            <w:hideMark/>
            <w:tcPrChange w:id="705" w:author="Raphael Malyankar" w:date="2026-02-02T18:45:00Z" w16du:dateUtc="2026-02-03T01:45:00Z">
              <w:tcPr>
                <w:tcW w:w="410" w:type="pct"/>
                <w:gridSpan w:val="2"/>
                <w:noWrap/>
                <w:hideMark/>
              </w:tcPr>
            </w:tcPrChange>
          </w:tcPr>
          <w:p w14:paraId="535F3CCC"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706" w:author="Raphael Malyankar" w:date="2026-02-02T18:45:00Z" w16du:dateUtc="2026-02-03T01:45:00Z">
              <w:tcPr>
                <w:tcW w:w="377" w:type="pct"/>
                <w:gridSpan w:val="4"/>
                <w:hideMark/>
              </w:tcPr>
            </w:tcPrChange>
          </w:tcPr>
          <w:p w14:paraId="07AC4B95" w14:textId="77777777" w:rsidR="00325481" w:rsidRPr="008826C8" w:rsidRDefault="00325481" w:rsidP="00F21507">
            <w:pPr>
              <w:spacing w:before="60" w:after="60" w:line="240" w:lineRule="auto"/>
              <w:rPr>
                <w:sz w:val="18"/>
                <w:szCs w:val="18"/>
              </w:rPr>
            </w:pPr>
            <w:r w:rsidRPr="008826C8">
              <w:rPr>
                <w:sz w:val="18"/>
                <w:szCs w:val="18"/>
              </w:rPr>
              <w:t>8-7.2</w:t>
            </w:r>
          </w:p>
        </w:tc>
        <w:tc>
          <w:tcPr>
            <w:tcW w:w="356" w:type="pct"/>
            <w:gridSpan w:val="3"/>
            <w:tcPrChange w:id="707" w:author="Raphael Malyankar" w:date="2026-02-02T18:45:00Z" w16du:dateUtc="2026-02-03T01:45:00Z">
              <w:tcPr>
                <w:tcW w:w="436" w:type="pct"/>
              </w:tcPr>
            </w:tcPrChange>
          </w:tcPr>
          <w:p w14:paraId="2E33D4B2" w14:textId="77777777" w:rsidR="00325481" w:rsidRPr="008826C8" w:rsidRDefault="00325481" w:rsidP="00F21507">
            <w:pPr>
              <w:spacing w:before="60" w:after="60" w:line="240" w:lineRule="auto"/>
              <w:rPr>
                <w:sz w:val="18"/>
                <w:szCs w:val="18"/>
              </w:rPr>
            </w:pPr>
          </w:p>
        </w:tc>
        <w:tc>
          <w:tcPr>
            <w:tcW w:w="1109" w:type="pct"/>
            <w:tcPrChange w:id="708" w:author="Raphael Malyankar" w:date="2026-02-02T18:45:00Z" w16du:dateUtc="2026-02-03T01:45:00Z">
              <w:tcPr>
                <w:tcW w:w="1273" w:type="pct"/>
                <w:gridSpan w:val="2"/>
              </w:tcPr>
            </w:tcPrChange>
          </w:tcPr>
          <w:p w14:paraId="19A49F32" w14:textId="79B7AC51" w:rsidR="00325481" w:rsidRPr="00030176" w:rsidRDefault="00480557" w:rsidP="00F21507">
            <w:pPr>
              <w:spacing w:before="60" w:after="60" w:line="240" w:lineRule="auto"/>
              <w:rPr>
                <w:sz w:val="18"/>
                <w:szCs w:val="18"/>
              </w:rPr>
            </w:pPr>
            <w:r w:rsidRPr="00030176">
              <w:rPr>
                <w:sz w:val="18"/>
                <w:szCs w:val="18"/>
                <w:rPrChange w:id="709" w:author="Raphael Malyankar" w:date="2026-02-02T16:42:00Z" w16du:dateUtc="2026-02-02T23:42:00Z">
                  <w:rPr>
                    <w:color w:val="EE0000"/>
                    <w:sz w:val="18"/>
                    <w:szCs w:val="18"/>
                  </w:rPr>
                </w:rPrChange>
              </w:rPr>
              <w:t>Amend Application Schema if it shows this class</w:t>
            </w:r>
            <w:r w:rsidR="006B5185" w:rsidRPr="00030176">
              <w:rPr>
                <w:sz w:val="18"/>
                <w:szCs w:val="18"/>
                <w:rPrChange w:id="710" w:author="Raphael Malyankar" w:date="2026-02-02T16:42:00Z" w16du:dateUtc="2026-02-02T23:42:00Z">
                  <w:rPr>
                    <w:color w:val="EE0000"/>
                    <w:sz w:val="18"/>
                    <w:szCs w:val="18"/>
                  </w:rPr>
                </w:rPrChange>
              </w:rPr>
              <w:t xml:space="preserve"> differently</w:t>
            </w:r>
          </w:p>
        </w:tc>
        <w:tc>
          <w:tcPr>
            <w:tcW w:w="311" w:type="pct"/>
            <w:tcPrChange w:id="711" w:author="Raphael Malyankar" w:date="2026-02-02T18:45:00Z" w16du:dateUtc="2026-02-03T01:45:00Z">
              <w:tcPr>
                <w:tcW w:w="386" w:type="pct"/>
              </w:tcPr>
            </w:tcPrChange>
          </w:tcPr>
          <w:p w14:paraId="61BB0424" w14:textId="77777777" w:rsidR="00325481" w:rsidRPr="008826C8" w:rsidRDefault="00325481" w:rsidP="00F21507">
            <w:pPr>
              <w:spacing w:before="60" w:after="60" w:line="240" w:lineRule="auto"/>
              <w:rPr>
                <w:sz w:val="18"/>
                <w:szCs w:val="18"/>
              </w:rPr>
            </w:pPr>
          </w:p>
        </w:tc>
      </w:tr>
      <w:tr w:rsidR="00C37FAA" w:rsidRPr="008826C8" w14:paraId="5526F30A" w14:textId="5E9AC4F9" w:rsidTr="00180820">
        <w:tblPrEx>
          <w:tblW w:w="5000" w:type="pct"/>
          <w:tblLayout w:type="fixed"/>
          <w:tblCellMar>
            <w:top w:w="29" w:type="dxa"/>
            <w:left w:w="58" w:type="dxa"/>
            <w:bottom w:w="29" w:type="dxa"/>
            <w:right w:w="58" w:type="dxa"/>
          </w:tblCellMar>
          <w:tblPrExChange w:id="712"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713" w:author="Raphael Malyankar" w:date="2026-02-02T18:45:00Z" w16du:dateUtc="2026-02-03T01:45:00Z">
            <w:trPr>
              <w:cantSplit/>
            </w:trPr>
          </w:trPrChange>
        </w:trPr>
        <w:tc>
          <w:tcPr>
            <w:tcW w:w="329" w:type="pct"/>
            <w:noWrap/>
            <w:hideMark/>
            <w:tcPrChange w:id="714" w:author="Raphael Malyankar" w:date="2026-02-02T18:45:00Z" w16du:dateUtc="2026-02-03T01:45:00Z">
              <w:tcPr>
                <w:tcW w:w="376" w:type="pct"/>
                <w:noWrap/>
                <w:hideMark/>
              </w:tcPr>
            </w:tcPrChange>
          </w:tcPr>
          <w:p w14:paraId="5AB84105" w14:textId="77777777" w:rsidR="00325481" w:rsidRPr="008826C8" w:rsidRDefault="00325481" w:rsidP="00F21507">
            <w:pPr>
              <w:spacing w:before="60" w:after="60" w:line="240" w:lineRule="auto"/>
              <w:rPr>
                <w:sz w:val="18"/>
                <w:szCs w:val="18"/>
              </w:rPr>
            </w:pPr>
            <w:r w:rsidRPr="008826C8">
              <w:rPr>
                <w:sz w:val="18"/>
                <w:szCs w:val="18"/>
              </w:rPr>
              <w:t>100_5034</w:t>
            </w:r>
          </w:p>
        </w:tc>
        <w:tc>
          <w:tcPr>
            <w:tcW w:w="476" w:type="pct"/>
            <w:noWrap/>
            <w:hideMark/>
            <w:tcPrChange w:id="715" w:author="Raphael Malyankar" w:date="2026-02-02T18:45:00Z" w16du:dateUtc="2026-02-03T01:45:00Z">
              <w:tcPr>
                <w:tcW w:w="490" w:type="pct"/>
                <w:noWrap/>
                <w:hideMark/>
              </w:tcPr>
            </w:tcPrChange>
          </w:tcPr>
          <w:p w14:paraId="69A3408B"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716" w:author="Raphael Malyankar" w:date="2026-02-02T18:45:00Z" w16du:dateUtc="2026-02-03T01:45:00Z">
              <w:tcPr>
                <w:tcW w:w="1252" w:type="pct"/>
                <w:gridSpan w:val="6"/>
                <w:hideMark/>
              </w:tcPr>
            </w:tcPrChange>
          </w:tcPr>
          <w:p w14:paraId="31FB1859" w14:textId="77777777" w:rsidR="00325481" w:rsidRPr="008826C8" w:rsidRDefault="00325481" w:rsidP="00F21507">
            <w:pPr>
              <w:spacing w:before="60" w:after="60" w:line="240" w:lineRule="auto"/>
              <w:rPr>
                <w:sz w:val="18"/>
                <w:szCs w:val="18"/>
              </w:rPr>
            </w:pPr>
            <w:r w:rsidRPr="008826C8">
              <w:rPr>
                <w:sz w:val="18"/>
                <w:szCs w:val="18"/>
              </w:rPr>
              <w:t>Acceptable CV_CommonPointRule values are 'all', 'average', 'high' or 'low'</w:t>
            </w:r>
          </w:p>
        </w:tc>
        <w:tc>
          <w:tcPr>
            <w:tcW w:w="354" w:type="pct"/>
            <w:noWrap/>
            <w:hideMark/>
            <w:tcPrChange w:id="717" w:author="Raphael Malyankar" w:date="2026-02-02T18:45:00Z" w16du:dateUtc="2026-02-03T01:45:00Z">
              <w:tcPr>
                <w:tcW w:w="410" w:type="pct"/>
                <w:gridSpan w:val="2"/>
                <w:noWrap/>
                <w:hideMark/>
              </w:tcPr>
            </w:tcPrChange>
          </w:tcPr>
          <w:p w14:paraId="5D80928F"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718" w:author="Raphael Malyankar" w:date="2026-02-02T18:45:00Z" w16du:dateUtc="2026-02-03T01:45:00Z">
              <w:tcPr>
                <w:tcW w:w="377" w:type="pct"/>
                <w:gridSpan w:val="4"/>
                <w:hideMark/>
              </w:tcPr>
            </w:tcPrChange>
          </w:tcPr>
          <w:p w14:paraId="28836E30" w14:textId="77777777" w:rsidR="00325481" w:rsidRPr="008826C8" w:rsidRDefault="00325481" w:rsidP="00F21507">
            <w:pPr>
              <w:spacing w:before="60" w:after="60" w:line="240" w:lineRule="auto"/>
              <w:rPr>
                <w:sz w:val="18"/>
                <w:szCs w:val="18"/>
              </w:rPr>
            </w:pPr>
            <w:r w:rsidRPr="008826C8">
              <w:rPr>
                <w:sz w:val="18"/>
                <w:szCs w:val="18"/>
              </w:rPr>
              <w:t>8-7.3</w:t>
            </w:r>
          </w:p>
        </w:tc>
        <w:tc>
          <w:tcPr>
            <w:tcW w:w="356" w:type="pct"/>
            <w:gridSpan w:val="3"/>
            <w:tcPrChange w:id="719" w:author="Raphael Malyankar" w:date="2026-02-02T18:45:00Z" w16du:dateUtc="2026-02-03T01:45:00Z">
              <w:tcPr>
                <w:tcW w:w="436" w:type="pct"/>
              </w:tcPr>
            </w:tcPrChange>
          </w:tcPr>
          <w:p w14:paraId="0853D98E" w14:textId="77777777" w:rsidR="00325481" w:rsidRPr="008826C8" w:rsidRDefault="00325481" w:rsidP="00F21507">
            <w:pPr>
              <w:spacing w:before="60" w:after="60" w:line="240" w:lineRule="auto"/>
              <w:rPr>
                <w:sz w:val="18"/>
                <w:szCs w:val="18"/>
              </w:rPr>
            </w:pPr>
          </w:p>
        </w:tc>
        <w:tc>
          <w:tcPr>
            <w:tcW w:w="1109" w:type="pct"/>
            <w:tcPrChange w:id="720" w:author="Raphael Malyankar" w:date="2026-02-02T18:45:00Z" w16du:dateUtc="2026-02-03T01:45:00Z">
              <w:tcPr>
                <w:tcW w:w="1273" w:type="pct"/>
                <w:gridSpan w:val="2"/>
              </w:tcPr>
            </w:tcPrChange>
          </w:tcPr>
          <w:p w14:paraId="3F67921A" w14:textId="2EA2C588" w:rsidR="00325481" w:rsidRPr="00030176" w:rsidRDefault="00480557" w:rsidP="00F21507">
            <w:pPr>
              <w:spacing w:before="60" w:after="60" w:line="240" w:lineRule="auto"/>
              <w:rPr>
                <w:sz w:val="18"/>
                <w:szCs w:val="18"/>
              </w:rPr>
            </w:pPr>
            <w:r w:rsidRPr="00030176">
              <w:rPr>
                <w:sz w:val="18"/>
                <w:szCs w:val="18"/>
                <w:rPrChange w:id="721" w:author="Raphael Malyankar" w:date="2026-02-02T16:42:00Z" w16du:dateUtc="2026-02-02T23:42:00Z">
                  <w:rPr>
                    <w:color w:val="EE0000"/>
                    <w:sz w:val="18"/>
                    <w:szCs w:val="18"/>
                  </w:rPr>
                </w:rPrChange>
              </w:rPr>
              <w:t>Amend Application Schema</w:t>
            </w:r>
            <w:r w:rsidR="00336DC9" w:rsidRPr="00030176">
              <w:rPr>
                <w:sz w:val="18"/>
                <w:szCs w:val="18"/>
                <w:rPrChange w:id="722" w:author="Raphael Malyankar" w:date="2026-02-02T16:42:00Z" w16du:dateUtc="2026-02-02T23:42:00Z">
                  <w:rPr>
                    <w:color w:val="EE0000"/>
                    <w:sz w:val="18"/>
                    <w:szCs w:val="18"/>
                  </w:rPr>
                </w:rPrChange>
              </w:rPr>
              <w:t xml:space="preserve"> and Product Specific</w:t>
            </w:r>
            <w:r w:rsidR="006B5185" w:rsidRPr="00030176">
              <w:rPr>
                <w:sz w:val="18"/>
                <w:szCs w:val="18"/>
                <w:rPrChange w:id="723" w:author="Raphael Malyankar" w:date="2026-02-02T16:42:00Z" w16du:dateUtc="2026-02-02T23:42:00Z">
                  <w:rPr>
                    <w:color w:val="EE0000"/>
                    <w:sz w:val="18"/>
                    <w:szCs w:val="18"/>
                  </w:rPr>
                </w:rPrChange>
              </w:rPr>
              <w:t>a</w:t>
            </w:r>
            <w:r w:rsidR="00336DC9" w:rsidRPr="00030176">
              <w:rPr>
                <w:sz w:val="18"/>
                <w:szCs w:val="18"/>
                <w:rPrChange w:id="724" w:author="Raphael Malyankar" w:date="2026-02-02T16:42:00Z" w16du:dateUtc="2026-02-02T23:42:00Z">
                  <w:rPr>
                    <w:color w:val="EE0000"/>
                    <w:sz w:val="18"/>
                    <w:szCs w:val="18"/>
                  </w:rPr>
                </w:rPrChange>
              </w:rPr>
              <w:t>tion</w:t>
            </w:r>
            <w:r w:rsidR="006B5185" w:rsidRPr="00030176">
              <w:rPr>
                <w:sz w:val="18"/>
                <w:szCs w:val="18"/>
                <w:rPrChange w:id="725" w:author="Raphael Malyankar" w:date="2026-02-02T16:42:00Z" w16du:dateUtc="2026-02-02T23:42:00Z">
                  <w:rPr>
                    <w:color w:val="EE0000"/>
                    <w:sz w:val="18"/>
                    <w:szCs w:val="18"/>
                  </w:rPr>
                </w:rPrChange>
              </w:rPr>
              <w:t xml:space="preserve"> to conform to restriction</w:t>
            </w:r>
          </w:p>
        </w:tc>
        <w:tc>
          <w:tcPr>
            <w:tcW w:w="311" w:type="pct"/>
            <w:tcPrChange w:id="726" w:author="Raphael Malyankar" w:date="2026-02-02T18:45:00Z" w16du:dateUtc="2026-02-03T01:45:00Z">
              <w:tcPr>
                <w:tcW w:w="386" w:type="pct"/>
              </w:tcPr>
            </w:tcPrChange>
          </w:tcPr>
          <w:p w14:paraId="728373DF" w14:textId="77777777" w:rsidR="00325481" w:rsidRPr="008826C8" w:rsidRDefault="00325481" w:rsidP="00F21507">
            <w:pPr>
              <w:spacing w:before="60" w:after="60" w:line="240" w:lineRule="auto"/>
              <w:rPr>
                <w:sz w:val="18"/>
                <w:szCs w:val="18"/>
              </w:rPr>
            </w:pPr>
          </w:p>
        </w:tc>
      </w:tr>
      <w:tr w:rsidR="00C37FAA" w:rsidRPr="008826C8" w14:paraId="67A4A6C4" w14:textId="38013609" w:rsidTr="00180820">
        <w:tblPrEx>
          <w:tblW w:w="5000" w:type="pct"/>
          <w:tblLayout w:type="fixed"/>
          <w:tblCellMar>
            <w:top w:w="29" w:type="dxa"/>
            <w:left w:w="58" w:type="dxa"/>
            <w:bottom w:w="29" w:type="dxa"/>
            <w:right w:w="58" w:type="dxa"/>
          </w:tblCellMar>
          <w:tblPrExChange w:id="727"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728" w:author="Raphael Malyankar" w:date="2026-02-02T18:45:00Z" w16du:dateUtc="2026-02-03T01:45:00Z">
            <w:trPr>
              <w:cantSplit/>
            </w:trPr>
          </w:trPrChange>
        </w:trPr>
        <w:tc>
          <w:tcPr>
            <w:tcW w:w="329" w:type="pct"/>
            <w:noWrap/>
            <w:hideMark/>
            <w:tcPrChange w:id="729" w:author="Raphael Malyankar" w:date="2026-02-02T18:45:00Z" w16du:dateUtc="2026-02-03T01:45:00Z">
              <w:tcPr>
                <w:tcW w:w="376" w:type="pct"/>
                <w:noWrap/>
                <w:hideMark/>
              </w:tcPr>
            </w:tcPrChange>
          </w:tcPr>
          <w:p w14:paraId="5246AB09" w14:textId="77777777" w:rsidR="00325481" w:rsidRPr="008826C8" w:rsidRDefault="00325481" w:rsidP="00F21507">
            <w:pPr>
              <w:spacing w:before="60" w:after="60" w:line="240" w:lineRule="auto"/>
              <w:rPr>
                <w:sz w:val="18"/>
                <w:szCs w:val="18"/>
              </w:rPr>
            </w:pPr>
            <w:r w:rsidRPr="008826C8">
              <w:rPr>
                <w:sz w:val="18"/>
                <w:szCs w:val="18"/>
              </w:rPr>
              <w:t>100_5035</w:t>
            </w:r>
          </w:p>
        </w:tc>
        <w:tc>
          <w:tcPr>
            <w:tcW w:w="476" w:type="pct"/>
            <w:noWrap/>
            <w:hideMark/>
            <w:tcPrChange w:id="730" w:author="Raphael Malyankar" w:date="2026-02-02T18:45:00Z" w16du:dateUtc="2026-02-03T01:45:00Z">
              <w:tcPr>
                <w:tcW w:w="490" w:type="pct"/>
                <w:noWrap/>
                <w:hideMark/>
              </w:tcPr>
            </w:tcPrChange>
          </w:tcPr>
          <w:p w14:paraId="7C1C6164"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731" w:author="Raphael Malyankar" w:date="2026-02-02T18:45:00Z" w16du:dateUtc="2026-02-03T01:45:00Z">
              <w:tcPr>
                <w:tcW w:w="1252" w:type="pct"/>
                <w:gridSpan w:val="6"/>
                <w:hideMark/>
              </w:tcPr>
            </w:tcPrChange>
          </w:tcPr>
          <w:p w14:paraId="5FB012B4" w14:textId="77777777" w:rsidR="00325481" w:rsidRPr="008826C8" w:rsidRDefault="00325481" w:rsidP="00F21507">
            <w:pPr>
              <w:spacing w:before="60" w:after="60" w:line="240" w:lineRule="auto"/>
              <w:rPr>
                <w:sz w:val="18"/>
                <w:szCs w:val="18"/>
              </w:rPr>
            </w:pPr>
            <w:r w:rsidRPr="008826C8">
              <w:rPr>
                <w:sz w:val="18"/>
                <w:szCs w:val="18"/>
              </w:rPr>
              <w:t>The interpolationType is a value from the codelist CV_InteroplationMethod</w:t>
            </w:r>
          </w:p>
        </w:tc>
        <w:tc>
          <w:tcPr>
            <w:tcW w:w="354" w:type="pct"/>
            <w:noWrap/>
            <w:hideMark/>
            <w:tcPrChange w:id="732" w:author="Raphael Malyankar" w:date="2026-02-02T18:45:00Z" w16du:dateUtc="2026-02-03T01:45:00Z">
              <w:tcPr>
                <w:tcW w:w="410" w:type="pct"/>
                <w:gridSpan w:val="2"/>
                <w:noWrap/>
                <w:hideMark/>
              </w:tcPr>
            </w:tcPrChange>
          </w:tcPr>
          <w:p w14:paraId="6EB50E9C"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733" w:author="Raphael Malyankar" w:date="2026-02-02T18:45:00Z" w16du:dateUtc="2026-02-03T01:45:00Z">
              <w:tcPr>
                <w:tcW w:w="377" w:type="pct"/>
                <w:gridSpan w:val="4"/>
                <w:hideMark/>
              </w:tcPr>
            </w:tcPrChange>
          </w:tcPr>
          <w:p w14:paraId="32FE7A40" w14:textId="77777777" w:rsidR="00325481" w:rsidRPr="008826C8" w:rsidRDefault="00325481" w:rsidP="00F21507">
            <w:pPr>
              <w:spacing w:before="60" w:after="60" w:line="240" w:lineRule="auto"/>
              <w:rPr>
                <w:sz w:val="18"/>
                <w:szCs w:val="18"/>
              </w:rPr>
            </w:pPr>
            <w:r w:rsidRPr="008826C8">
              <w:rPr>
                <w:sz w:val="18"/>
                <w:szCs w:val="18"/>
              </w:rPr>
              <w:t>8-7.4</w:t>
            </w:r>
          </w:p>
        </w:tc>
        <w:tc>
          <w:tcPr>
            <w:tcW w:w="356" w:type="pct"/>
            <w:gridSpan w:val="3"/>
            <w:tcPrChange w:id="734" w:author="Raphael Malyankar" w:date="2026-02-02T18:45:00Z" w16du:dateUtc="2026-02-03T01:45:00Z">
              <w:tcPr>
                <w:tcW w:w="436" w:type="pct"/>
              </w:tcPr>
            </w:tcPrChange>
          </w:tcPr>
          <w:p w14:paraId="57FBFB45" w14:textId="77777777" w:rsidR="00325481" w:rsidRPr="008826C8" w:rsidRDefault="00325481" w:rsidP="00F21507">
            <w:pPr>
              <w:spacing w:before="60" w:after="60" w:line="240" w:lineRule="auto"/>
              <w:rPr>
                <w:sz w:val="18"/>
                <w:szCs w:val="18"/>
              </w:rPr>
            </w:pPr>
          </w:p>
        </w:tc>
        <w:tc>
          <w:tcPr>
            <w:tcW w:w="1109" w:type="pct"/>
            <w:tcPrChange w:id="735" w:author="Raphael Malyankar" w:date="2026-02-02T18:45:00Z" w16du:dateUtc="2026-02-03T01:45:00Z">
              <w:tcPr>
                <w:tcW w:w="1273" w:type="pct"/>
                <w:gridSpan w:val="2"/>
              </w:tcPr>
            </w:tcPrChange>
          </w:tcPr>
          <w:p w14:paraId="1841371A" w14:textId="38CB2633" w:rsidR="00325481" w:rsidRPr="00030176" w:rsidRDefault="00336DC9" w:rsidP="00F21507">
            <w:pPr>
              <w:spacing w:before="60" w:after="60" w:line="240" w:lineRule="auto"/>
              <w:rPr>
                <w:sz w:val="18"/>
                <w:szCs w:val="18"/>
              </w:rPr>
            </w:pPr>
            <w:r w:rsidRPr="00030176">
              <w:rPr>
                <w:sz w:val="18"/>
                <w:szCs w:val="18"/>
                <w:rPrChange w:id="736" w:author="Raphael Malyankar" w:date="2026-02-02T16:42:00Z" w16du:dateUtc="2026-02-02T23:42:00Z">
                  <w:rPr>
                    <w:color w:val="EE0000"/>
                    <w:sz w:val="18"/>
                    <w:szCs w:val="18"/>
                  </w:rPr>
                </w:rPrChange>
              </w:rPr>
              <w:t>Amend Application Schema and Product Specific</w:t>
            </w:r>
            <w:r w:rsidR="006B5185" w:rsidRPr="00030176">
              <w:rPr>
                <w:sz w:val="18"/>
                <w:szCs w:val="18"/>
                <w:rPrChange w:id="737" w:author="Raphael Malyankar" w:date="2026-02-02T16:42:00Z" w16du:dateUtc="2026-02-02T23:42:00Z">
                  <w:rPr>
                    <w:color w:val="EE0000"/>
                    <w:sz w:val="18"/>
                    <w:szCs w:val="18"/>
                  </w:rPr>
                </w:rPrChange>
              </w:rPr>
              <w:t>a</w:t>
            </w:r>
            <w:r w:rsidRPr="00030176">
              <w:rPr>
                <w:sz w:val="18"/>
                <w:szCs w:val="18"/>
                <w:rPrChange w:id="738" w:author="Raphael Malyankar" w:date="2026-02-02T16:42:00Z" w16du:dateUtc="2026-02-02T23:42:00Z">
                  <w:rPr>
                    <w:color w:val="EE0000"/>
                    <w:sz w:val="18"/>
                    <w:szCs w:val="18"/>
                  </w:rPr>
                </w:rPrChange>
              </w:rPr>
              <w:t>tion</w:t>
            </w:r>
            <w:r w:rsidR="006B5185" w:rsidRPr="00030176">
              <w:rPr>
                <w:sz w:val="18"/>
                <w:szCs w:val="18"/>
                <w:rPrChange w:id="739" w:author="Raphael Malyankar" w:date="2026-02-02T16:42:00Z" w16du:dateUtc="2026-02-02T23:42:00Z">
                  <w:rPr>
                    <w:color w:val="EE0000"/>
                    <w:sz w:val="18"/>
                    <w:szCs w:val="18"/>
                  </w:rPr>
                </w:rPrChange>
              </w:rPr>
              <w:t xml:space="preserve"> to conform to restriction</w:t>
            </w:r>
          </w:p>
        </w:tc>
        <w:tc>
          <w:tcPr>
            <w:tcW w:w="311" w:type="pct"/>
            <w:tcPrChange w:id="740" w:author="Raphael Malyankar" w:date="2026-02-02T18:45:00Z" w16du:dateUtc="2026-02-03T01:45:00Z">
              <w:tcPr>
                <w:tcW w:w="386" w:type="pct"/>
              </w:tcPr>
            </w:tcPrChange>
          </w:tcPr>
          <w:p w14:paraId="2182D335" w14:textId="77777777" w:rsidR="00325481" w:rsidRPr="008826C8" w:rsidRDefault="00325481" w:rsidP="00F21507">
            <w:pPr>
              <w:spacing w:before="60" w:after="60" w:line="240" w:lineRule="auto"/>
              <w:rPr>
                <w:sz w:val="18"/>
                <w:szCs w:val="18"/>
              </w:rPr>
            </w:pPr>
          </w:p>
        </w:tc>
      </w:tr>
      <w:tr w:rsidR="00C37FAA" w:rsidRPr="008826C8" w14:paraId="44188E4F" w14:textId="32ED6D39" w:rsidTr="00180820">
        <w:tblPrEx>
          <w:tblW w:w="5000" w:type="pct"/>
          <w:tblLayout w:type="fixed"/>
          <w:tblCellMar>
            <w:top w:w="29" w:type="dxa"/>
            <w:left w:w="58" w:type="dxa"/>
            <w:bottom w:w="29" w:type="dxa"/>
            <w:right w:w="58" w:type="dxa"/>
          </w:tblCellMar>
          <w:tblPrExChange w:id="741"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742" w:author="Raphael Malyankar" w:date="2026-02-02T18:45:00Z" w16du:dateUtc="2026-02-03T01:45:00Z">
            <w:trPr>
              <w:cantSplit/>
            </w:trPr>
          </w:trPrChange>
        </w:trPr>
        <w:tc>
          <w:tcPr>
            <w:tcW w:w="329" w:type="pct"/>
            <w:noWrap/>
            <w:hideMark/>
            <w:tcPrChange w:id="743" w:author="Raphael Malyankar" w:date="2026-02-02T18:45:00Z" w16du:dateUtc="2026-02-03T01:45:00Z">
              <w:tcPr>
                <w:tcW w:w="376" w:type="pct"/>
                <w:noWrap/>
                <w:hideMark/>
              </w:tcPr>
            </w:tcPrChange>
          </w:tcPr>
          <w:p w14:paraId="329E8BEA" w14:textId="77777777" w:rsidR="00325481" w:rsidRPr="00336DC9" w:rsidRDefault="00325481" w:rsidP="00F21507">
            <w:pPr>
              <w:spacing w:before="60" w:after="60" w:line="240" w:lineRule="auto"/>
              <w:rPr>
                <w:strike/>
                <w:sz w:val="18"/>
                <w:szCs w:val="18"/>
              </w:rPr>
            </w:pPr>
            <w:r w:rsidRPr="00336DC9">
              <w:rPr>
                <w:strike/>
                <w:sz w:val="18"/>
                <w:szCs w:val="18"/>
              </w:rPr>
              <w:t>100_5036</w:t>
            </w:r>
          </w:p>
        </w:tc>
        <w:tc>
          <w:tcPr>
            <w:tcW w:w="476" w:type="pct"/>
            <w:noWrap/>
            <w:hideMark/>
            <w:tcPrChange w:id="744" w:author="Raphael Malyankar" w:date="2026-02-02T18:45:00Z" w16du:dateUtc="2026-02-03T01:45:00Z">
              <w:tcPr>
                <w:tcW w:w="490" w:type="pct"/>
                <w:noWrap/>
                <w:hideMark/>
              </w:tcPr>
            </w:tcPrChange>
          </w:tcPr>
          <w:p w14:paraId="076A5A44" w14:textId="77777777" w:rsidR="00325481" w:rsidRPr="00336DC9" w:rsidRDefault="00325481" w:rsidP="00F21507">
            <w:pPr>
              <w:spacing w:before="60" w:after="60" w:line="240" w:lineRule="auto"/>
              <w:rPr>
                <w:rFonts w:cs="Arial"/>
                <w:strike/>
                <w:sz w:val="18"/>
                <w:szCs w:val="18"/>
              </w:rPr>
            </w:pPr>
            <w:r w:rsidRPr="00336DC9">
              <w:rPr>
                <w:rFonts w:cs="Arial"/>
                <w:strike/>
                <w:sz w:val="18"/>
                <w:szCs w:val="18"/>
              </w:rPr>
              <w:t>C</w:t>
            </w:r>
          </w:p>
        </w:tc>
        <w:tc>
          <w:tcPr>
            <w:tcW w:w="1699" w:type="pct"/>
            <w:gridSpan w:val="4"/>
            <w:hideMark/>
            <w:tcPrChange w:id="745" w:author="Raphael Malyankar" w:date="2026-02-02T18:45:00Z" w16du:dateUtc="2026-02-03T01:45:00Z">
              <w:tcPr>
                <w:tcW w:w="1252" w:type="pct"/>
                <w:gridSpan w:val="6"/>
                <w:hideMark/>
              </w:tcPr>
            </w:tcPrChange>
          </w:tcPr>
          <w:p w14:paraId="5537D3FE" w14:textId="77777777" w:rsidR="00325481" w:rsidRPr="00336DC9" w:rsidRDefault="00325481" w:rsidP="00F21507">
            <w:pPr>
              <w:spacing w:before="60" w:after="60" w:line="240" w:lineRule="auto"/>
              <w:rPr>
                <w:strike/>
                <w:sz w:val="18"/>
                <w:szCs w:val="18"/>
              </w:rPr>
            </w:pPr>
            <w:r w:rsidRPr="00336DC9">
              <w:rPr>
                <w:strike/>
                <w:sz w:val="18"/>
                <w:szCs w:val="18"/>
              </w:rPr>
              <w:t xml:space="preserve">For S100_IF_GridCoverage the grid organisation is either the simple quadrilateral grid with equal cell sizes traversed by a linear sequence rule, or the variable cell size quadrilateral grid traversed by a Morton Order sequence rule. </w:t>
            </w:r>
          </w:p>
        </w:tc>
        <w:tc>
          <w:tcPr>
            <w:tcW w:w="354" w:type="pct"/>
            <w:noWrap/>
            <w:hideMark/>
            <w:tcPrChange w:id="746" w:author="Raphael Malyankar" w:date="2026-02-02T18:45:00Z" w16du:dateUtc="2026-02-03T01:45:00Z">
              <w:tcPr>
                <w:tcW w:w="410" w:type="pct"/>
                <w:gridSpan w:val="2"/>
                <w:noWrap/>
                <w:hideMark/>
              </w:tcPr>
            </w:tcPrChange>
          </w:tcPr>
          <w:p w14:paraId="1BBC0B1C" w14:textId="77777777" w:rsidR="00325481" w:rsidRPr="00336DC9" w:rsidRDefault="00325481" w:rsidP="00F21507">
            <w:pPr>
              <w:spacing w:before="60" w:after="60" w:line="240" w:lineRule="auto"/>
              <w:rPr>
                <w:strike/>
                <w:sz w:val="18"/>
                <w:szCs w:val="18"/>
              </w:rPr>
            </w:pPr>
            <w:r w:rsidRPr="00336DC9">
              <w:rPr>
                <w:strike/>
                <w:sz w:val="18"/>
                <w:szCs w:val="18"/>
              </w:rPr>
              <w:t>Part 8</w:t>
            </w:r>
          </w:p>
        </w:tc>
        <w:tc>
          <w:tcPr>
            <w:tcW w:w="366" w:type="pct"/>
            <w:hideMark/>
            <w:tcPrChange w:id="747" w:author="Raphael Malyankar" w:date="2026-02-02T18:45:00Z" w16du:dateUtc="2026-02-03T01:45:00Z">
              <w:tcPr>
                <w:tcW w:w="377" w:type="pct"/>
                <w:gridSpan w:val="4"/>
                <w:hideMark/>
              </w:tcPr>
            </w:tcPrChange>
          </w:tcPr>
          <w:p w14:paraId="1802F25D" w14:textId="77777777" w:rsidR="00325481" w:rsidRPr="00336DC9" w:rsidRDefault="00325481" w:rsidP="00F21507">
            <w:pPr>
              <w:spacing w:before="60" w:after="60" w:line="240" w:lineRule="auto"/>
              <w:rPr>
                <w:strike/>
                <w:sz w:val="18"/>
                <w:szCs w:val="18"/>
              </w:rPr>
            </w:pPr>
            <w:r w:rsidRPr="00336DC9">
              <w:rPr>
                <w:strike/>
                <w:sz w:val="18"/>
                <w:szCs w:val="18"/>
              </w:rPr>
              <w:t>8-7.5</w:t>
            </w:r>
          </w:p>
        </w:tc>
        <w:tc>
          <w:tcPr>
            <w:tcW w:w="356" w:type="pct"/>
            <w:gridSpan w:val="3"/>
            <w:tcPrChange w:id="748" w:author="Raphael Malyankar" w:date="2026-02-02T18:45:00Z" w16du:dateUtc="2026-02-03T01:45:00Z">
              <w:tcPr>
                <w:tcW w:w="436" w:type="pct"/>
              </w:tcPr>
            </w:tcPrChange>
          </w:tcPr>
          <w:p w14:paraId="4852DCE4" w14:textId="77777777" w:rsidR="00325481" w:rsidRPr="00336DC9" w:rsidRDefault="00325481" w:rsidP="00F21507">
            <w:pPr>
              <w:spacing w:before="60" w:after="60" w:line="240" w:lineRule="auto"/>
              <w:rPr>
                <w:strike/>
                <w:sz w:val="18"/>
                <w:szCs w:val="18"/>
              </w:rPr>
            </w:pPr>
          </w:p>
        </w:tc>
        <w:tc>
          <w:tcPr>
            <w:tcW w:w="1109" w:type="pct"/>
            <w:tcPrChange w:id="749" w:author="Raphael Malyankar" w:date="2026-02-02T18:45:00Z" w16du:dateUtc="2026-02-03T01:45:00Z">
              <w:tcPr>
                <w:tcW w:w="1273" w:type="pct"/>
                <w:gridSpan w:val="2"/>
              </w:tcPr>
            </w:tcPrChange>
          </w:tcPr>
          <w:p w14:paraId="21BEA916" w14:textId="3FB990F1" w:rsidR="00325481" w:rsidRPr="00030176" w:rsidRDefault="00480557" w:rsidP="00F21507">
            <w:pPr>
              <w:spacing w:before="60" w:after="60" w:line="240" w:lineRule="auto"/>
              <w:rPr>
                <w:strike/>
                <w:sz w:val="18"/>
                <w:szCs w:val="18"/>
              </w:rPr>
            </w:pPr>
            <w:r w:rsidRPr="00030176">
              <w:rPr>
                <w:strike/>
                <w:sz w:val="18"/>
                <w:szCs w:val="18"/>
                <w:rPrChange w:id="750" w:author="Raphael Malyankar" w:date="2026-02-02T16:42:00Z" w16du:dateUtc="2026-02-02T23:42:00Z">
                  <w:rPr>
                    <w:strike/>
                    <w:color w:val="EE0000"/>
                    <w:sz w:val="18"/>
                    <w:szCs w:val="18"/>
                  </w:rPr>
                </w:rPrChange>
              </w:rPr>
              <w:t>Amend coverage types</w:t>
            </w:r>
          </w:p>
        </w:tc>
        <w:tc>
          <w:tcPr>
            <w:tcW w:w="311" w:type="pct"/>
            <w:tcPrChange w:id="751" w:author="Raphael Malyankar" w:date="2026-02-02T18:45:00Z" w16du:dateUtc="2026-02-03T01:45:00Z">
              <w:tcPr>
                <w:tcW w:w="386" w:type="pct"/>
              </w:tcPr>
            </w:tcPrChange>
          </w:tcPr>
          <w:p w14:paraId="5983FCCC" w14:textId="77777777" w:rsidR="00325481" w:rsidRPr="00336DC9" w:rsidRDefault="00325481" w:rsidP="00F21507">
            <w:pPr>
              <w:spacing w:before="60" w:after="60" w:line="240" w:lineRule="auto"/>
              <w:rPr>
                <w:strike/>
                <w:sz w:val="18"/>
                <w:szCs w:val="18"/>
              </w:rPr>
            </w:pPr>
          </w:p>
        </w:tc>
      </w:tr>
      <w:tr w:rsidR="00C37FAA" w:rsidRPr="008826C8" w14:paraId="4F71F7A3" w14:textId="3785F6D3" w:rsidTr="00180820">
        <w:tblPrEx>
          <w:tblW w:w="5000" w:type="pct"/>
          <w:tblLayout w:type="fixed"/>
          <w:tblCellMar>
            <w:top w:w="29" w:type="dxa"/>
            <w:left w:w="58" w:type="dxa"/>
            <w:bottom w:w="29" w:type="dxa"/>
            <w:right w:w="58" w:type="dxa"/>
          </w:tblCellMar>
          <w:tblPrExChange w:id="752"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753" w:author="Raphael Malyankar" w:date="2026-02-02T18:45:00Z" w16du:dateUtc="2026-02-03T01:45:00Z">
            <w:trPr>
              <w:cantSplit/>
            </w:trPr>
          </w:trPrChange>
        </w:trPr>
        <w:tc>
          <w:tcPr>
            <w:tcW w:w="329" w:type="pct"/>
            <w:noWrap/>
            <w:hideMark/>
            <w:tcPrChange w:id="754" w:author="Raphael Malyankar" w:date="2026-02-02T18:45:00Z" w16du:dateUtc="2026-02-03T01:45:00Z">
              <w:tcPr>
                <w:tcW w:w="376" w:type="pct"/>
                <w:noWrap/>
                <w:hideMark/>
              </w:tcPr>
            </w:tcPrChange>
          </w:tcPr>
          <w:p w14:paraId="7D185333" w14:textId="77777777" w:rsidR="00325481" w:rsidRPr="008826C8" w:rsidRDefault="00325481" w:rsidP="00F21507">
            <w:pPr>
              <w:spacing w:before="60" w:after="60" w:line="240" w:lineRule="auto"/>
              <w:rPr>
                <w:sz w:val="18"/>
                <w:szCs w:val="18"/>
              </w:rPr>
            </w:pPr>
            <w:r w:rsidRPr="008826C8">
              <w:rPr>
                <w:sz w:val="18"/>
                <w:szCs w:val="18"/>
              </w:rPr>
              <w:lastRenderedPageBreak/>
              <w:t>100_5037</w:t>
            </w:r>
          </w:p>
        </w:tc>
        <w:tc>
          <w:tcPr>
            <w:tcW w:w="476" w:type="pct"/>
            <w:noWrap/>
            <w:hideMark/>
            <w:tcPrChange w:id="755" w:author="Raphael Malyankar" w:date="2026-02-02T18:45:00Z" w16du:dateUtc="2026-02-03T01:45:00Z">
              <w:tcPr>
                <w:tcW w:w="490" w:type="pct"/>
                <w:noWrap/>
                <w:hideMark/>
              </w:tcPr>
            </w:tcPrChange>
          </w:tcPr>
          <w:p w14:paraId="293CB7F3"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756" w:author="Raphael Malyankar" w:date="2026-02-02T18:45:00Z" w16du:dateUtc="2026-02-03T01:45:00Z">
              <w:tcPr>
                <w:tcW w:w="1252" w:type="pct"/>
                <w:gridSpan w:val="6"/>
                <w:hideMark/>
              </w:tcPr>
            </w:tcPrChange>
          </w:tcPr>
          <w:p w14:paraId="07E43E70" w14:textId="77777777" w:rsidR="00325481" w:rsidRPr="008826C8" w:rsidRDefault="00325481" w:rsidP="00F21507">
            <w:pPr>
              <w:spacing w:before="60" w:after="60" w:line="240" w:lineRule="auto"/>
              <w:rPr>
                <w:sz w:val="18"/>
                <w:szCs w:val="18"/>
              </w:rPr>
            </w:pPr>
            <w:r w:rsidRPr="008826C8">
              <w:rPr>
                <w:sz w:val="18"/>
                <w:szCs w:val="18"/>
              </w:rPr>
              <w:t>For S100_IF_GridCoverage the only permitted interpolationType values are Bilinear interpolation, Bicubic interpolation, Nearest-neighbour and Biquadratic interpolation.</w:t>
            </w:r>
          </w:p>
        </w:tc>
        <w:tc>
          <w:tcPr>
            <w:tcW w:w="354" w:type="pct"/>
            <w:noWrap/>
            <w:hideMark/>
            <w:tcPrChange w:id="757" w:author="Raphael Malyankar" w:date="2026-02-02T18:45:00Z" w16du:dateUtc="2026-02-03T01:45:00Z">
              <w:tcPr>
                <w:tcW w:w="410" w:type="pct"/>
                <w:gridSpan w:val="2"/>
                <w:noWrap/>
                <w:hideMark/>
              </w:tcPr>
            </w:tcPrChange>
          </w:tcPr>
          <w:p w14:paraId="4B3D1627"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758" w:author="Raphael Malyankar" w:date="2026-02-02T18:45:00Z" w16du:dateUtc="2026-02-03T01:45:00Z">
              <w:tcPr>
                <w:tcW w:w="377" w:type="pct"/>
                <w:gridSpan w:val="4"/>
                <w:hideMark/>
              </w:tcPr>
            </w:tcPrChange>
          </w:tcPr>
          <w:p w14:paraId="0187BD33" w14:textId="77777777" w:rsidR="00325481" w:rsidRPr="008826C8" w:rsidRDefault="00325481" w:rsidP="00F21507">
            <w:pPr>
              <w:spacing w:before="60" w:after="60" w:line="240" w:lineRule="auto"/>
              <w:rPr>
                <w:sz w:val="18"/>
                <w:szCs w:val="18"/>
              </w:rPr>
            </w:pPr>
            <w:r w:rsidRPr="008826C8">
              <w:rPr>
                <w:sz w:val="18"/>
                <w:szCs w:val="18"/>
              </w:rPr>
              <w:t>8-7.5</w:t>
            </w:r>
          </w:p>
        </w:tc>
        <w:tc>
          <w:tcPr>
            <w:tcW w:w="356" w:type="pct"/>
            <w:gridSpan w:val="3"/>
            <w:tcPrChange w:id="759" w:author="Raphael Malyankar" w:date="2026-02-02T18:45:00Z" w16du:dateUtc="2026-02-03T01:45:00Z">
              <w:tcPr>
                <w:tcW w:w="436" w:type="pct"/>
              </w:tcPr>
            </w:tcPrChange>
          </w:tcPr>
          <w:p w14:paraId="0D763701" w14:textId="77777777" w:rsidR="00325481" w:rsidRPr="008826C8" w:rsidRDefault="00325481" w:rsidP="00F21507">
            <w:pPr>
              <w:spacing w:before="60" w:after="60" w:line="240" w:lineRule="auto"/>
              <w:rPr>
                <w:sz w:val="18"/>
                <w:szCs w:val="18"/>
              </w:rPr>
            </w:pPr>
          </w:p>
        </w:tc>
        <w:tc>
          <w:tcPr>
            <w:tcW w:w="1109" w:type="pct"/>
            <w:tcPrChange w:id="760" w:author="Raphael Malyankar" w:date="2026-02-02T18:45:00Z" w16du:dateUtc="2026-02-03T01:45:00Z">
              <w:tcPr>
                <w:tcW w:w="1273" w:type="pct"/>
                <w:gridSpan w:val="2"/>
              </w:tcPr>
            </w:tcPrChange>
          </w:tcPr>
          <w:p w14:paraId="2D8FC419" w14:textId="6C664E39" w:rsidR="00325481" w:rsidRPr="00030176" w:rsidRDefault="00336DC9" w:rsidP="00F21507">
            <w:pPr>
              <w:spacing w:before="60" w:after="60" w:line="240" w:lineRule="auto"/>
              <w:rPr>
                <w:sz w:val="18"/>
                <w:szCs w:val="18"/>
              </w:rPr>
            </w:pPr>
            <w:r w:rsidRPr="00030176">
              <w:rPr>
                <w:sz w:val="18"/>
                <w:szCs w:val="18"/>
                <w:rPrChange w:id="761" w:author="Raphael Malyankar" w:date="2026-02-02T16:42:00Z" w16du:dateUtc="2026-02-02T23:42:00Z">
                  <w:rPr>
                    <w:color w:val="EE0000"/>
                    <w:sz w:val="18"/>
                    <w:szCs w:val="18"/>
                  </w:rPr>
                </w:rPrChange>
              </w:rPr>
              <w:t>Amend Application Schema and Product Specification</w:t>
            </w:r>
            <w:r w:rsidR="006B5185" w:rsidRPr="00030176">
              <w:rPr>
                <w:sz w:val="18"/>
                <w:szCs w:val="18"/>
                <w:rPrChange w:id="762" w:author="Raphael Malyankar" w:date="2026-02-02T16:42:00Z" w16du:dateUtc="2026-02-02T23:42:00Z">
                  <w:rPr>
                    <w:color w:val="EE0000"/>
                    <w:sz w:val="18"/>
                    <w:szCs w:val="18"/>
                  </w:rPr>
                </w:rPrChange>
              </w:rPr>
              <w:t xml:space="preserve"> to conform to restriction</w:t>
            </w:r>
          </w:p>
        </w:tc>
        <w:tc>
          <w:tcPr>
            <w:tcW w:w="311" w:type="pct"/>
            <w:tcPrChange w:id="763" w:author="Raphael Malyankar" w:date="2026-02-02T18:45:00Z" w16du:dateUtc="2026-02-03T01:45:00Z">
              <w:tcPr>
                <w:tcW w:w="386" w:type="pct"/>
              </w:tcPr>
            </w:tcPrChange>
          </w:tcPr>
          <w:p w14:paraId="295AD8E4" w14:textId="77777777" w:rsidR="00325481" w:rsidRPr="008826C8" w:rsidRDefault="00325481" w:rsidP="00F21507">
            <w:pPr>
              <w:spacing w:before="60" w:after="60" w:line="240" w:lineRule="auto"/>
              <w:rPr>
                <w:sz w:val="18"/>
                <w:szCs w:val="18"/>
              </w:rPr>
            </w:pPr>
          </w:p>
        </w:tc>
      </w:tr>
      <w:tr w:rsidR="00C37FAA" w:rsidRPr="008826C8" w14:paraId="37F9E0F5" w14:textId="1D3F6D4F" w:rsidTr="00180820">
        <w:tblPrEx>
          <w:tblW w:w="5000" w:type="pct"/>
          <w:tblLayout w:type="fixed"/>
          <w:tblCellMar>
            <w:top w:w="29" w:type="dxa"/>
            <w:left w:w="58" w:type="dxa"/>
            <w:bottom w:w="29" w:type="dxa"/>
            <w:right w:w="58" w:type="dxa"/>
          </w:tblCellMar>
          <w:tblPrExChange w:id="76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765" w:author="Raphael Malyankar" w:date="2026-02-02T18:45:00Z" w16du:dateUtc="2026-02-03T01:45:00Z">
            <w:trPr>
              <w:cantSplit/>
            </w:trPr>
          </w:trPrChange>
        </w:trPr>
        <w:tc>
          <w:tcPr>
            <w:tcW w:w="329" w:type="pct"/>
            <w:noWrap/>
            <w:hideMark/>
            <w:tcPrChange w:id="766" w:author="Raphael Malyankar" w:date="2026-02-02T18:45:00Z" w16du:dateUtc="2026-02-03T01:45:00Z">
              <w:tcPr>
                <w:tcW w:w="376" w:type="pct"/>
                <w:noWrap/>
                <w:hideMark/>
              </w:tcPr>
            </w:tcPrChange>
          </w:tcPr>
          <w:p w14:paraId="62360533" w14:textId="77777777" w:rsidR="00325481" w:rsidRPr="00336DC9" w:rsidRDefault="00325481" w:rsidP="00F21507">
            <w:pPr>
              <w:spacing w:before="60" w:after="60" w:line="240" w:lineRule="auto"/>
              <w:rPr>
                <w:strike/>
                <w:sz w:val="18"/>
                <w:szCs w:val="18"/>
              </w:rPr>
            </w:pPr>
            <w:r w:rsidRPr="00336DC9">
              <w:rPr>
                <w:strike/>
                <w:sz w:val="18"/>
                <w:szCs w:val="18"/>
              </w:rPr>
              <w:t>100_5038</w:t>
            </w:r>
          </w:p>
        </w:tc>
        <w:tc>
          <w:tcPr>
            <w:tcW w:w="476" w:type="pct"/>
            <w:noWrap/>
            <w:hideMark/>
            <w:tcPrChange w:id="767" w:author="Raphael Malyankar" w:date="2026-02-02T18:45:00Z" w16du:dateUtc="2026-02-03T01:45:00Z">
              <w:tcPr>
                <w:tcW w:w="490" w:type="pct"/>
                <w:noWrap/>
                <w:hideMark/>
              </w:tcPr>
            </w:tcPrChange>
          </w:tcPr>
          <w:p w14:paraId="4D726ACA" w14:textId="77777777" w:rsidR="00325481" w:rsidRPr="00336DC9" w:rsidRDefault="00325481" w:rsidP="00F21507">
            <w:pPr>
              <w:spacing w:before="60" w:after="60" w:line="240" w:lineRule="auto"/>
              <w:rPr>
                <w:rFonts w:cs="Arial"/>
                <w:strike/>
                <w:sz w:val="18"/>
                <w:szCs w:val="18"/>
              </w:rPr>
            </w:pPr>
            <w:r w:rsidRPr="00336DC9">
              <w:rPr>
                <w:rFonts w:cs="Arial"/>
                <w:strike/>
                <w:sz w:val="18"/>
                <w:szCs w:val="18"/>
              </w:rPr>
              <w:t>C</w:t>
            </w:r>
          </w:p>
        </w:tc>
        <w:tc>
          <w:tcPr>
            <w:tcW w:w="1699" w:type="pct"/>
            <w:gridSpan w:val="4"/>
            <w:hideMark/>
            <w:tcPrChange w:id="768" w:author="Raphael Malyankar" w:date="2026-02-02T18:45:00Z" w16du:dateUtc="2026-02-03T01:45:00Z">
              <w:tcPr>
                <w:tcW w:w="1252" w:type="pct"/>
                <w:gridSpan w:val="6"/>
                <w:hideMark/>
              </w:tcPr>
            </w:tcPrChange>
          </w:tcPr>
          <w:p w14:paraId="3EFAA7A9" w14:textId="77777777" w:rsidR="00325481" w:rsidRPr="00336DC9" w:rsidRDefault="00325481" w:rsidP="00F21507">
            <w:pPr>
              <w:spacing w:before="60" w:after="60" w:line="240" w:lineRule="auto"/>
              <w:rPr>
                <w:strike/>
                <w:sz w:val="18"/>
                <w:szCs w:val="18"/>
              </w:rPr>
            </w:pPr>
            <w:r w:rsidRPr="00336DC9">
              <w:rPr>
                <w:strike/>
                <w:sz w:val="18"/>
                <w:szCs w:val="18"/>
              </w:rPr>
              <w:t>The S100_IF_Grid model is either Rectified or Georeferenceable</w:t>
            </w:r>
          </w:p>
        </w:tc>
        <w:tc>
          <w:tcPr>
            <w:tcW w:w="354" w:type="pct"/>
            <w:noWrap/>
            <w:hideMark/>
            <w:tcPrChange w:id="769" w:author="Raphael Malyankar" w:date="2026-02-02T18:45:00Z" w16du:dateUtc="2026-02-03T01:45:00Z">
              <w:tcPr>
                <w:tcW w:w="410" w:type="pct"/>
                <w:gridSpan w:val="2"/>
                <w:noWrap/>
                <w:hideMark/>
              </w:tcPr>
            </w:tcPrChange>
          </w:tcPr>
          <w:p w14:paraId="3D49D57E" w14:textId="77777777" w:rsidR="00325481" w:rsidRPr="00336DC9" w:rsidRDefault="00325481" w:rsidP="00F21507">
            <w:pPr>
              <w:spacing w:before="60" w:after="60" w:line="240" w:lineRule="auto"/>
              <w:rPr>
                <w:strike/>
                <w:sz w:val="18"/>
                <w:szCs w:val="18"/>
              </w:rPr>
            </w:pPr>
            <w:r w:rsidRPr="00336DC9">
              <w:rPr>
                <w:strike/>
                <w:sz w:val="18"/>
                <w:szCs w:val="18"/>
              </w:rPr>
              <w:t>Part 8</w:t>
            </w:r>
          </w:p>
        </w:tc>
        <w:tc>
          <w:tcPr>
            <w:tcW w:w="366" w:type="pct"/>
            <w:hideMark/>
            <w:tcPrChange w:id="770" w:author="Raphael Malyankar" w:date="2026-02-02T18:45:00Z" w16du:dateUtc="2026-02-03T01:45:00Z">
              <w:tcPr>
                <w:tcW w:w="377" w:type="pct"/>
                <w:gridSpan w:val="4"/>
                <w:hideMark/>
              </w:tcPr>
            </w:tcPrChange>
          </w:tcPr>
          <w:p w14:paraId="54901EC9" w14:textId="77777777" w:rsidR="00325481" w:rsidRPr="00336DC9" w:rsidRDefault="00325481" w:rsidP="00F21507">
            <w:pPr>
              <w:spacing w:before="60" w:after="60" w:line="240" w:lineRule="auto"/>
              <w:rPr>
                <w:strike/>
                <w:sz w:val="18"/>
                <w:szCs w:val="18"/>
              </w:rPr>
            </w:pPr>
            <w:r w:rsidRPr="00336DC9">
              <w:rPr>
                <w:strike/>
                <w:sz w:val="18"/>
                <w:szCs w:val="18"/>
              </w:rPr>
              <w:t>8-7.6</w:t>
            </w:r>
          </w:p>
        </w:tc>
        <w:tc>
          <w:tcPr>
            <w:tcW w:w="356" w:type="pct"/>
            <w:gridSpan w:val="3"/>
            <w:tcPrChange w:id="771" w:author="Raphael Malyankar" w:date="2026-02-02T18:45:00Z" w16du:dateUtc="2026-02-03T01:45:00Z">
              <w:tcPr>
                <w:tcW w:w="436" w:type="pct"/>
              </w:tcPr>
            </w:tcPrChange>
          </w:tcPr>
          <w:p w14:paraId="3BF525B0" w14:textId="77777777" w:rsidR="00325481" w:rsidRPr="00336DC9" w:rsidRDefault="00325481" w:rsidP="00F21507">
            <w:pPr>
              <w:spacing w:before="60" w:after="60" w:line="240" w:lineRule="auto"/>
              <w:rPr>
                <w:strike/>
                <w:sz w:val="18"/>
                <w:szCs w:val="18"/>
              </w:rPr>
            </w:pPr>
          </w:p>
        </w:tc>
        <w:tc>
          <w:tcPr>
            <w:tcW w:w="1109" w:type="pct"/>
            <w:tcPrChange w:id="772" w:author="Raphael Malyankar" w:date="2026-02-02T18:45:00Z" w16du:dateUtc="2026-02-03T01:45:00Z">
              <w:tcPr>
                <w:tcW w:w="1273" w:type="pct"/>
                <w:gridSpan w:val="2"/>
              </w:tcPr>
            </w:tcPrChange>
          </w:tcPr>
          <w:p w14:paraId="07A221DB" w14:textId="77777777" w:rsidR="00325481" w:rsidRPr="00030176" w:rsidRDefault="00325481" w:rsidP="00F21507">
            <w:pPr>
              <w:spacing w:before="60" w:after="60" w:line="240" w:lineRule="auto"/>
              <w:rPr>
                <w:strike/>
                <w:sz w:val="18"/>
                <w:szCs w:val="18"/>
              </w:rPr>
            </w:pPr>
          </w:p>
        </w:tc>
        <w:tc>
          <w:tcPr>
            <w:tcW w:w="311" w:type="pct"/>
            <w:tcPrChange w:id="773" w:author="Raphael Malyankar" w:date="2026-02-02T18:45:00Z" w16du:dateUtc="2026-02-03T01:45:00Z">
              <w:tcPr>
                <w:tcW w:w="386" w:type="pct"/>
              </w:tcPr>
            </w:tcPrChange>
          </w:tcPr>
          <w:p w14:paraId="2551384F" w14:textId="77777777" w:rsidR="00325481" w:rsidRPr="00336DC9" w:rsidRDefault="00325481" w:rsidP="00F21507">
            <w:pPr>
              <w:spacing w:before="60" w:after="60" w:line="240" w:lineRule="auto"/>
              <w:rPr>
                <w:strike/>
                <w:sz w:val="18"/>
                <w:szCs w:val="18"/>
              </w:rPr>
            </w:pPr>
          </w:p>
        </w:tc>
      </w:tr>
      <w:tr w:rsidR="00C37FAA" w:rsidRPr="008826C8" w14:paraId="30744917" w14:textId="37E9E28D" w:rsidTr="00180820">
        <w:tblPrEx>
          <w:tblW w:w="5000" w:type="pct"/>
          <w:tblLayout w:type="fixed"/>
          <w:tblCellMar>
            <w:top w:w="29" w:type="dxa"/>
            <w:left w:w="58" w:type="dxa"/>
            <w:bottom w:w="29" w:type="dxa"/>
            <w:right w:w="58" w:type="dxa"/>
          </w:tblCellMar>
          <w:tblPrExChange w:id="77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775" w:author="Raphael Malyankar" w:date="2026-02-02T18:45:00Z" w16du:dateUtc="2026-02-03T01:45:00Z">
            <w:trPr>
              <w:cantSplit/>
            </w:trPr>
          </w:trPrChange>
        </w:trPr>
        <w:tc>
          <w:tcPr>
            <w:tcW w:w="329" w:type="pct"/>
            <w:noWrap/>
            <w:hideMark/>
            <w:tcPrChange w:id="776" w:author="Raphael Malyankar" w:date="2026-02-02T18:45:00Z" w16du:dateUtc="2026-02-03T01:45:00Z">
              <w:tcPr>
                <w:tcW w:w="376" w:type="pct"/>
                <w:noWrap/>
                <w:hideMark/>
              </w:tcPr>
            </w:tcPrChange>
          </w:tcPr>
          <w:p w14:paraId="0837EBFA" w14:textId="77777777" w:rsidR="00325481" w:rsidRPr="00336DC9" w:rsidRDefault="00325481" w:rsidP="00F21507">
            <w:pPr>
              <w:spacing w:before="60" w:after="60" w:line="240" w:lineRule="auto"/>
              <w:rPr>
                <w:strike/>
                <w:sz w:val="18"/>
                <w:szCs w:val="18"/>
              </w:rPr>
            </w:pPr>
            <w:r w:rsidRPr="00336DC9">
              <w:rPr>
                <w:strike/>
                <w:sz w:val="18"/>
                <w:szCs w:val="18"/>
              </w:rPr>
              <w:t>100_5039</w:t>
            </w:r>
          </w:p>
        </w:tc>
        <w:tc>
          <w:tcPr>
            <w:tcW w:w="476" w:type="pct"/>
            <w:noWrap/>
            <w:hideMark/>
            <w:tcPrChange w:id="777" w:author="Raphael Malyankar" w:date="2026-02-02T18:45:00Z" w16du:dateUtc="2026-02-03T01:45:00Z">
              <w:tcPr>
                <w:tcW w:w="490" w:type="pct"/>
                <w:noWrap/>
                <w:hideMark/>
              </w:tcPr>
            </w:tcPrChange>
          </w:tcPr>
          <w:p w14:paraId="6464888B" w14:textId="77777777" w:rsidR="00325481" w:rsidRPr="00336DC9" w:rsidRDefault="00325481" w:rsidP="00F21507">
            <w:pPr>
              <w:spacing w:before="60" w:after="60" w:line="240" w:lineRule="auto"/>
              <w:rPr>
                <w:rFonts w:cs="Arial"/>
                <w:strike/>
                <w:sz w:val="18"/>
                <w:szCs w:val="18"/>
              </w:rPr>
            </w:pPr>
            <w:r w:rsidRPr="00336DC9">
              <w:rPr>
                <w:rFonts w:cs="Arial"/>
                <w:strike/>
                <w:sz w:val="18"/>
                <w:szCs w:val="18"/>
              </w:rPr>
              <w:t>C</w:t>
            </w:r>
          </w:p>
        </w:tc>
        <w:tc>
          <w:tcPr>
            <w:tcW w:w="1699" w:type="pct"/>
            <w:gridSpan w:val="4"/>
            <w:hideMark/>
            <w:tcPrChange w:id="778" w:author="Raphael Malyankar" w:date="2026-02-02T18:45:00Z" w16du:dateUtc="2026-02-03T01:45:00Z">
              <w:tcPr>
                <w:tcW w:w="1252" w:type="pct"/>
                <w:gridSpan w:val="6"/>
                <w:hideMark/>
              </w:tcPr>
            </w:tcPrChange>
          </w:tcPr>
          <w:p w14:paraId="7F1552A3" w14:textId="77777777" w:rsidR="00325481" w:rsidRPr="00336DC9" w:rsidRDefault="00325481" w:rsidP="00F21507">
            <w:pPr>
              <w:spacing w:before="60" w:after="60" w:line="240" w:lineRule="auto"/>
              <w:rPr>
                <w:strike/>
                <w:sz w:val="18"/>
                <w:szCs w:val="18"/>
              </w:rPr>
            </w:pPr>
            <w:r w:rsidRPr="00336DC9">
              <w:rPr>
                <w:strike/>
                <w:sz w:val="18"/>
                <w:szCs w:val="18"/>
              </w:rPr>
              <w:t>Georeferenceable grids use Direct Positions of the grid points encoded along with the value record for each grid point.</w:t>
            </w:r>
          </w:p>
        </w:tc>
        <w:tc>
          <w:tcPr>
            <w:tcW w:w="354" w:type="pct"/>
            <w:noWrap/>
            <w:hideMark/>
            <w:tcPrChange w:id="779" w:author="Raphael Malyankar" w:date="2026-02-02T18:45:00Z" w16du:dateUtc="2026-02-03T01:45:00Z">
              <w:tcPr>
                <w:tcW w:w="410" w:type="pct"/>
                <w:gridSpan w:val="2"/>
                <w:noWrap/>
                <w:hideMark/>
              </w:tcPr>
            </w:tcPrChange>
          </w:tcPr>
          <w:p w14:paraId="36E07000" w14:textId="77777777" w:rsidR="00325481" w:rsidRPr="00336DC9" w:rsidRDefault="00325481" w:rsidP="00F21507">
            <w:pPr>
              <w:spacing w:before="60" w:after="60" w:line="240" w:lineRule="auto"/>
              <w:rPr>
                <w:strike/>
                <w:sz w:val="18"/>
                <w:szCs w:val="18"/>
              </w:rPr>
            </w:pPr>
            <w:r w:rsidRPr="00336DC9">
              <w:rPr>
                <w:strike/>
                <w:sz w:val="18"/>
                <w:szCs w:val="18"/>
              </w:rPr>
              <w:t>Part 8</w:t>
            </w:r>
          </w:p>
        </w:tc>
        <w:tc>
          <w:tcPr>
            <w:tcW w:w="366" w:type="pct"/>
            <w:hideMark/>
            <w:tcPrChange w:id="780" w:author="Raphael Malyankar" w:date="2026-02-02T18:45:00Z" w16du:dateUtc="2026-02-03T01:45:00Z">
              <w:tcPr>
                <w:tcW w:w="377" w:type="pct"/>
                <w:gridSpan w:val="4"/>
                <w:hideMark/>
              </w:tcPr>
            </w:tcPrChange>
          </w:tcPr>
          <w:p w14:paraId="5B358D22" w14:textId="77777777" w:rsidR="00325481" w:rsidRPr="00336DC9" w:rsidRDefault="00325481" w:rsidP="00F21507">
            <w:pPr>
              <w:spacing w:before="60" w:after="60" w:line="240" w:lineRule="auto"/>
              <w:rPr>
                <w:strike/>
                <w:sz w:val="18"/>
                <w:szCs w:val="18"/>
              </w:rPr>
            </w:pPr>
            <w:r w:rsidRPr="00336DC9">
              <w:rPr>
                <w:strike/>
                <w:sz w:val="18"/>
                <w:szCs w:val="18"/>
              </w:rPr>
              <w:t>8-7.6</w:t>
            </w:r>
          </w:p>
        </w:tc>
        <w:tc>
          <w:tcPr>
            <w:tcW w:w="356" w:type="pct"/>
            <w:gridSpan w:val="3"/>
            <w:tcPrChange w:id="781" w:author="Raphael Malyankar" w:date="2026-02-02T18:45:00Z" w16du:dateUtc="2026-02-03T01:45:00Z">
              <w:tcPr>
                <w:tcW w:w="436" w:type="pct"/>
              </w:tcPr>
            </w:tcPrChange>
          </w:tcPr>
          <w:p w14:paraId="73DF7AA7" w14:textId="77777777" w:rsidR="00325481" w:rsidRPr="00336DC9" w:rsidRDefault="00325481" w:rsidP="00F21507">
            <w:pPr>
              <w:spacing w:before="60" w:after="60" w:line="240" w:lineRule="auto"/>
              <w:rPr>
                <w:strike/>
                <w:sz w:val="18"/>
                <w:szCs w:val="18"/>
              </w:rPr>
            </w:pPr>
          </w:p>
        </w:tc>
        <w:tc>
          <w:tcPr>
            <w:tcW w:w="1109" w:type="pct"/>
            <w:tcPrChange w:id="782" w:author="Raphael Malyankar" w:date="2026-02-02T18:45:00Z" w16du:dateUtc="2026-02-03T01:45:00Z">
              <w:tcPr>
                <w:tcW w:w="1273" w:type="pct"/>
                <w:gridSpan w:val="2"/>
              </w:tcPr>
            </w:tcPrChange>
          </w:tcPr>
          <w:p w14:paraId="0D3A96B8" w14:textId="77777777" w:rsidR="00325481" w:rsidRPr="00030176" w:rsidRDefault="00325481" w:rsidP="00F21507">
            <w:pPr>
              <w:spacing w:before="60" w:after="60" w:line="240" w:lineRule="auto"/>
              <w:rPr>
                <w:strike/>
                <w:sz w:val="18"/>
                <w:szCs w:val="18"/>
              </w:rPr>
            </w:pPr>
          </w:p>
        </w:tc>
        <w:tc>
          <w:tcPr>
            <w:tcW w:w="311" w:type="pct"/>
            <w:tcPrChange w:id="783" w:author="Raphael Malyankar" w:date="2026-02-02T18:45:00Z" w16du:dateUtc="2026-02-03T01:45:00Z">
              <w:tcPr>
                <w:tcW w:w="386" w:type="pct"/>
              </w:tcPr>
            </w:tcPrChange>
          </w:tcPr>
          <w:p w14:paraId="22A50960" w14:textId="77777777" w:rsidR="00325481" w:rsidRPr="00336DC9" w:rsidRDefault="00325481" w:rsidP="00F21507">
            <w:pPr>
              <w:spacing w:before="60" w:after="60" w:line="240" w:lineRule="auto"/>
              <w:rPr>
                <w:strike/>
                <w:sz w:val="18"/>
                <w:szCs w:val="18"/>
              </w:rPr>
            </w:pPr>
          </w:p>
        </w:tc>
      </w:tr>
      <w:tr w:rsidR="00C37FAA" w:rsidRPr="008826C8" w14:paraId="575E6F93" w14:textId="30656CA9" w:rsidTr="00180820">
        <w:tblPrEx>
          <w:tblW w:w="5000" w:type="pct"/>
          <w:tblLayout w:type="fixed"/>
          <w:tblCellMar>
            <w:top w:w="29" w:type="dxa"/>
            <w:left w:w="58" w:type="dxa"/>
            <w:bottom w:w="29" w:type="dxa"/>
            <w:right w:w="58" w:type="dxa"/>
          </w:tblCellMar>
          <w:tblPrExChange w:id="78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785" w:author="Raphael Malyankar" w:date="2026-02-02T18:45:00Z" w16du:dateUtc="2026-02-03T01:45:00Z">
            <w:trPr>
              <w:cantSplit/>
            </w:trPr>
          </w:trPrChange>
        </w:trPr>
        <w:tc>
          <w:tcPr>
            <w:tcW w:w="329" w:type="pct"/>
            <w:noWrap/>
            <w:hideMark/>
            <w:tcPrChange w:id="786" w:author="Raphael Malyankar" w:date="2026-02-02T18:45:00Z" w16du:dateUtc="2026-02-03T01:45:00Z">
              <w:tcPr>
                <w:tcW w:w="376" w:type="pct"/>
                <w:noWrap/>
                <w:hideMark/>
              </w:tcPr>
            </w:tcPrChange>
          </w:tcPr>
          <w:p w14:paraId="7824B4DE" w14:textId="77777777" w:rsidR="00325481" w:rsidRPr="008826C8" w:rsidRDefault="00325481" w:rsidP="00F21507">
            <w:pPr>
              <w:spacing w:before="60" w:after="60" w:line="240" w:lineRule="auto"/>
              <w:rPr>
                <w:sz w:val="18"/>
                <w:szCs w:val="18"/>
              </w:rPr>
            </w:pPr>
            <w:r w:rsidRPr="008826C8">
              <w:rPr>
                <w:sz w:val="18"/>
                <w:szCs w:val="18"/>
              </w:rPr>
              <w:t>100_5040</w:t>
            </w:r>
          </w:p>
        </w:tc>
        <w:tc>
          <w:tcPr>
            <w:tcW w:w="476" w:type="pct"/>
            <w:noWrap/>
            <w:hideMark/>
            <w:tcPrChange w:id="787" w:author="Raphael Malyankar" w:date="2026-02-02T18:45:00Z" w16du:dateUtc="2026-02-03T01:45:00Z">
              <w:tcPr>
                <w:tcW w:w="490" w:type="pct"/>
                <w:noWrap/>
                <w:hideMark/>
              </w:tcPr>
            </w:tcPrChange>
          </w:tcPr>
          <w:p w14:paraId="333BADB9"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788" w:author="Raphael Malyankar" w:date="2026-02-02T18:45:00Z" w16du:dateUtc="2026-02-03T01:45:00Z">
              <w:tcPr>
                <w:tcW w:w="1252" w:type="pct"/>
                <w:gridSpan w:val="6"/>
                <w:hideMark/>
              </w:tcPr>
            </w:tcPrChange>
          </w:tcPr>
          <w:p w14:paraId="57DBF4EE" w14:textId="77777777" w:rsidR="00325481" w:rsidRPr="008826C8" w:rsidRDefault="00325481" w:rsidP="00F21507">
            <w:pPr>
              <w:spacing w:before="60" w:after="60" w:line="240" w:lineRule="auto"/>
              <w:rPr>
                <w:sz w:val="18"/>
                <w:szCs w:val="18"/>
              </w:rPr>
            </w:pPr>
            <w:r w:rsidRPr="008826C8">
              <w:rPr>
                <w:sz w:val="18"/>
                <w:szCs w:val="18"/>
              </w:rPr>
              <w:t>For CV_CommonPointRule enumeration the use of 'start' and 'end' is prohibited</w:t>
            </w:r>
          </w:p>
        </w:tc>
        <w:tc>
          <w:tcPr>
            <w:tcW w:w="354" w:type="pct"/>
            <w:noWrap/>
            <w:hideMark/>
            <w:tcPrChange w:id="789" w:author="Raphael Malyankar" w:date="2026-02-02T18:45:00Z" w16du:dateUtc="2026-02-03T01:45:00Z">
              <w:tcPr>
                <w:tcW w:w="410" w:type="pct"/>
                <w:gridSpan w:val="2"/>
                <w:noWrap/>
                <w:hideMark/>
              </w:tcPr>
            </w:tcPrChange>
          </w:tcPr>
          <w:p w14:paraId="1C0F8DA9"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790" w:author="Raphael Malyankar" w:date="2026-02-02T18:45:00Z" w16du:dateUtc="2026-02-03T01:45:00Z">
              <w:tcPr>
                <w:tcW w:w="377" w:type="pct"/>
                <w:gridSpan w:val="4"/>
                <w:hideMark/>
              </w:tcPr>
            </w:tcPrChange>
          </w:tcPr>
          <w:p w14:paraId="1BBA5BBF" w14:textId="77777777" w:rsidR="00325481" w:rsidRPr="008826C8" w:rsidRDefault="00325481" w:rsidP="00F21507">
            <w:pPr>
              <w:spacing w:before="60" w:after="60" w:line="240" w:lineRule="auto"/>
              <w:rPr>
                <w:sz w:val="18"/>
                <w:szCs w:val="18"/>
              </w:rPr>
            </w:pPr>
            <w:r w:rsidRPr="008826C8">
              <w:rPr>
                <w:sz w:val="18"/>
                <w:szCs w:val="18"/>
              </w:rPr>
              <w:t>8-7.7.1</w:t>
            </w:r>
          </w:p>
        </w:tc>
        <w:tc>
          <w:tcPr>
            <w:tcW w:w="356" w:type="pct"/>
            <w:gridSpan w:val="3"/>
            <w:tcPrChange w:id="791" w:author="Raphael Malyankar" w:date="2026-02-02T18:45:00Z" w16du:dateUtc="2026-02-03T01:45:00Z">
              <w:tcPr>
                <w:tcW w:w="436" w:type="pct"/>
              </w:tcPr>
            </w:tcPrChange>
          </w:tcPr>
          <w:p w14:paraId="1B6DE91F" w14:textId="77777777" w:rsidR="00325481" w:rsidRPr="008826C8" w:rsidRDefault="00325481" w:rsidP="00F21507">
            <w:pPr>
              <w:spacing w:before="60" w:after="60" w:line="240" w:lineRule="auto"/>
              <w:rPr>
                <w:sz w:val="18"/>
                <w:szCs w:val="18"/>
              </w:rPr>
            </w:pPr>
          </w:p>
        </w:tc>
        <w:tc>
          <w:tcPr>
            <w:tcW w:w="1109" w:type="pct"/>
            <w:tcPrChange w:id="792" w:author="Raphael Malyankar" w:date="2026-02-02T18:45:00Z" w16du:dateUtc="2026-02-03T01:45:00Z">
              <w:tcPr>
                <w:tcW w:w="1273" w:type="pct"/>
                <w:gridSpan w:val="2"/>
              </w:tcPr>
            </w:tcPrChange>
          </w:tcPr>
          <w:p w14:paraId="01D94416" w14:textId="5FF09D00" w:rsidR="00325481" w:rsidRPr="00030176" w:rsidRDefault="00336DC9" w:rsidP="00F21507">
            <w:pPr>
              <w:spacing w:before="60" w:after="60" w:line="240" w:lineRule="auto"/>
              <w:rPr>
                <w:sz w:val="18"/>
                <w:szCs w:val="18"/>
              </w:rPr>
            </w:pPr>
            <w:r w:rsidRPr="00030176">
              <w:rPr>
                <w:sz w:val="18"/>
                <w:szCs w:val="18"/>
                <w:rPrChange w:id="793" w:author="Raphael Malyankar" w:date="2026-02-02T16:42:00Z" w16du:dateUtc="2026-02-02T23:42:00Z">
                  <w:rPr>
                    <w:color w:val="EE0000"/>
                    <w:sz w:val="18"/>
                    <w:szCs w:val="18"/>
                  </w:rPr>
                </w:rPrChange>
              </w:rPr>
              <w:t>Amend Application Schema and Product Specification</w:t>
            </w:r>
            <w:r w:rsidR="006B5185" w:rsidRPr="00030176">
              <w:rPr>
                <w:sz w:val="18"/>
                <w:szCs w:val="18"/>
                <w:rPrChange w:id="794" w:author="Raphael Malyankar" w:date="2026-02-02T16:42:00Z" w16du:dateUtc="2026-02-02T23:42:00Z">
                  <w:rPr>
                    <w:color w:val="EE0000"/>
                    <w:sz w:val="18"/>
                    <w:szCs w:val="18"/>
                  </w:rPr>
                </w:rPrChange>
              </w:rPr>
              <w:t xml:space="preserve"> to conform to restriction</w:t>
            </w:r>
          </w:p>
        </w:tc>
        <w:tc>
          <w:tcPr>
            <w:tcW w:w="311" w:type="pct"/>
            <w:tcPrChange w:id="795" w:author="Raphael Malyankar" w:date="2026-02-02T18:45:00Z" w16du:dateUtc="2026-02-03T01:45:00Z">
              <w:tcPr>
                <w:tcW w:w="386" w:type="pct"/>
              </w:tcPr>
            </w:tcPrChange>
          </w:tcPr>
          <w:p w14:paraId="3E065F7E" w14:textId="77777777" w:rsidR="00325481" w:rsidRPr="008826C8" w:rsidRDefault="00325481" w:rsidP="00F21507">
            <w:pPr>
              <w:spacing w:before="60" w:after="60" w:line="240" w:lineRule="auto"/>
              <w:rPr>
                <w:sz w:val="18"/>
                <w:szCs w:val="18"/>
              </w:rPr>
            </w:pPr>
          </w:p>
        </w:tc>
      </w:tr>
      <w:tr w:rsidR="00C37FAA" w:rsidRPr="008826C8" w14:paraId="36360D6B" w14:textId="158A4549" w:rsidTr="00180820">
        <w:tblPrEx>
          <w:tblW w:w="5000" w:type="pct"/>
          <w:tblLayout w:type="fixed"/>
          <w:tblCellMar>
            <w:top w:w="29" w:type="dxa"/>
            <w:left w:w="58" w:type="dxa"/>
            <w:bottom w:w="29" w:type="dxa"/>
            <w:right w:w="58" w:type="dxa"/>
          </w:tblCellMar>
          <w:tblPrExChange w:id="796"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797" w:author="Raphael Malyankar" w:date="2026-02-02T18:45:00Z" w16du:dateUtc="2026-02-03T01:45:00Z">
            <w:trPr>
              <w:cantSplit/>
            </w:trPr>
          </w:trPrChange>
        </w:trPr>
        <w:tc>
          <w:tcPr>
            <w:tcW w:w="329" w:type="pct"/>
            <w:noWrap/>
            <w:hideMark/>
            <w:tcPrChange w:id="798" w:author="Raphael Malyankar" w:date="2026-02-02T18:45:00Z" w16du:dateUtc="2026-02-03T01:45:00Z">
              <w:tcPr>
                <w:tcW w:w="376" w:type="pct"/>
                <w:noWrap/>
                <w:hideMark/>
              </w:tcPr>
            </w:tcPrChange>
          </w:tcPr>
          <w:p w14:paraId="5CEB354A" w14:textId="77777777" w:rsidR="00325481" w:rsidRPr="008826C8" w:rsidRDefault="00325481" w:rsidP="00F21507">
            <w:pPr>
              <w:spacing w:before="60" w:after="60" w:line="240" w:lineRule="auto"/>
              <w:rPr>
                <w:sz w:val="18"/>
                <w:szCs w:val="18"/>
              </w:rPr>
            </w:pPr>
            <w:r w:rsidRPr="008826C8">
              <w:rPr>
                <w:sz w:val="18"/>
                <w:szCs w:val="18"/>
              </w:rPr>
              <w:t>100_5041</w:t>
            </w:r>
          </w:p>
        </w:tc>
        <w:tc>
          <w:tcPr>
            <w:tcW w:w="476" w:type="pct"/>
            <w:noWrap/>
            <w:hideMark/>
            <w:tcPrChange w:id="799" w:author="Raphael Malyankar" w:date="2026-02-02T18:45:00Z" w16du:dateUtc="2026-02-03T01:45:00Z">
              <w:tcPr>
                <w:tcW w:w="490" w:type="pct"/>
                <w:noWrap/>
                <w:hideMark/>
              </w:tcPr>
            </w:tcPrChange>
          </w:tcPr>
          <w:p w14:paraId="46683E62"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800" w:author="Raphael Malyankar" w:date="2026-02-02T18:45:00Z" w16du:dateUtc="2026-02-03T01:45:00Z">
              <w:tcPr>
                <w:tcW w:w="1252" w:type="pct"/>
                <w:gridSpan w:val="6"/>
                <w:hideMark/>
              </w:tcPr>
            </w:tcPrChange>
          </w:tcPr>
          <w:p w14:paraId="0CDC13A7" w14:textId="77777777" w:rsidR="00325481" w:rsidRPr="008826C8" w:rsidRDefault="00325481" w:rsidP="00F21507">
            <w:pPr>
              <w:spacing w:before="60" w:after="60" w:line="240" w:lineRule="auto"/>
              <w:rPr>
                <w:sz w:val="18"/>
                <w:szCs w:val="18"/>
              </w:rPr>
            </w:pPr>
            <w:r w:rsidRPr="008826C8">
              <w:rPr>
                <w:sz w:val="18"/>
                <w:szCs w:val="18"/>
              </w:rPr>
              <w:t>For S100_CV_InterpolationMethod the use of literals linear, quadratic and cubic are prohibited</w:t>
            </w:r>
          </w:p>
        </w:tc>
        <w:tc>
          <w:tcPr>
            <w:tcW w:w="354" w:type="pct"/>
            <w:noWrap/>
            <w:hideMark/>
            <w:tcPrChange w:id="801" w:author="Raphael Malyankar" w:date="2026-02-02T18:45:00Z" w16du:dateUtc="2026-02-03T01:45:00Z">
              <w:tcPr>
                <w:tcW w:w="410" w:type="pct"/>
                <w:gridSpan w:val="2"/>
                <w:noWrap/>
                <w:hideMark/>
              </w:tcPr>
            </w:tcPrChange>
          </w:tcPr>
          <w:p w14:paraId="53348318"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802" w:author="Raphael Malyankar" w:date="2026-02-02T18:45:00Z" w16du:dateUtc="2026-02-03T01:45:00Z">
              <w:tcPr>
                <w:tcW w:w="377" w:type="pct"/>
                <w:gridSpan w:val="4"/>
                <w:hideMark/>
              </w:tcPr>
            </w:tcPrChange>
          </w:tcPr>
          <w:p w14:paraId="20960477" w14:textId="77777777" w:rsidR="00325481" w:rsidRPr="008826C8" w:rsidRDefault="00325481" w:rsidP="00F21507">
            <w:pPr>
              <w:spacing w:before="60" w:after="60" w:line="240" w:lineRule="auto"/>
              <w:rPr>
                <w:sz w:val="18"/>
                <w:szCs w:val="18"/>
              </w:rPr>
            </w:pPr>
            <w:r w:rsidRPr="008826C8">
              <w:rPr>
                <w:sz w:val="18"/>
                <w:szCs w:val="18"/>
              </w:rPr>
              <w:t>8-7.7.3</w:t>
            </w:r>
          </w:p>
        </w:tc>
        <w:tc>
          <w:tcPr>
            <w:tcW w:w="356" w:type="pct"/>
            <w:gridSpan w:val="3"/>
            <w:tcPrChange w:id="803" w:author="Raphael Malyankar" w:date="2026-02-02T18:45:00Z" w16du:dateUtc="2026-02-03T01:45:00Z">
              <w:tcPr>
                <w:tcW w:w="436" w:type="pct"/>
              </w:tcPr>
            </w:tcPrChange>
          </w:tcPr>
          <w:p w14:paraId="0BB9CC19" w14:textId="77777777" w:rsidR="00325481" w:rsidRPr="008826C8" w:rsidRDefault="00325481" w:rsidP="00F21507">
            <w:pPr>
              <w:spacing w:before="60" w:after="60" w:line="240" w:lineRule="auto"/>
              <w:rPr>
                <w:sz w:val="18"/>
                <w:szCs w:val="18"/>
              </w:rPr>
            </w:pPr>
          </w:p>
        </w:tc>
        <w:tc>
          <w:tcPr>
            <w:tcW w:w="1109" w:type="pct"/>
            <w:tcPrChange w:id="804" w:author="Raphael Malyankar" w:date="2026-02-02T18:45:00Z" w16du:dateUtc="2026-02-03T01:45:00Z">
              <w:tcPr>
                <w:tcW w:w="1273" w:type="pct"/>
                <w:gridSpan w:val="2"/>
              </w:tcPr>
            </w:tcPrChange>
          </w:tcPr>
          <w:p w14:paraId="63E6B30C" w14:textId="124DDBAE" w:rsidR="00325481" w:rsidRPr="00030176" w:rsidRDefault="00336DC9" w:rsidP="00F21507">
            <w:pPr>
              <w:spacing w:before="60" w:after="60" w:line="240" w:lineRule="auto"/>
              <w:rPr>
                <w:sz w:val="18"/>
                <w:szCs w:val="18"/>
              </w:rPr>
            </w:pPr>
            <w:r w:rsidRPr="00030176">
              <w:rPr>
                <w:sz w:val="18"/>
                <w:szCs w:val="18"/>
                <w:rPrChange w:id="805" w:author="Raphael Malyankar" w:date="2026-02-02T16:42:00Z" w16du:dateUtc="2026-02-02T23:42:00Z">
                  <w:rPr>
                    <w:color w:val="EE0000"/>
                    <w:sz w:val="18"/>
                    <w:szCs w:val="18"/>
                  </w:rPr>
                </w:rPrChange>
              </w:rPr>
              <w:t>Amend Application Schema and Product Specification</w:t>
            </w:r>
            <w:r w:rsidR="006B5185" w:rsidRPr="00030176">
              <w:rPr>
                <w:sz w:val="18"/>
                <w:szCs w:val="18"/>
                <w:rPrChange w:id="806" w:author="Raphael Malyankar" w:date="2026-02-02T16:42:00Z" w16du:dateUtc="2026-02-02T23:42:00Z">
                  <w:rPr>
                    <w:color w:val="EE0000"/>
                    <w:sz w:val="18"/>
                    <w:szCs w:val="18"/>
                  </w:rPr>
                </w:rPrChange>
              </w:rPr>
              <w:t xml:space="preserve"> to conform to restriction</w:t>
            </w:r>
          </w:p>
        </w:tc>
        <w:tc>
          <w:tcPr>
            <w:tcW w:w="311" w:type="pct"/>
            <w:tcPrChange w:id="807" w:author="Raphael Malyankar" w:date="2026-02-02T18:45:00Z" w16du:dateUtc="2026-02-03T01:45:00Z">
              <w:tcPr>
                <w:tcW w:w="386" w:type="pct"/>
              </w:tcPr>
            </w:tcPrChange>
          </w:tcPr>
          <w:p w14:paraId="7490B332" w14:textId="77777777" w:rsidR="00325481" w:rsidRPr="008826C8" w:rsidRDefault="00325481" w:rsidP="00F21507">
            <w:pPr>
              <w:spacing w:before="60" w:after="60" w:line="240" w:lineRule="auto"/>
              <w:rPr>
                <w:sz w:val="18"/>
                <w:szCs w:val="18"/>
              </w:rPr>
            </w:pPr>
          </w:p>
        </w:tc>
      </w:tr>
      <w:tr w:rsidR="00C37FAA" w:rsidRPr="008826C8" w14:paraId="1210972D" w14:textId="6E376F69" w:rsidTr="00180820">
        <w:tblPrEx>
          <w:tblW w:w="5000" w:type="pct"/>
          <w:tblLayout w:type="fixed"/>
          <w:tblCellMar>
            <w:top w:w="29" w:type="dxa"/>
            <w:left w:w="58" w:type="dxa"/>
            <w:bottom w:w="29" w:type="dxa"/>
            <w:right w:w="58" w:type="dxa"/>
          </w:tblCellMar>
          <w:tblPrExChange w:id="808"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809" w:author="Raphael Malyankar" w:date="2026-02-02T18:45:00Z" w16du:dateUtc="2026-02-03T01:45:00Z">
            <w:trPr>
              <w:cantSplit/>
            </w:trPr>
          </w:trPrChange>
        </w:trPr>
        <w:tc>
          <w:tcPr>
            <w:tcW w:w="329" w:type="pct"/>
            <w:noWrap/>
            <w:hideMark/>
            <w:tcPrChange w:id="810" w:author="Raphael Malyankar" w:date="2026-02-02T18:45:00Z" w16du:dateUtc="2026-02-03T01:45:00Z">
              <w:tcPr>
                <w:tcW w:w="376" w:type="pct"/>
                <w:noWrap/>
                <w:hideMark/>
              </w:tcPr>
            </w:tcPrChange>
          </w:tcPr>
          <w:p w14:paraId="52AD8096" w14:textId="77777777" w:rsidR="00325481" w:rsidRPr="008826C8" w:rsidRDefault="00325481" w:rsidP="00F21507">
            <w:pPr>
              <w:spacing w:before="60" w:after="60" w:line="240" w:lineRule="auto"/>
              <w:rPr>
                <w:sz w:val="18"/>
                <w:szCs w:val="18"/>
              </w:rPr>
            </w:pPr>
            <w:r w:rsidRPr="008826C8">
              <w:rPr>
                <w:sz w:val="18"/>
                <w:szCs w:val="18"/>
              </w:rPr>
              <w:t>100_5042</w:t>
            </w:r>
          </w:p>
        </w:tc>
        <w:tc>
          <w:tcPr>
            <w:tcW w:w="476" w:type="pct"/>
            <w:noWrap/>
            <w:hideMark/>
            <w:tcPrChange w:id="811" w:author="Raphael Malyankar" w:date="2026-02-02T18:45:00Z" w16du:dateUtc="2026-02-03T01:45:00Z">
              <w:tcPr>
                <w:tcW w:w="490" w:type="pct"/>
                <w:noWrap/>
                <w:hideMark/>
              </w:tcPr>
            </w:tcPrChange>
          </w:tcPr>
          <w:p w14:paraId="652AD59A"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812" w:author="Raphael Malyankar" w:date="2026-02-02T18:45:00Z" w16du:dateUtc="2026-02-03T01:45:00Z">
              <w:tcPr>
                <w:tcW w:w="1252" w:type="pct"/>
                <w:gridSpan w:val="6"/>
                <w:hideMark/>
              </w:tcPr>
            </w:tcPrChange>
          </w:tcPr>
          <w:p w14:paraId="4A500CC1" w14:textId="77777777" w:rsidR="00325481" w:rsidRPr="008826C8" w:rsidRDefault="00325481" w:rsidP="00F21507">
            <w:pPr>
              <w:spacing w:before="60" w:after="60" w:line="240" w:lineRule="auto"/>
              <w:rPr>
                <w:sz w:val="18"/>
                <w:szCs w:val="18"/>
              </w:rPr>
            </w:pPr>
            <w:r w:rsidRPr="008826C8">
              <w:rPr>
                <w:sz w:val="18"/>
                <w:szCs w:val="18"/>
              </w:rPr>
              <w:t>For S100_CV_InterpolationMethod the use of lostarea method is prohibited</w:t>
            </w:r>
          </w:p>
        </w:tc>
        <w:tc>
          <w:tcPr>
            <w:tcW w:w="354" w:type="pct"/>
            <w:noWrap/>
            <w:hideMark/>
            <w:tcPrChange w:id="813" w:author="Raphael Malyankar" w:date="2026-02-02T18:45:00Z" w16du:dateUtc="2026-02-03T01:45:00Z">
              <w:tcPr>
                <w:tcW w:w="410" w:type="pct"/>
                <w:gridSpan w:val="2"/>
                <w:noWrap/>
                <w:hideMark/>
              </w:tcPr>
            </w:tcPrChange>
          </w:tcPr>
          <w:p w14:paraId="1188285E"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814" w:author="Raphael Malyankar" w:date="2026-02-02T18:45:00Z" w16du:dateUtc="2026-02-03T01:45:00Z">
              <w:tcPr>
                <w:tcW w:w="377" w:type="pct"/>
                <w:gridSpan w:val="4"/>
                <w:hideMark/>
              </w:tcPr>
            </w:tcPrChange>
          </w:tcPr>
          <w:p w14:paraId="2F81651B" w14:textId="77777777" w:rsidR="00325481" w:rsidRPr="008826C8" w:rsidRDefault="00325481" w:rsidP="00F21507">
            <w:pPr>
              <w:spacing w:before="60" w:after="60" w:line="240" w:lineRule="auto"/>
              <w:rPr>
                <w:sz w:val="18"/>
                <w:szCs w:val="18"/>
              </w:rPr>
            </w:pPr>
            <w:r w:rsidRPr="008826C8">
              <w:rPr>
                <w:sz w:val="18"/>
                <w:szCs w:val="18"/>
              </w:rPr>
              <w:t>8-7.7.3</w:t>
            </w:r>
          </w:p>
        </w:tc>
        <w:tc>
          <w:tcPr>
            <w:tcW w:w="356" w:type="pct"/>
            <w:gridSpan w:val="3"/>
            <w:tcPrChange w:id="815" w:author="Raphael Malyankar" w:date="2026-02-02T18:45:00Z" w16du:dateUtc="2026-02-03T01:45:00Z">
              <w:tcPr>
                <w:tcW w:w="436" w:type="pct"/>
              </w:tcPr>
            </w:tcPrChange>
          </w:tcPr>
          <w:p w14:paraId="77B55C66" w14:textId="77777777" w:rsidR="00325481" w:rsidRPr="008826C8" w:rsidRDefault="00325481" w:rsidP="00F21507">
            <w:pPr>
              <w:spacing w:before="60" w:after="60" w:line="240" w:lineRule="auto"/>
              <w:rPr>
                <w:sz w:val="18"/>
                <w:szCs w:val="18"/>
              </w:rPr>
            </w:pPr>
          </w:p>
        </w:tc>
        <w:tc>
          <w:tcPr>
            <w:tcW w:w="1109" w:type="pct"/>
            <w:tcPrChange w:id="816" w:author="Raphael Malyankar" w:date="2026-02-02T18:45:00Z" w16du:dateUtc="2026-02-03T01:45:00Z">
              <w:tcPr>
                <w:tcW w:w="1273" w:type="pct"/>
                <w:gridSpan w:val="2"/>
              </w:tcPr>
            </w:tcPrChange>
          </w:tcPr>
          <w:p w14:paraId="6C3708F8" w14:textId="76533505" w:rsidR="00325481" w:rsidRPr="00030176" w:rsidRDefault="00336DC9" w:rsidP="00F21507">
            <w:pPr>
              <w:spacing w:before="60" w:after="60" w:line="240" w:lineRule="auto"/>
              <w:rPr>
                <w:sz w:val="18"/>
                <w:szCs w:val="18"/>
              </w:rPr>
            </w:pPr>
            <w:r w:rsidRPr="00030176">
              <w:rPr>
                <w:sz w:val="18"/>
                <w:szCs w:val="18"/>
                <w:rPrChange w:id="817" w:author="Raphael Malyankar" w:date="2026-02-02T16:42:00Z" w16du:dateUtc="2026-02-02T23:42:00Z">
                  <w:rPr>
                    <w:color w:val="EE0000"/>
                    <w:sz w:val="18"/>
                    <w:szCs w:val="18"/>
                  </w:rPr>
                </w:rPrChange>
              </w:rPr>
              <w:t>Amend Application Schema and Product Specification</w:t>
            </w:r>
            <w:r w:rsidR="006B5185" w:rsidRPr="00030176">
              <w:rPr>
                <w:sz w:val="18"/>
                <w:szCs w:val="18"/>
                <w:rPrChange w:id="818" w:author="Raphael Malyankar" w:date="2026-02-02T16:42:00Z" w16du:dateUtc="2026-02-02T23:42:00Z">
                  <w:rPr>
                    <w:color w:val="EE0000"/>
                    <w:sz w:val="18"/>
                    <w:szCs w:val="18"/>
                  </w:rPr>
                </w:rPrChange>
              </w:rPr>
              <w:t xml:space="preserve"> to conform to restriction</w:t>
            </w:r>
          </w:p>
        </w:tc>
        <w:tc>
          <w:tcPr>
            <w:tcW w:w="311" w:type="pct"/>
            <w:tcPrChange w:id="819" w:author="Raphael Malyankar" w:date="2026-02-02T18:45:00Z" w16du:dateUtc="2026-02-03T01:45:00Z">
              <w:tcPr>
                <w:tcW w:w="386" w:type="pct"/>
              </w:tcPr>
            </w:tcPrChange>
          </w:tcPr>
          <w:p w14:paraId="5FB9FEDC" w14:textId="77777777" w:rsidR="00325481" w:rsidRPr="008826C8" w:rsidRDefault="00325481" w:rsidP="00F21507">
            <w:pPr>
              <w:spacing w:before="60" w:after="60" w:line="240" w:lineRule="auto"/>
              <w:rPr>
                <w:sz w:val="18"/>
                <w:szCs w:val="18"/>
              </w:rPr>
            </w:pPr>
          </w:p>
        </w:tc>
      </w:tr>
      <w:tr w:rsidR="00C37FAA" w:rsidRPr="008826C8" w14:paraId="5103868F" w14:textId="7D733787" w:rsidTr="00180820">
        <w:tblPrEx>
          <w:tblW w:w="5000" w:type="pct"/>
          <w:tblLayout w:type="fixed"/>
          <w:tblCellMar>
            <w:top w:w="29" w:type="dxa"/>
            <w:left w:w="58" w:type="dxa"/>
            <w:bottom w:w="29" w:type="dxa"/>
            <w:right w:w="58" w:type="dxa"/>
          </w:tblCellMar>
          <w:tblPrExChange w:id="820"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821" w:author="Raphael Malyankar" w:date="2026-02-02T18:45:00Z" w16du:dateUtc="2026-02-03T01:45:00Z">
            <w:trPr>
              <w:cantSplit/>
            </w:trPr>
          </w:trPrChange>
        </w:trPr>
        <w:tc>
          <w:tcPr>
            <w:tcW w:w="329" w:type="pct"/>
            <w:noWrap/>
            <w:hideMark/>
            <w:tcPrChange w:id="822" w:author="Raphael Malyankar" w:date="2026-02-02T18:45:00Z" w16du:dateUtc="2026-02-03T01:45:00Z">
              <w:tcPr>
                <w:tcW w:w="376" w:type="pct"/>
                <w:noWrap/>
                <w:hideMark/>
              </w:tcPr>
            </w:tcPrChange>
          </w:tcPr>
          <w:p w14:paraId="21844F13" w14:textId="77777777" w:rsidR="00325481" w:rsidRPr="008826C8" w:rsidRDefault="00325481" w:rsidP="00F21507">
            <w:pPr>
              <w:spacing w:before="60" w:after="60" w:line="240" w:lineRule="auto"/>
              <w:rPr>
                <w:sz w:val="18"/>
                <w:szCs w:val="18"/>
              </w:rPr>
            </w:pPr>
            <w:r w:rsidRPr="008826C8">
              <w:rPr>
                <w:sz w:val="18"/>
                <w:szCs w:val="18"/>
              </w:rPr>
              <w:t>100_5043</w:t>
            </w:r>
          </w:p>
        </w:tc>
        <w:tc>
          <w:tcPr>
            <w:tcW w:w="476" w:type="pct"/>
            <w:noWrap/>
            <w:hideMark/>
            <w:tcPrChange w:id="823" w:author="Raphael Malyankar" w:date="2026-02-02T18:45:00Z" w16du:dateUtc="2026-02-03T01:45:00Z">
              <w:tcPr>
                <w:tcW w:w="490" w:type="pct"/>
                <w:noWrap/>
                <w:hideMark/>
              </w:tcPr>
            </w:tcPrChange>
          </w:tcPr>
          <w:p w14:paraId="6BDA4871"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824" w:author="Raphael Malyankar" w:date="2026-02-02T18:45:00Z" w16du:dateUtc="2026-02-03T01:45:00Z">
              <w:tcPr>
                <w:tcW w:w="1252" w:type="pct"/>
                <w:gridSpan w:val="6"/>
                <w:hideMark/>
              </w:tcPr>
            </w:tcPrChange>
          </w:tcPr>
          <w:p w14:paraId="72A1F9E0" w14:textId="3988A356" w:rsidR="00325481" w:rsidRPr="008826C8" w:rsidRDefault="00325481" w:rsidP="00F21507">
            <w:pPr>
              <w:spacing w:before="60" w:after="60" w:line="240" w:lineRule="auto"/>
              <w:rPr>
                <w:sz w:val="18"/>
                <w:szCs w:val="18"/>
              </w:rPr>
            </w:pPr>
            <w:r w:rsidRPr="008826C8">
              <w:rPr>
                <w:sz w:val="18"/>
                <w:szCs w:val="18"/>
              </w:rPr>
              <w:t>For S100_CV_InterpolationMethod,</w:t>
            </w:r>
            <w:r w:rsidR="00C37FAA">
              <w:rPr>
                <w:sz w:val="18"/>
                <w:szCs w:val="18"/>
              </w:rPr>
              <w:t xml:space="preserve"> i</w:t>
            </w:r>
            <w:r w:rsidRPr="008826C8">
              <w:rPr>
                <w:sz w:val="18"/>
                <w:szCs w:val="18"/>
              </w:rPr>
              <w:t>nterpolation parameters, if used, must be encoded in the interpolationParameters</w:t>
            </w:r>
          </w:p>
        </w:tc>
        <w:tc>
          <w:tcPr>
            <w:tcW w:w="354" w:type="pct"/>
            <w:noWrap/>
            <w:hideMark/>
            <w:tcPrChange w:id="825" w:author="Raphael Malyankar" w:date="2026-02-02T18:45:00Z" w16du:dateUtc="2026-02-03T01:45:00Z">
              <w:tcPr>
                <w:tcW w:w="410" w:type="pct"/>
                <w:gridSpan w:val="2"/>
                <w:noWrap/>
                <w:hideMark/>
              </w:tcPr>
            </w:tcPrChange>
          </w:tcPr>
          <w:p w14:paraId="41EE4994" w14:textId="77777777" w:rsidR="00325481" w:rsidRPr="001B14B8" w:rsidRDefault="00325481" w:rsidP="00F21507">
            <w:pPr>
              <w:spacing w:before="60" w:after="60" w:line="240" w:lineRule="auto"/>
              <w:rPr>
                <w:sz w:val="18"/>
                <w:szCs w:val="18"/>
              </w:rPr>
            </w:pPr>
            <w:r w:rsidRPr="001B14B8">
              <w:rPr>
                <w:sz w:val="18"/>
                <w:szCs w:val="18"/>
              </w:rPr>
              <w:t>Part 8</w:t>
            </w:r>
          </w:p>
        </w:tc>
        <w:tc>
          <w:tcPr>
            <w:tcW w:w="366" w:type="pct"/>
            <w:hideMark/>
            <w:tcPrChange w:id="826" w:author="Raphael Malyankar" w:date="2026-02-02T18:45:00Z" w16du:dateUtc="2026-02-03T01:45:00Z">
              <w:tcPr>
                <w:tcW w:w="377" w:type="pct"/>
                <w:gridSpan w:val="4"/>
                <w:hideMark/>
              </w:tcPr>
            </w:tcPrChange>
          </w:tcPr>
          <w:p w14:paraId="6D898D6D" w14:textId="77777777" w:rsidR="00325481" w:rsidRPr="008826C8" w:rsidRDefault="00325481" w:rsidP="00F21507">
            <w:pPr>
              <w:spacing w:before="60" w:after="60" w:line="240" w:lineRule="auto"/>
              <w:rPr>
                <w:sz w:val="18"/>
                <w:szCs w:val="18"/>
              </w:rPr>
            </w:pPr>
            <w:r w:rsidRPr="008826C8">
              <w:rPr>
                <w:sz w:val="18"/>
                <w:szCs w:val="18"/>
              </w:rPr>
              <w:t>8-7.7.3</w:t>
            </w:r>
          </w:p>
        </w:tc>
        <w:tc>
          <w:tcPr>
            <w:tcW w:w="356" w:type="pct"/>
            <w:gridSpan w:val="3"/>
            <w:tcPrChange w:id="827" w:author="Raphael Malyankar" w:date="2026-02-02T18:45:00Z" w16du:dateUtc="2026-02-03T01:45:00Z">
              <w:tcPr>
                <w:tcW w:w="436" w:type="pct"/>
              </w:tcPr>
            </w:tcPrChange>
          </w:tcPr>
          <w:p w14:paraId="2DC3B3E1" w14:textId="77777777" w:rsidR="00325481" w:rsidRPr="008826C8" w:rsidRDefault="00325481" w:rsidP="00F21507">
            <w:pPr>
              <w:spacing w:before="60" w:after="60" w:line="240" w:lineRule="auto"/>
              <w:rPr>
                <w:sz w:val="18"/>
                <w:szCs w:val="18"/>
              </w:rPr>
            </w:pPr>
          </w:p>
        </w:tc>
        <w:tc>
          <w:tcPr>
            <w:tcW w:w="1109" w:type="pct"/>
            <w:tcPrChange w:id="828" w:author="Raphael Malyankar" w:date="2026-02-02T18:45:00Z" w16du:dateUtc="2026-02-03T01:45:00Z">
              <w:tcPr>
                <w:tcW w:w="1273" w:type="pct"/>
                <w:gridSpan w:val="2"/>
              </w:tcPr>
            </w:tcPrChange>
          </w:tcPr>
          <w:p w14:paraId="7B7D43E1" w14:textId="0AA1E304" w:rsidR="00325481" w:rsidRPr="00030176" w:rsidRDefault="00336DC9" w:rsidP="00F21507">
            <w:pPr>
              <w:spacing w:before="60" w:after="60" w:line="240" w:lineRule="auto"/>
              <w:rPr>
                <w:sz w:val="18"/>
                <w:szCs w:val="18"/>
              </w:rPr>
            </w:pPr>
            <w:r w:rsidRPr="00030176">
              <w:rPr>
                <w:sz w:val="18"/>
                <w:szCs w:val="18"/>
                <w:rPrChange w:id="829" w:author="Raphael Malyankar" w:date="2026-02-02T16:42:00Z" w16du:dateUtc="2026-02-02T23:42:00Z">
                  <w:rPr>
                    <w:color w:val="EE0000"/>
                    <w:sz w:val="18"/>
                    <w:szCs w:val="18"/>
                  </w:rPr>
                </w:rPrChange>
              </w:rPr>
              <w:t>Amend Application Schema and Product Specification</w:t>
            </w:r>
          </w:p>
        </w:tc>
        <w:tc>
          <w:tcPr>
            <w:tcW w:w="311" w:type="pct"/>
            <w:tcPrChange w:id="830" w:author="Raphael Malyankar" w:date="2026-02-02T18:45:00Z" w16du:dateUtc="2026-02-03T01:45:00Z">
              <w:tcPr>
                <w:tcW w:w="386" w:type="pct"/>
              </w:tcPr>
            </w:tcPrChange>
          </w:tcPr>
          <w:p w14:paraId="48262EAD" w14:textId="77777777" w:rsidR="00325481" w:rsidRPr="008826C8" w:rsidRDefault="00325481" w:rsidP="00F21507">
            <w:pPr>
              <w:spacing w:before="60" w:after="60" w:line="240" w:lineRule="auto"/>
              <w:rPr>
                <w:sz w:val="18"/>
                <w:szCs w:val="18"/>
              </w:rPr>
            </w:pPr>
          </w:p>
        </w:tc>
      </w:tr>
      <w:tr w:rsidR="00C37FAA" w:rsidRPr="008826C8" w14:paraId="2D2E8621" w14:textId="7BD98DC4" w:rsidTr="00180820">
        <w:tblPrEx>
          <w:tblW w:w="5000" w:type="pct"/>
          <w:tblLayout w:type="fixed"/>
          <w:tblCellMar>
            <w:top w:w="29" w:type="dxa"/>
            <w:left w:w="58" w:type="dxa"/>
            <w:bottom w:w="29" w:type="dxa"/>
            <w:right w:w="58" w:type="dxa"/>
          </w:tblCellMar>
          <w:tblPrExChange w:id="831"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832" w:author="Raphael Malyankar" w:date="2026-02-02T18:45:00Z" w16du:dateUtc="2026-02-03T01:45:00Z">
            <w:trPr>
              <w:cantSplit/>
            </w:trPr>
          </w:trPrChange>
        </w:trPr>
        <w:tc>
          <w:tcPr>
            <w:tcW w:w="329" w:type="pct"/>
            <w:noWrap/>
            <w:hideMark/>
            <w:tcPrChange w:id="833" w:author="Raphael Malyankar" w:date="2026-02-02T18:45:00Z" w16du:dateUtc="2026-02-03T01:45:00Z">
              <w:tcPr>
                <w:tcW w:w="376" w:type="pct"/>
                <w:noWrap/>
                <w:hideMark/>
              </w:tcPr>
            </w:tcPrChange>
          </w:tcPr>
          <w:p w14:paraId="0F4DEE73" w14:textId="77777777" w:rsidR="00325481" w:rsidRPr="00336DC9" w:rsidRDefault="00325481" w:rsidP="00F21507">
            <w:pPr>
              <w:spacing w:before="60" w:after="60" w:line="240" w:lineRule="auto"/>
              <w:rPr>
                <w:strike/>
                <w:sz w:val="18"/>
                <w:szCs w:val="18"/>
              </w:rPr>
            </w:pPr>
            <w:r w:rsidRPr="00336DC9">
              <w:rPr>
                <w:strike/>
                <w:sz w:val="18"/>
                <w:szCs w:val="18"/>
              </w:rPr>
              <w:t>100_5044</w:t>
            </w:r>
          </w:p>
        </w:tc>
        <w:tc>
          <w:tcPr>
            <w:tcW w:w="476" w:type="pct"/>
            <w:noWrap/>
            <w:hideMark/>
            <w:tcPrChange w:id="834" w:author="Raphael Malyankar" w:date="2026-02-02T18:45:00Z" w16du:dateUtc="2026-02-03T01:45:00Z">
              <w:tcPr>
                <w:tcW w:w="490" w:type="pct"/>
                <w:noWrap/>
                <w:hideMark/>
              </w:tcPr>
            </w:tcPrChange>
          </w:tcPr>
          <w:p w14:paraId="3BC164BB" w14:textId="77777777" w:rsidR="00325481" w:rsidRPr="00336DC9" w:rsidRDefault="00325481" w:rsidP="00F21507">
            <w:pPr>
              <w:spacing w:before="60" w:after="60" w:line="240" w:lineRule="auto"/>
              <w:rPr>
                <w:rFonts w:cs="Arial"/>
                <w:strike/>
                <w:sz w:val="18"/>
                <w:szCs w:val="18"/>
              </w:rPr>
            </w:pPr>
            <w:r w:rsidRPr="00336DC9">
              <w:rPr>
                <w:rFonts w:cs="Arial"/>
                <w:strike/>
                <w:sz w:val="18"/>
                <w:szCs w:val="18"/>
              </w:rPr>
              <w:t>W</w:t>
            </w:r>
          </w:p>
        </w:tc>
        <w:tc>
          <w:tcPr>
            <w:tcW w:w="1699" w:type="pct"/>
            <w:gridSpan w:val="4"/>
            <w:hideMark/>
            <w:tcPrChange w:id="835" w:author="Raphael Malyankar" w:date="2026-02-02T18:45:00Z" w16du:dateUtc="2026-02-03T01:45:00Z">
              <w:tcPr>
                <w:tcW w:w="1252" w:type="pct"/>
                <w:gridSpan w:val="6"/>
                <w:hideMark/>
              </w:tcPr>
            </w:tcPrChange>
          </w:tcPr>
          <w:p w14:paraId="550024AC" w14:textId="77777777" w:rsidR="00325481" w:rsidRPr="00336DC9" w:rsidRDefault="00325481" w:rsidP="00F21507">
            <w:pPr>
              <w:spacing w:before="60" w:after="60" w:line="240" w:lineRule="auto"/>
              <w:rPr>
                <w:strike/>
                <w:sz w:val="18"/>
                <w:szCs w:val="18"/>
              </w:rPr>
            </w:pPr>
            <w:r w:rsidRPr="00336DC9">
              <w:rPr>
                <w:strike/>
                <w:sz w:val="18"/>
                <w:szCs w:val="18"/>
              </w:rPr>
              <w:t>The metadata for S-100 Imagery and Gridded Data conforms to Appendix 8-D</w:t>
            </w:r>
          </w:p>
        </w:tc>
        <w:tc>
          <w:tcPr>
            <w:tcW w:w="354" w:type="pct"/>
            <w:noWrap/>
            <w:hideMark/>
            <w:tcPrChange w:id="836" w:author="Raphael Malyankar" w:date="2026-02-02T18:45:00Z" w16du:dateUtc="2026-02-03T01:45:00Z">
              <w:tcPr>
                <w:tcW w:w="410" w:type="pct"/>
                <w:gridSpan w:val="2"/>
                <w:noWrap/>
                <w:hideMark/>
              </w:tcPr>
            </w:tcPrChange>
          </w:tcPr>
          <w:p w14:paraId="6B2F3C2E" w14:textId="77777777" w:rsidR="00325481" w:rsidRPr="00336DC9" w:rsidRDefault="00325481" w:rsidP="00F21507">
            <w:pPr>
              <w:spacing w:before="60" w:after="60" w:line="240" w:lineRule="auto"/>
              <w:rPr>
                <w:strike/>
                <w:sz w:val="18"/>
                <w:szCs w:val="18"/>
              </w:rPr>
            </w:pPr>
            <w:r w:rsidRPr="00336DC9">
              <w:rPr>
                <w:strike/>
                <w:sz w:val="18"/>
                <w:szCs w:val="18"/>
              </w:rPr>
              <w:t>Part 8</w:t>
            </w:r>
          </w:p>
        </w:tc>
        <w:tc>
          <w:tcPr>
            <w:tcW w:w="366" w:type="pct"/>
            <w:hideMark/>
            <w:tcPrChange w:id="837" w:author="Raphael Malyankar" w:date="2026-02-02T18:45:00Z" w16du:dateUtc="2026-02-03T01:45:00Z">
              <w:tcPr>
                <w:tcW w:w="377" w:type="pct"/>
                <w:gridSpan w:val="4"/>
                <w:hideMark/>
              </w:tcPr>
            </w:tcPrChange>
          </w:tcPr>
          <w:p w14:paraId="0E2499D7" w14:textId="77777777" w:rsidR="00325481" w:rsidRPr="00336DC9" w:rsidRDefault="00325481" w:rsidP="00F21507">
            <w:pPr>
              <w:spacing w:before="60" w:after="60" w:line="240" w:lineRule="auto"/>
              <w:rPr>
                <w:strike/>
                <w:sz w:val="18"/>
                <w:szCs w:val="18"/>
              </w:rPr>
            </w:pPr>
            <w:r w:rsidRPr="00336DC9">
              <w:rPr>
                <w:strike/>
                <w:sz w:val="18"/>
                <w:szCs w:val="18"/>
              </w:rPr>
              <w:t>8-9</w:t>
            </w:r>
          </w:p>
        </w:tc>
        <w:tc>
          <w:tcPr>
            <w:tcW w:w="356" w:type="pct"/>
            <w:gridSpan w:val="3"/>
            <w:tcPrChange w:id="838" w:author="Raphael Malyankar" w:date="2026-02-02T18:45:00Z" w16du:dateUtc="2026-02-03T01:45:00Z">
              <w:tcPr>
                <w:tcW w:w="436" w:type="pct"/>
              </w:tcPr>
            </w:tcPrChange>
          </w:tcPr>
          <w:p w14:paraId="5A45A43D" w14:textId="77777777" w:rsidR="00325481" w:rsidRPr="00336DC9" w:rsidRDefault="00325481" w:rsidP="00F21507">
            <w:pPr>
              <w:spacing w:before="60" w:after="60" w:line="240" w:lineRule="auto"/>
              <w:rPr>
                <w:strike/>
                <w:sz w:val="18"/>
                <w:szCs w:val="18"/>
              </w:rPr>
            </w:pPr>
          </w:p>
        </w:tc>
        <w:tc>
          <w:tcPr>
            <w:tcW w:w="1109" w:type="pct"/>
            <w:tcPrChange w:id="839" w:author="Raphael Malyankar" w:date="2026-02-02T18:45:00Z" w16du:dateUtc="2026-02-03T01:45:00Z">
              <w:tcPr>
                <w:tcW w:w="1273" w:type="pct"/>
                <w:gridSpan w:val="2"/>
              </w:tcPr>
            </w:tcPrChange>
          </w:tcPr>
          <w:p w14:paraId="53A04DDA" w14:textId="653F1476" w:rsidR="00325481" w:rsidRPr="00030176" w:rsidRDefault="00336DC9" w:rsidP="00F21507">
            <w:pPr>
              <w:spacing w:before="60" w:after="60" w:line="240" w:lineRule="auto"/>
              <w:rPr>
                <w:strike/>
                <w:sz w:val="18"/>
                <w:szCs w:val="18"/>
              </w:rPr>
            </w:pPr>
            <w:r w:rsidRPr="00030176">
              <w:rPr>
                <w:strike/>
                <w:sz w:val="18"/>
                <w:szCs w:val="18"/>
                <w:rPrChange w:id="840" w:author="Raphael Malyankar" w:date="2026-02-02T16:42:00Z" w16du:dateUtc="2026-02-02T23:42:00Z">
                  <w:rPr>
                    <w:strike/>
                    <w:color w:val="EE0000"/>
                    <w:sz w:val="18"/>
                    <w:szCs w:val="18"/>
                  </w:rPr>
                </w:rPrChange>
              </w:rPr>
              <w:t>(</w:t>
            </w:r>
            <w:r w:rsidR="006B5185" w:rsidRPr="00030176">
              <w:rPr>
                <w:strike/>
                <w:sz w:val="18"/>
                <w:szCs w:val="18"/>
                <w:rPrChange w:id="841" w:author="Raphael Malyankar" w:date="2026-02-02T16:42:00Z" w16du:dateUtc="2026-02-02T23:42:00Z">
                  <w:rPr>
                    <w:strike/>
                    <w:color w:val="EE0000"/>
                    <w:sz w:val="18"/>
                    <w:szCs w:val="18"/>
                  </w:rPr>
                </w:rPrChange>
              </w:rPr>
              <w:t>In S-100 metadata m</w:t>
            </w:r>
            <w:r w:rsidRPr="00030176">
              <w:rPr>
                <w:strike/>
                <w:sz w:val="18"/>
                <w:szCs w:val="18"/>
                <w:rPrChange w:id="842" w:author="Raphael Malyankar" w:date="2026-02-02T16:42:00Z" w16du:dateUtc="2026-02-02T23:42:00Z">
                  <w:rPr>
                    <w:strike/>
                    <w:color w:val="EE0000"/>
                    <w:sz w:val="18"/>
                    <w:szCs w:val="18"/>
                  </w:rPr>
                </w:rPrChange>
              </w:rPr>
              <w:t>ust conform to S-100 Part 17)</w:t>
            </w:r>
          </w:p>
        </w:tc>
        <w:tc>
          <w:tcPr>
            <w:tcW w:w="311" w:type="pct"/>
            <w:tcPrChange w:id="843" w:author="Raphael Malyankar" w:date="2026-02-02T18:45:00Z" w16du:dateUtc="2026-02-03T01:45:00Z">
              <w:tcPr>
                <w:tcW w:w="386" w:type="pct"/>
              </w:tcPr>
            </w:tcPrChange>
          </w:tcPr>
          <w:p w14:paraId="6420A01F" w14:textId="77777777" w:rsidR="00325481" w:rsidRPr="00336DC9" w:rsidRDefault="00325481" w:rsidP="00F21507">
            <w:pPr>
              <w:spacing w:before="60" w:after="60" w:line="240" w:lineRule="auto"/>
              <w:rPr>
                <w:strike/>
                <w:sz w:val="18"/>
                <w:szCs w:val="18"/>
              </w:rPr>
            </w:pPr>
          </w:p>
        </w:tc>
      </w:tr>
      <w:tr w:rsidR="00C37FAA" w:rsidRPr="008826C8" w14:paraId="1BB6F452" w14:textId="52ABB248" w:rsidTr="00180820">
        <w:tblPrEx>
          <w:tblW w:w="5000" w:type="pct"/>
          <w:tblLayout w:type="fixed"/>
          <w:tblCellMar>
            <w:top w:w="29" w:type="dxa"/>
            <w:left w:w="58" w:type="dxa"/>
            <w:bottom w:w="29" w:type="dxa"/>
            <w:right w:w="58" w:type="dxa"/>
          </w:tblCellMar>
          <w:tblPrExChange w:id="84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845" w:author="Raphael Malyankar" w:date="2026-02-02T18:45:00Z" w16du:dateUtc="2026-02-03T01:45:00Z">
            <w:trPr>
              <w:cantSplit/>
            </w:trPr>
          </w:trPrChange>
        </w:trPr>
        <w:tc>
          <w:tcPr>
            <w:tcW w:w="329" w:type="pct"/>
            <w:noWrap/>
            <w:hideMark/>
            <w:tcPrChange w:id="846" w:author="Raphael Malyankar" w:date="2026-02-02T18:45:00Z" w16du:dateUtc="2026-02-03T01:45:00Z">
              <w:tcPr>
                <w:tcW w:w="376" w:type="pct"/>
                <w:noWrap/>
                <w:hideMark/>
              </w:tcPr>
            </w:tcPrChange>
          </w:tcPr>
          <w:p w14:paraId="6CDC5C3A" w14:textId="77777777" w:rsidR="00325481" w:rsidRPr="00336DC9" w:rsidRDefault="00325481" w:rsidP="00F21507">
            <w:pPr>
              <w:spacing w:before="60" w:after="60" w:line="240" w:lineRule="auto"/>
              <w:rPr>
                <w:strike/>
                <w:sz w:val="18"/>
                <w:szCs w:val="18"/>
              </w:rPr>
            </w:pPr>
            <w:r w:rsidRPr="00336DC9">
              <w:rPr>
                <w:strike/>
                <w:sz w:val="18"/>
                <w:szCs w:val="18"/>
              </w:rPr>
              <w:t>100_5045</w:t>
            </w:r>
          </w:p>
        </w:tc>
        <w:tc>
          <w:tcPr>
            <w:tcW w:w="476" w:type="pct"/>
            <w:noWrap/>
            <w:hideMark/>
            <w:tcPrChange w:id="847" w:author="Raphael Malyankar" w:date="2026-02-02T18:45:00Z" w16du:dateUtc="2026-02-03T01:45:00Z">
              <w:tcPr>
                <w:tcW w:w="490" w:type="pct"/>
                <w:noWrap/>
                <w:hideMark/>
              </w:tcPr>
            </w:tcPrChange>
          </w:tcPr>
          <w:p w14:paraId="5CCB1EC5" w14:textId="77777777" w:rsidR="00325481" w:rsidRPr="00336DC9" w:rsidRDefault="00325481" w:rsidP="00F21507">
            <w:pPr>
              <w:spacing w:before="60" w:after="60" w:line="240" w:lineRule="auto"/>
              <w:rPr>
                <w:rFonts w:cs="Arial"/>
                <w:strike/>
                <w:sz w:val="18"/>
                <w:szCs w:val="18"/>
              </w:rPr>
            </w:pPr>
            <w:r w:rsidRPr="00336DC9">
              <w:rPr>
                <w:rFonts w:cs="Arial"/>
                <w:strike/>
                <w:sz w:val="18"/>
                <w:szCs w:val="18"/>
              </w:rPr>
              <w:t>W</w:t>
            </w:r>
          </w:p>
        </w:tc>
        <w:tc>
          <w:tcPr>
            <w:tcW w:w="1699" w:type="pct"/>
            <w:gridSpan w:val="4"/>
            <w:hideMark/>
            <w:tcPrChange w:id="848" w:author="Raphael Malyankar" w:date="2026-02-02T18:45:00Z" w16du:dateUtc="2026-02-03T01:45:00Z">
              <w:tcPr>
                <w:tcW w:w="1252" w:type="pct"/>
                <w:gridSpan w:val="6"/>
                <w:hideMark/>
              </w:tcPr>
            </w:tcPrChange>
          </w:tcPr>
          <w:p w14:paraId="78A85C84" w14:textId="77777777" w:rsidR="00325481" w:rsidRPr="00336DC9" w:rsidRDefault="00325481" w:rsidP="00F21507">
            <w:pPr>
              <w:spacing w:before="60" w:after="60" w:line="240" w:lineRule="auto"/>
              <w:rPr>
                <w:strike/>
                <w:sz w:val="18"/>
                <w:szCs w:val="18"/>
              </w:rPr>
            </w:pPr>
            <w:r w:rsidRPr="00336DC9">
              <w:rPr>
                <w:strike/>
                <w:sz w:val="18"/>
                <w:szCs w:val="18"/>
              </w:rPr>
              <w:t>The quality measures for imagery, gridded and coverage data conform to Appendix 8-C</w:t>
            </w:r>
          </w:p>
        </w:tc>
        <w:tc>
          <w:tcPr>
            <w:tcW w:w="354" w:type="pct"/>
            <w:noWrap/>
            <w:hideMark/>
            <w:tcPrChange w:id="849" w:author="Raphael Malyankar" w:date="2026-02-02T18:45:00Z" w16du:dateUtc="2026-02-03T01:45:00Z">
              <w:tcPr>
                <w:tcW w:w="410" w:type="pct"/>
                <w:gridSpan w:val="2"/>
                <w:noWrap/>
                <w:hideMark/>
              </w:tcPr>
            </w:tcPrChange>
          </w:tcPr>
          <w:p w14:paraId="7E91423E" w14:textId="77777777" w:rsidR="00325481" w:rsidRPr="00336DC9" w:rsidRDefault="00325481" w:rsidP="00F21507">
            <w:pPr>
              <w:spacing w:before="60" w:after="60" w:line="240" w:lineRule="auto"/>
              <w:rPr>
                <w:strike/>
                <w:sz w:val="18"/>
                <w:szCs w:val="18"/>
              </w:rPr>
            </w:pPr>
            <w:r w:rsidRPr="00336DC9">
              <w:rPr>
                <w:strike/>
                <w:sz w:val="18"/>
                <w:szCs w:val="18"/>
              </w:rPr>
              <w:t>Part 8</w:t>
            </w:r>
          </w:p>
        </w:tc>
        <w:tc>
          <w:tcPr>
            <w:tcW w:w="366" w:type="pct"/>
            <w:hideMark/>
            <w:tcPrChange w:id="850" w:author="Raphael Malyankar" w:date="2026-02-02T18:45:00Z" w16du:dateUtc="2026-02-03T01:45:00Z">
              <w:tcPr>
                <w:tcW w:w="377" w:type="pct"/>
                <w:gridSpan w:val="4"/>
                <w:hideMark/>
              </w:tcPr>
            </w:tcPrChange>
          </w:tcPr>
          <w:p w14:paraId="25A73C09" w14:textId="77777777" w:rsidR="00325481" w:rsidRPr="00336DC9" w:rsidRDefault="00325481" w:rsidP="00F21507">
            <w:pPr>
              <w:spacing w:before="60" w:after="60" w:line="240" w:lineRule="auto"/>
              <w:rPr>
                <w:strike/>
                <w:sz w:val="18"/>
                <w:szCs w:val="18"/>
              </w:rPr>
            </w:pPr>
            <w:r w:rsidRPr="00336DC9">
              <w:rPr>
                <w:strike/>
                <w:sz w:val="18"/>
                <w:szCs w:val="18"/>
              </w:rPr>
              <w:t>8-10</w:t>
            </w:r>
          </w:p>
        </w:tc>
        <w:tc>
          <w:tcPr>
            <w:tcW w:w="356" w:type="pct"/>
            <w:gridSpan w:val="3"/>
            <w:tcPrChange w:id="851" w:author="Raphael Malyankar" w:date="2026-02-02T18:45:00Z" w16du:dateUtc="2026-02-03T01:45:00Z">
              <w:tcPr>
                <w:tcW w:w="436" w:type="pct"/>
              </w:tcPr>
            </w:tcPrChange>
          </w:tcPr>
          <w:p w14:paraId="6014D26A" w14:textId="77777777" w:rsidR="00325481" w:rsidRPr="00336DC9" w:rsidRDefault="00325481" w:rsidP="00F21507">
            <w:pPr>
              <w:spacing w:before="60" w:after="60" w:line="240" w:lineRule="auto"/>
              <w:rPr>
                <w:strike/>
                <w:sz w:val="18"/>
                <w:szCs w:val="18"/>
              </w:rPr>
            </w:pPr>
          </w:p>
        </w:tc>
        <w:tc>
          <w:tcPr>
            <w:tcW w:w="1109" w:type="pct"/>
            <w:tcPrChange w:id="852" w:author="Raphael Malyankar" w:date="2026-02-02T18:45:00Z" w16du:dateUtc="2026-02-03T01:45:00Z">
              <w:tcPr>
                <w:tcW w:w="1273" w:type="pct"/>
                <w:gridSpan w:val="2"/>
              </w:tcPr>
            </w:tcPrChange>
          </w:tcPr>
          <w:p w14:paraId="30E592A0" w14:textId="7F99F03A" w:rsidR="00325481" w:rsidRPr="00030176" w:rsidRDefault="00336DC9" w:rsidP="00F21507">
            <w:pPr>
              <w:spacing w:before="60" w:after="60" w:line="240" w:lineRule="auto"/>
              <w:rPr>
                <w:strike/>
                <w:sz w:val="18"/>
                <w:szCs w:val="18"/>
                <w:rPrChange w:id="853" w:author="Raphael Malyankar" w:date="2026-02-02T16:42:00Z" w16du:dateUtc="2026-02-02T23:42:00Z">
                  <w:rPr>
                    <w:strike/>
                    <w:color w:val="EE0000"/>
                    <w:sz w:val="18"/>
                    <w:szCs w:val="18"/>
                  </w:rPr>
                </w:rPrChange>
              </w:rPr>
            </w:pPr>
            <w:r w:rsidRPr="00030176">
              <w:rPr>
                <w:strike/>
                <w:sz w:val="18"/>
                <w:szCs w:val="18"/>
                <w:rPrChange w:id="854" w:author="Raphael Malyankar" w:date="2026-02-02T16:42:00Z" w16du:dateUtc="2026-02-02T23:42:00Z">
                  <w:rPr>
                    <w:strike/>
                    <w:color w:val="EE0000"/>
                    <w:sz w:val="18"/>
                    <w:szCs w:val="18"/>
                  </w:rPr>
                </w:rPrChange>
              </w:rPr>
              <w:t>(</w:t>
            </w:r>
            <w:r w:rsidR="006B5185" w:rsidRPr="00030176">
              <w:rPr>
                <w:strike/>
                <w:sz w:val="18"/>
                <w:szCs w:val="18"/>
                <w:rPrChange w:id="855" w:author="Raphael Malyankar" w:date="2026-02-02T16:42:00Z" w16du:dateUtc="2026-02-02T23:42:00Z">
                  <w:rPr>
                    <w:strike/>
                    <w:color w:val="EE0000"/>
                    <w:sz w:val="18"/>
                    <w:szCs w:val="18"/>
                  </w:rPr>
                </w:rPrChange>
              </w:rPr>
              <w:t>In S-100 quality measures m</w:t>
            </w:r>
            <w:r w:rsidRPr="00030176">
              <w:rPr>
                <w:strike/>
                <w:sz w:val="18"/>
                <w:szCs w:val="18"/>
                <w:rPrChange w:id="856" w:author="Raphael Malyankar" w:date="2026-02-02T16:42:00Z" w16du:dateUtc="2026-02-02T23:42:00Z">
                  <w:rPr>
                    <w:strike/>
                    <w:color w:val="EE0000"/>
                    <w:sz w:val="18"/>
                    <w:szCs w:val="18"/>
                  </w:rPr>
                </w:rPrChange>
              </w:rPr>
              <w:t>ust conform to S-97 Part C)</w:t>
            </w:r>
          </w:p>
        </w:tc>
        <w:tc>
          <w:tcPr>
            <w:tcW w:w="311" w:type="pct"/>
            <w:tcPrChange w:id="857" w:author="Raphael Malyankar" w:date="2026-02-02T18:45:00Z" w16du:dateUtc="2026-02-03T01:45:00Z">
              <w:tcPr>
                <w:tcW w:w="386" w:type="pct"/>
              </w:tcPr>
            </w:tcPrChange>
          </w:tcPr>
          <w:p w14:paraId="1FE35903" w14:textId="77777777" w:rsidR="00325481" w:rsidRPr="00336DC9" w:rsidRDefault="00325481" w:rsidP="00F21507">
            <w:pPr>
              <w:spacing w:before="60" w:after="60" w:line="240" w:lineRule="auto"/>
              <w:rPr>
                <w:strike/>
                <w:sz w:val="18"/>
                <w:szCs w:val="18"/>
              </w:rPr>
            </w:pPr>
          </w:p>
        </w:tc>
      </w:tr>
      <w:tr w:rsidR="00C37FAA" w:rsidRPr="008826C8" w14:paraId="23DB9226" w14:textId="6FDA8E4C" w:rsidTr="00180820">
        <w:tblPrEx>
          <w:tblW w:w="5000" w:type="pct"/>
          <w:tblLayout w:type="fixed"/>
          <w:tblCellMar>
            <w:top w:w="29" w:type="dxa"/>
            <w:left w:w="58" w:type="dxa"/>
            <w:bottom w:w="29" w:type="dxa"/>
            <w:right w:w="58" w:type="dxa"/>
          </w:tblCellMar>
          <w:tblPrExChange w:id="858"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859" w:author="Raphael Malyankar" w:date="2026-02-02T18:45:00Z" w16du:dateUtc="2026-02-03T01:45:00Z">
            <w:trPr>
              <w:cantSplit/>
            </w:trPr>
          </w:trPrChange>
        </w:trPr>
        <w:tc>
          <w:tcPr>
            <w:tcW w:w="329" w:type="pct"/>
            <w:noWrap/>
            <w:hideMark/>
            <w:tcPrChange w:id="860" w:author="Raphael Malyankar" w:date="2026-02-02T18:45:00Z" w16du:dateUtc="2026-02-03T01:45:00Z">
              <w:tcPr>
                <w:tcW w:w="376" w:type="pct"/>
                <w:noWrap/>
                <w:hideMark/>
              </w:tcPr>
            </w:tcPrChange>
          </w:tcPr>
          <w:p w14:paraId="54C7B977" w14:textId="77777777" w:rsidR="00325481" w:rsidRPr="008826C8" w:rsidRDefault="00325481" w:rsidP="00F21507">
            <w:pPr>
              <w:spacing w:before="60" w:after="60" w:line="240" w:lineRule="auto"/>
              <w:rPr>
                <w:sz w:val="18"/>
                <w:szCs w:val="18"/>
              </w:rPr>
            </w:pPr>
            <w:r w:rsidRPr="008826C8">
              <w:rPr>
                <w:sz w:val="18"/>
                <w:szCs w:val="18"/>
              </w:rPr>
              <w:t>100_5046</w:t>
            </w:r>
          </w:p>
        </w:tc>
        <w:tc>
          <w:tcPr>
            <w:tcW w:w="476" w:type="pct"/>
            <w:noWrap/>
            <w:hideMark/>
            <w:tcPrChange w:id="861" w:author="Raphael Malyankar" w:date="2026-02-02T18:45:00Z" w16du:dateUtc="2026-02-03T01:45:00Z">
              <w:tcPr>
                <w:tcW w:w="490" w:type="pct"/>
                <w:noWrap/>
                <w:hideMark/>
              </w:tcPr>
            </w:tcPrChange>
          </w:tcPr>
          <w:p w14:paraId="0D22F59B"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862" w:author="Raphael Malyankar" w:date="2026-02-02T18:45:00Z" w16du:dateUtc="2026-02-03T01:45:00Z">
              <w:tcPr>
                <w:tcW w:w="1252" w:type="pct"/>
                <w:gridSpan w:val="6"/>
                <w:hideMark/>
              </w:tcPr>
            </w:tcPrChange>
          </w:tcPr>
          <w:p w14:paraId="3865B36C" w14:textId="77777777" w:rsidR="00325481" w:rsidRPr="008826C8" w:rsidRDefault="00325481" w:rsidP="00F21507">
            <w:pPr>
              <w:spacing w:before="60" w:after="60" w:line="240" w:lineRule="auto"/>
              <w:rPr>
                <w:sz w:val="18"/>
                <w:szCs w:val="18"/>
              </w:rPr>
            </w:pPr>
            <w:r w:rsidRPr="008826C8">
              <w:rPr>
                <w:sz w:val="18"/>
                <w:szCs w:val="18"/>
              </w:rPr>
              <w:t>IF the GML schema uses GML features not included in the S-100 GML profile.</w:t>
            </w:r>
          </w:p>
        </w:tc>
        <w:tc>
          <w:tcPr>
            <w:tcW w:w="354" w:type="pct"/>
            <w:noWrap/>
            <w:hideMark/>
            <w:tcPrChange w:id="863" w:author="Raphael Malyankar" w:date="2026-02-02T18:45:00Z" w16du:dateUtc="2026-02-03T01:45:00Z">
              <w:tcPr>
                <w:tcW w:w="410" w:type="pct"/>
                <w:gridSpan w:val="2"/>
                <w:noWrap/>
                <w:hideMark/>
              </w:tcPr>
            </w:tcPrChange>
          </w:tcPr>
          <w:p w14:paraId="2DD89BBD" w14:textId="77777777" w:rsidR="00325481" w:rsidRPr="001B14B8" w:rsidRDefault="00325481" w:rsidP="00F21507">
            <w:pPr>
              <w:spacing w:before="60" w:after="60" w:line="240" w:lineRule="auto"/>
              <w:rPr>
                <w:sz w:val="18"/>
                <w:szCs w:val="18"/>
              </w:rPr>
            </w:pPr>
            <w:r w:rsidRPr="001B14B8">
              <w:rPr>
                <w:sz w:val="18"/>
                <w:szCs w:val="18"/>
              </w:rPr>
              <w:t>Part 10b</w:t>
            </w:r>
          </w:p>
        </w:tc>
        <w:tc>
          <w:tcPr>
            <w:tcW w:w="366" w:type="pct"/>
            <w:hideMark/>
            <w:tcPrChange w:id="864" w:author="Raphael Malyankar" w:date="2026-02-02T18:45:00Z" w16du:dateUtc="2026-02-03T01:45:00Z">
              <w:tcPr>
                <w:tcW w:w="377" w:type="pct"/>
                <w:gridSpan w:val="4"/>
                <w:hideMark/>
              </w:tcPr>
            </w:tcPrChange>
          </w:tcPr>
          <w:p w14:paraId="69DB79C6" w14:textId="77777777" w:rsidR="00325481" w:rsidRPr="008826C8" w:rsidRDefault="00325481" w:rsidP="00F21507">
            <w:pPr>
              <w:spacing w:before="60" w:after="60" w:line="240" w:lineRule="auto"/>
              <w:rPr>
                <w:sz w:val="18"/>
                <w:szCs w:val="18"/>
              </w:rPr>
            </w:pPr>
            <w:r w:rsidRPr="008826C8">
              <w:rPr>
                <w:sz w:val="18"/>
                <w:szCs w:val="18"/>
              </w:rPr>
              <w:t>10b-4</w:t>
            </w:r>
          </w:p>
        </w:tc>
        <w:tc>
          <w:tcPr>
            <w:tcW w:w="356" w:type="pct"/>
            <w:gridSpan w:val="3"/>
            <w:tcPrChange w:id="865" w:author="Raphael Malyankar" w:date="2026-02-02T18:45:00Z" w16du:dateUtc="2026-02-03T01:45:00Z">
              <w:tcPr>
                <w:tcW w:w="436" w:type="pct"/>
              </w:tcPr>
            </w:tcPrChange>
          </w:tcPr>
          <w:p w14:paraId="39FA0649" w14:textId="77777777" w:rsidR="00325481" w:rsidRPr="008826C8" w:rsidRDefault="00325481" w:rsidP="00F21507">
            <w:pPr>
              <w:spacing w:before="60" w:after="60" w:line="240" w:lineRule="auto"/>
              <w:rPr>
                <w:sz w:val="18"/>
                <w:szCs w:val="18"/>
              </w:rPr>
            </w:pPr>
          </w:p>
        </w:tc>
        <w:tc>
          <w:tcPr>
            <w:tcW w:w="1109" w:type="pct"/>
            <w:tcPrChange w:id="866" w:author="Raphael Malyankar" w:date="2026-02-02T18:45:00Z" w16du:dateUtc="2026-02-03T01:45:00Z">
              <w:tcPr>
                <w:tcW w:w="1273" w:type="pct"/>
                <w:gridSpan w:val="2"/>
              </w:tcPr>
            </w:tcPrChange>
          </w:tcPr>
          <w:p w14:paraId="3A64A724" w14:textId="56A77DDC" w:rsidR="00325481" w:rsidRPr="00030176" w:rsidRDefault="00336DC9" w:rsidP="00F21507">
            <w:pPr>
              <w:spacing w:before="60" w:after="60" w:line="240" w:lineRule="auto"/>
              <w:rPr>
                <w:sz w:val="18"/>
                <w:szCs w:val="18"/>
                <w:rPrChange w:id="867" w:author="Raphael Malyankar" w:date="2026-02-02T16:42:00Z" w16du:dateUtc="2026-02-02T23:42:00Z">
                  <w:rPr>
                    <w:color w:val="EE0000"/>
                    <w:sz w:val="18"/>
                    <w:szCs w:val="18"/>
                  </w:rPr>
                </w:rPrChange>
              </w:rPr>
            </w:pPr>
            <w:r w:rsidRPr="00030176">
              <w:rPr>
                <w:sz w:val="18"/>
                <w:szCs w:val="18"/>
                <w:rPrChange w:id="868" w:author="Raphael Malyankar" w:date="2026-02-02T16:42:00Z" w16du:dateUtc="2026-02-02T23:42:00Z">
                  <w:rPr>
                    <w:color w:val="EE0000"/>
                    <w:sz w:val="18"/>
                    <w:szCs w:val="18"/>
                  </w:rPr>
                </w:rPrChange>
              </w:rPr>
              <w:t>Amend GML schema</w:t>
            </w:r>
          </w:p>
        </w:tc>
        <w:tc>
          <w:tcPr>
            <w:tcW w:w="311" w:type="pct"/>
            <w:tcPrChange w:id="869" w:author="Raphael Malyankar" w:date="2026-02-02T18:45:00Z" w16du:dateUtc="2026-02-03T01:45:00Z">
              <w:tcPr>
                <w:tcW w:w="386" w:type="pct"/>
              </w:tcPr>
            </w:tcPrChange>
          </w:tcPr>
          <w:p w14:paraId="2E91DB04" w14:textId="77777777" w:rsidR="00325481" w:rsidRPr="008826C8" w:rsidRDefault="00325481" w:rsidP="00F21507">
            <w:pPr>
              <w:spacing w:before="60" w:after="60" w:line="240" w:lineRule="auto"/>
              <w:rPr>
                <w:sz w:val="18"/>
                <w:szCs w:val="18"/>
              </w:rPr>
            </w:pPr>
          </w:p>
        </w:tc>
      </w:tr>
      <w:tr w:rsidR="00C37FAA" w:rsidRPr="008826C8" w14:paraId="56F3DD34" w14:textId="2C8C0764" w:rsidTr="00180820">
        <w:tblPrEx>
          <w:tblW w:w="5000" w:type="pct"/>
          <w:tblLayout w:type="fixed"/>
          <w:tblCellMar>
            <w:top w:w="29" w:type="dxa"/>
            <w:left w:w="58" w:type="dxa"/>
            <w:bottom w:w="29" w:type="dxa"/>
            <w:right w:w="58" w:type="dxa"/>
          </w:tblCellMar>
          <w:tblPrExChange w:id="870"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871" w:author="Raphael Malyankar" w:date="2026-02-02T18:45:00Z" w16du:dateUtc="2026-02-03T01:45:00Z">
            <w:trPr>
              <w:cantSplit/>
            </w:trPr>
          </w:trPrChange>
        </w:trPr>
        <w:tc>
          <w:tcPr>
            <w:tcW w:w="329" w:type="pct"/>
            <w:noWrap/>
            <w:hideMark/>
            <w:tcPrChange w:id="872" w:author="Raphael Malyankar" w:date="2026-02-02T18:45:00Z" w16du:dateUtc="2026-02-03T01:45:00Z">
              <w:tcPr>
                <w:tcW w:w="376" w:type="pct"/>
                <w:noWrap/>
                <w:hideMark/>
              </w:tcPr>
            </w:tcPrChange>
          </w:tcPr>
          <w:p w14:paraId="398280E4" w14:textId="77777777" w:rsidR="00336DC9" w:rsidRPr="008826C8" w:rsidRDefault="00336DC9" w:rsidP="00336DC9">
            <w:pPr>
              <w:spacing w:before="60" w:after="60" w:line="240" w:lineRule="auto"/>
              <w:rPr>
                <w:sz w:val="18"/>
                <w:szCs w:val="18"/>
              </w:rPr>
            </w:pPr>
            <w:r w:rsidRPr="008826C8">
              <w:rPr>
                <w:sz w:val="18"/>
                <w:szCs w:val="18"/>
              </w:rPr>
              <w:lastRenderedPageBreak/>
              <w:t>100_5047</w:t>
            </w:r>
          </w:p>
        </w:tc>
        <w:tc>
          <w:tcPr>
            <w:tcW w:w="476" w:type="pct"/>
            <w:noWrap/>
            <w:hideMark/>
            <w:tcPrChange w:id="873" w:author="Raphael Malyankar" w:date="2026-02-02T18:45:00Z" w16du:dateUtc="2026-02-03T01:45:00Z">
              <w:tcPr>
                <w:tcW w:w="490" w:type="pct"/>
                <w:noWrap/>
                <w:hideMark/>
              </w:tcPr>
            </w:tcPrChange>
          </w:tcPr>
          <w:p w14:paraId="5E97706F" w14:textId="77777777" w:rsidR="00336DC9" w:rsidRPr="00F447A6" w:rsidRDefault="00336DC9" w:rsidP="00336DC9">
            <w:pPr>
              <w:spacing w:before="60" w:after="60" w:line="240" w:lineRule="auto"/>
              <w:rPr>
                <w:rFonts w:cs="Arial"/>
                <w:sz w:val="18"/>
                <w:szCs w:val="18"/>
              </w:rPr>
            </w:pPr>
            <w:r w:rsidRPr="00F447A6">
              <w:rPr>
                <w:rFonts w:cs="Arial"/>
                <w:sz w:val="18"/>
                <w:szCs w:val="18"/>
              </w:rPr>
              <w:t>C</w:t>
            </w:r>
          </w:p>
        </w:tc>
        <w:tc>
          <w:tcPr>
            <w:tcW w:w="1699" w:type="pct"/>
            <w:gridSpan w:val="4"/>
            <w:hideMark/>
            <w:tcPrChange w:id="874" w:author="Raphael Malyankar" w:date="2026-02-02T18:45:00Z" w16du:dateUtc="2026-02-03T01:45:00Z">
              <w:tcPr>
                <w:tcW w:w="1252" w:type="pct"/>
                <w:gridSpan w:val="6"/>
                <w:hideMark/>
              </w:tcPr>
            </w:tcPrChange>
          </w:tcPr>
          <w:p w14:paraId="7C0F47A7" w14:textId="77777777" w:rsidR="00336DC9" w:rsidRPr="008826C8" w:rsidRDefault="00336DC9" w:rsidP="00336DC9">
            <w:pPr>
              <w:spacing w:before="60" w:after="60" w:line="240" w:lineRule="auto"/>
              <w:rPr>
                <w:sz w:val="18"/>
                <w:szCs w:val="18"/>
              </w:rPr>
            </w:pPr>
            <w:r w:rsidRPr="008826C8">
              <w:rPr>
                <w:sz w:val="18"/>
                <w:szCs w:val="18"/>
              </w:rPr>
              <w:t>IF the root element of the GML schema is not a GML AbstractFeature or Dictionary element, and is not in a substitution group of any of these elements</w:t>
            </w:r>
          </w:p>
        </w:tc>
        <w:tc>
          <w:tcPr>
            <w:tcW w:w="354" w:type="pct"/>
            <w:noWrap/>
            <w:hideMark/>
            <w:tcPrChange w:id="875" w:author="Raphael Malyankar" w:date="2026-02-02T18:45:00Z" w16du:dateUtc="2026-02-03T01:45:00Z">
              <w:tcPr>
                <w:tcW w:w="410" w:type="pct"/>
                <w:gridSpan w:val="2"/>
                <w:noWrap/>
                <w:hideMark/>
              </w:tcPr>
            </w:tcPrChange>
          </w:tcPr>
          <w:p w14:paraId="45A8259F"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876" w:author="Raphael Malyankar" w:date="2026-02-02T18:45:00Z" w16du:dateUtc="2026-02-03T01:45:00Z">
              <w:tcPr>
                <w:tcW w:w="377" w:type="pct"/>
                <w:gridSpan w:val="4"/>
                <w:hideMark/>
              </w:tcPr>
            </w:tcPrChange>
          </w:tcPr>
          <w:p w14:paraId="5EB81469" w14:textId="77777777" w:rsidR="00336DC9" w:rsidRPr="008826C8" w:rsidRDefault="00336DC9" w:rsidP="00336DC9">
            <w:pPr>
              <w:spacing w:before="60" w:after="60" w:line="240" w:lineRule="auto"/>
              <w:rPr>
                <w:sz w:val="18"/>
                <w:szCs w:val="18"/>
              </w:rPr>
            </w:pPr>
            <w:r w:rsidRPr="008826C8">
              <w:rPr>
                <w:sz w:val="18"/>
                <w:szCs w:val="18"/>
              </w:rPr>
              <w:t>10b-5</w:t>
            </w:r>
          </w:p>
        </w:tc>
        <w:tc>
          <w:tcPr>
            <w:tcW w:w="356" w:type="pct"/>
            <w:gridSpan w:val="3"/>
            <w:tcPrChange w:id="877" w:author="Raphael Malyankar" w:date="2026-02-02T18:45:00Z" w16du:dateUtc="2026-02-03T01:45:00Z">
              <w:tcPr>
                <w:tcW w:w="436" w:type="pct"/>
              </w:tcPr>
            </w:tcPrChange>
          </w:tcPr>
          <w:p w14:paraId="0CBA7E2A" w14:textId="77777777" w:rsidR="00336DC9" w:rsidRPr="008826C8" w:rsidRDefault="00336DC9" w:rsidP="00336DC9">
            <w:pPr>
              <w:spacing w:before="60" w:after="60" w:line="240" w:lineRule="auto"/>
              <w:rPr>
                <w:sz w:val="18"/>
                <w:szCs w:val="18"/>
              </w:rPr>
            </w:pPr>
          </w:p>
        </w:tc>
        <w:tc>
          <w:tcPr>
            <w:tcW w:w="1109" w:type="pct"/>
            <w:tcPrChange w:id="878" w:author="Raphael Malyankar" w:date="2026-02-02T18:45:00Z" w16du:dateUtc="2026-02-03T01:45:00Z">
              <w:tcPr>
                <w:tcW w:w="1273" w:type="pct"/>
                <w:gridSpan w:val="2"/>
              </w:tcPr>
            </w:tcPrChange>
          </w:tcPr>
          <w:p w14:paraId="6659B96C" w14:textId="71A9F5BB" w:rsidR="00336DC9" w:rsidRPr="00030176" w:rsidRDefault="00336DC9" w:rsidP="00336DC9">
            <w:pPr>
              <w:spacing w:before="60" w:after="60" w:line="240" w:lineRule="auto"/>
              <w:rPr>
                <w:sz w:val="18"/>
                <w:szCs w:val="18"/>
                <w:rPrChange w:id="879" w:author="Raphael Malyankar" w:date="2026-02-02T16:42:00Z" w16du:dateUtc="2026-02-02T23:42:00Z">
                  <w:rPr>
                    <w:color w:val="EE0000"/>
                    <w:sz w:val="18"/>
                    <w:szCs w:val="18"/>
                  </w:rPr>
                </w:rPrChange>
              </w:rPr>
            </w:pPr>
            <w:r w:rsidRPr="00030176">
              <w:rPr>
                <w:sz w:val="18"/>
                <w:szCs w:val="18"/>
                <w:rPrChange w:id="880" w:author="Raphael Malyankar" w:date="2026-02-02T16:42:00Z" w16du:dateUtc="2026-02-02T23:42:00Z">
                  <w:rPr>
                    <w:color w:val="EE0000"/>
                    <w:sz w:val="18"/>
                    <w:szCs w:val="18"/>
                  </w:rPr>
                </w:rPrChange>
              </w:rPr>
              <w:t>Amend GML schema</w:t>
            </w:r>
          </w:p>
        </w:tc>
        <w:tc>
          <w:tcPr>
            <w:tcW w:w="311" w:type="pct"/>
            <w:tcPrChange w:id="881" w:author="Raphael Malyankar" w:date="2026-02-02T18:45:00Z" w16du:dateUtc="2026-02-03T01:45:00Z">
              <w:tcPr>
                <w:tcW w:w="386" w:type="pct"/>
              </w:tcPr>
            </w:tcPrChange>
          </w:tcPr>
          <w:p w14:paraId="13044020" w14:textId="77777777" w:rsidR="00336DC9" w:rsidRPr="008826C8" w:rsidRDefault="00336DC9" w:rsidP="00336DC9">
            <w:pPr>
              <w:spacing w:before="60" w:after="60" w:line="240" w:lineRule="auto"/>
              <w:rPr>
                <w:sz w:val="18"/>
                <w:szCs w:val="18"/>
              </w:rPr>
            </w:pPr>
          </w:p>
        </w:tc>
      </w:tr>
      <w:tr w:rsidR="00C37FAA" w:rsidRPr="008826C8" w14:paraId="418A1537" w14:textId="251CD954" w:rsidTr="00180820">
        <w:tblPrEx>
          <w:tblW w:w="5000" w:type="pct"/>
          <w:tblLayout w:type="fixed"/>
          <w:tblCellMar>
            <w:top w:w="29" w:type="dxa"/>
            <w:left w:w="58" w:type="dxa"/>
            <w:bottom w:w="29" w:type="dxa"/>
            <w:right w:w="58" w:type="dxa"/>
          </w:tblCellMar>
          <w:tblPrExChange w:id="882"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883" w:author="Raphael Malyankar" w:date="2026-02-02T18:45:00Z" w16du:dateUtc="2026-02-03T01:45:00Z">
            <w:trPr>
              <w:cantSplit/>
            </w:trPr>
          </w:trPrChange>
        </w:trPr>
        <w:tc>
          <w:tcPr>
            <w:tcW w:w="329" w:type="pct"/>
            <w:noWrap/>
            <w:hideMark/>
            <w:tcPrChange w:id="884" w:author="Raphael Malyankar" w:date="2026-02-02T18:45:00Z" w16du:dateUtc="2026-02-03T01:45:00Z">
              <w:tcPr>
                <w:tcW w:w="376" w:type="pct"/>
                <w:noWrap/>
                <w:hideMark/>
              </w:tcPr>
            </w:tcPrChange>
          </w:tcPr>
          <w:p w14:paraId="647A04A8" w14:textId="77777777" w:rsidR="00336DC9" w:rsidRPr="008826C8" w:rsidRDefault="00336DC9" w:rsidP="00336DC9">
            <w:pPr>
              <w:spacing w:before="60" w:after="60" w:line="240" w:lineRule="auto"/>
              <w:rPr>
                <w:sz w:val="18"/>
                <w:szCs w:val="18"/>
              </w:rPr>
            </w:pPr>
            <w:r w:rsidRPr="008826C8">
              <w:rPr>
                <w:sz w:val="18"/>
                <w:szCs w:val="18"/>
              </w:rPr>
              <w:t>100_5048</w:t>
            </w:r>
          </w:p>
        </w:tc>
        <w:tc>
          <w:tcPr>
            <w:tcW w:w="476" w:type="pct"/>
            <w:noWrap/>
            <w:hideMark/>
            <w:tcPrChange w:id="885" w:author="Raphael Malyankar" w:date="2026-02-02T18:45:00Z" w16du:dateUtc="2026-02-03T01:45:00Z">
              <w:tcPr>
                <w:tcW w:w="490" w:type="pct"/>
                <w:noWrap/>
                <w:hideMark/>
              </w:tcPr>
            </w:tcPrChange>
          </w:tcPr>
          <w:p w14:paraId="38118908" w14:textId="77777777" w:rsidR="00336DC9" w:rsidRPr="00F447A6" w:rsidRDefault="00336DC9" w:rsidP="00336DC9">
            <w:pPr>
              <w:spacing w:before="60" w:after="60" w:line="240" w:lineRule="auto"/>
              <w:rPr>
                <w:rFonts w:cs="Arial"/>
                <w:sz w:val="18"/>
                <w:szCs w:val="18"/>
              </w:rPr>
            </w:pPr>
            <w:r w:rsidRPr="00F447A6">
              <w:rPr>
                <w:rFonts w:cs="Arial"/>
                <w:sz w:val="18"/>
                <w:szCs w:val="18"/>
              </w:rPr>
              <w:t>E</w:t>
            </w:r>
          </w:p>
        </w:tc>
        <w:tc>
          <w:tcPr>
            <w:tcW w:w="1699" w:type="pct"/>
            <w:gridSpan w:val="4"/>
            <w:hideMark/>
            <w:tcPrChange w:id="886" w:author="Raphael Malyankar" w:date="2026-02-02T18:45:00Z" w16du:dateUtc="2026-02-03T01:45:00Z">
              <w:tcPr>
                <w:tcW w:w="1252" w:type="pct"/>
                <w:gridSpan w:val="6"/>
                <w:hideMark/>
              </w:tcPr>
            </w:tcPrChange>
          </w:tcPr>
          <w:p w14:paraId="34A1D64D" w14:textId="77777777" w:rsidR="00336DC9" w:rsidRPr="008826C8" w:rsidRDefault="00336DC9" w:rsidP="00336DC9">
            <w:pPr>
              <w:spacing w:before="60" w:after="60" w:line="240" w:lineRule="auto"/>
              <w:rPr>
                <w:sz w:val="18"/>
                <w:szCs w:val="18"/>
              </w:rPr>
            </w:pPr>
            <w:r w:rsidRPr="008826C8">
              <w:rPr>
                <w:sz w:val="18"/>
                <w:szCs w:val="18"/>
              </w:rPr>
              <w:t>The S-100 GML Profile must be declared within the Application Schema.</w:t>
            </w:r>
          </w:p>
        </w:tc>
        <w:tc>
          <w:tcPr>
            <w:tcW w:w="354" w:type="pct"/>
            <w:noWrap/>
            <w:hideMark/>
            <w:tcPrChange w:id="887" w:author="Raphael Malyankar" w:date="2026-02-02T18:45:00Z" w16du:dateUtc="2026-02-03T01:45:00Z">
              <w:tcPr>
                <w:tcW w:w="410" w:type="pct"/>
                <w:gridSpan w:val="2"/>
                <w:noWrap/>
                <w:hideMark/>
              </w:tcPr>
            </w:tcPrChange>
          </w:tcPr>
          <w:p w14:paraId="07285880"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888" w:author="Raphael Malyankar" w:date="2026-02-02T18:45:00Z" w16du:dateUtc="2026-02-03T01:45:00Z">
              <w:tcPr>
                <w:tcW w:w="377" w:type="pct"/>
                <w:gridSpan w:val="4"/>
                <w:hideMark/>
              </w:tcPr>
            </w:tcPrChange>
          </w:tcPr>
          <w:p w14:paraId="31D7DEC6" w14:textId="77777777" w:rsidR="00336DC9" w:rsidRPr="008826C8" w:rsidRDefault="00336DC9" w:rsidP="00336DC9">
            <w:pPr>
              <w:spacing w:before="60" w:after="60" w:line="240" w:lineRule="auto"/>
              <w:rPr>
                <w:sz w:val="18"/>
                <w:szCs w:val="18"/>
              </w:rPr>
            </w:pPr>
            <w:r w:rsidRPr="008826C8">
              <w:rPr>
                <w:sz w:val="18"/>
                <w:szCs w:val="18"/>
              </w:rPr>
              <w:t>10b-7.1</w:t>
            </w:r>
          </w:p>
        </w:tc>
        <w:tc>
          <w:tcPr>
            <w:tcW w:w="356" w:type="pct"/>
            <w:gridSpan w:val="3"/>
            <w:tcPrChange w:id="889" w:author="Raphael Malyankar" w:date="2026-02-02T18:45:00Z" w16du:dateUtc="2026-02-03T01:45:00Z">
              <w:tcPr>
                <w:tcW w:w="436" w:type="pct"/>
              </w:tcPr>
            </w:tcPrChange>
          </w:tcPr>
          <w:p w14:paraId="70D4A1E0" w14:textId="77777777" w:rsidR="00336DC9" w:rsidRPr="008826C8" w:rsidRDefault="00336DC9" w:rsidP="00336DC9">
            <w:pPr>
              <w:spacing w:before="60" w:after="60" w:line="240" w:lineRule="auto"/>
              <w:rPr>
                <w:sz w:val="18"/>
                <w:szCs w:val="18"/>
              </w:rPr>
            </w:pPr>
          </w:p>
        </w:tc>
        <w:tc>
          <w:tcPr>
            <w:tcW w:w="1109" w:type="pct"/>
            <w:tcPrChange w:id="890" w:author="Raphael Malyankar" w:date="2026-02-02T18:45:00Z" w16du:dateUtc="2026-02-03T01:45:00Z">
              <w:tcPr>
                <w:tcW w:w="1273" w:type="pct"/>
                <w:gridSpan w:val="2"/>
              </w:tcPr>
            </w:tcPrChange>
          </w:tcPr>
          <w:p w14:paraId="6782D358" w14:textId="20450E2E" w:rsidR="00336DC9" w:rsidRPr="00030176" w:rsidRDefault="00336DC9" w:rsidP="00336DC9">
            <w:pPr>
              <w:spacing w:before="60" w:after="60" w:line="240" w:lineRule="auto"/>
              <w:rPr>
                <w:sz w:val="18"/>
                <w:szCs w:val="18"/>
                <w:rPrChange w:id="891" w:author="Raphael Malyankar" w:date="2026-02-02T16:42:00Z" w16du:dateUtc="2026-02-02T23:42:00Z">
                  <w:rPr>
                    <w:color w:val="EE0000"/>
                    <w:sz w:val="18"/>
                    <w:szCs w:val="18"/>
                  </w:rPr>
                </w:rPrChange>
              </w:rPr>
            </w:pPr>
            <w:r w:rsidRPr="00030176">
              <w:rPr>
                <w:sz w:val="18"/>
                <w:szCs w:val="18"/>
                <w:rPrChange w:id="892" w:author="Raphael Malyankar" w:date="2026-02-02T16:42:00Z" w16du:dateUtc="2026-02-02T23:42:00Z">
                  <w:rPr>
                    <w:color w:val="EE0000"/>
                    <w:sz w:val="18"/>
                    <w:szCs w:val="18"/>
                  </w:rPr>
                </w:rPrChange>
              </w:rPr>
              <w:t>Amend GML schema</w:t>
            </w:r>
          </w:p>
        </w:tc>
        <w:tc>
          <w:tcPr>
            <w:tcW w:w="311" w:type="pct"/>
            <w:tcPrChange w:id="893" w:author="Raphael Malyankar" w:date="2026-02-02T18:45:00Z" w16du:dateUtc="2026-02-03T01:45:00Z">
              <w:tcPr>
                <w:tcW w:w="386" w:type="pct"/>
              </w:tcPr>
            </w:tcPrChange>
          </w:tcPr>
          <w:p w14:paraId="5ECA2CDA" w14:textId="77777777" w:rsidR="00336DC9" w:rsidRPr="008826C8" w:rsidRDefault="00336DC9" w:rsidP="00336DC9">
            <w:pPr>
              <w:spacing w:before="60" w:after="60" w:line="240" w:lineRule="auto"/>
              <w:rPr>
                <w:sz w:val="18"/>
                <w:szCs w:val="18"/>
              </w:rPr>
            </w:pPr>
          </w:p>
        </w:tc>
      </w:tr>
      <w:tr w:rsidR="00C37FAA" w:rsidRPr="008826C8" w14:paraId="2EB9F294" w14:textId="0D279006" w:rsidTr="00180820">
        <w:tblPrEx>
          <w:tblW w:w="5000" w:type="pct"/>
          <w:tblLayout w:type="fixed"/>
          <w:tblCellMar>
            <w:top w:w="29" w:type="dxa"/>
            <w:left w:w="58" w:type="dxa"/>
            <w:bottom w:w="29" w:type="dxa"/>
            <w:right w:w="58" w:type="dxa"/>
          </w:tblCellMar>
          <w:tblPrExChange w:id="89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895" w:author="Raphael Malyankar" w:date="2026-02-02T18:45:00Z" w16du:dateUtc="2026-02-03T01:45:00Z">
            <w:trPr>
              <w:cantSplit/>
            </w:trPr>
          </w:trPrChange>
        </w:trPr>
        <w:tc>
          <w:tcPr>
            <w:tcW w:w="329" w:type="pct"/>
            <w:noWrap/>
            <w:hideMark/>
            <w:tcPrChange w:id="896" w:author="Raphael Malyankar" w:date="2026-02-02T18:45:00Z" w16du:dateUtc="2026-02-03T01:45:00Z">
              <w:tcPr>
                <w:tcW w:w="376" w:type="pct"/>
                <w:noWrap/>
                <w:hideMark/>
              </w:tcPr>
            </w:tcPrChange>
          </w:tcPr>
          <w:p w14:paraId="695CBD2A" w14:textId="77777777" w:rsidR="00336DC9" w:rsidRPr="008826C8" w:rsidRDefault="00336DC9" w:rsidP="00336DC9">
            <w:pPr>
              <w:spacing w:before="60" w:after="60" w:line="240" w:lineRule="auto"/>
              <w:rPr>
                <w:sz w:val="18"/>
                <w:szCs w:val="18"/>
              </w:rPr>
            </w:pPr>
            <w:r w:rsidRPr="008826C8">
              <w:rPr>
                <w:sz w:val="18"/>
                <w:szCs w:val="18"/>
              </w:rPr>
              <w:t>100_5049</w:t>
            </w:r>
          </w:p>
        </w:tc>
        <w:tc>
          <w:tcPr>
            <w:tcW w:w="476" w:type="pct"/>
            <w:noWrap/>
            <w:hideMark/>
            <w:tcPrChange w:id="897" w:author="Raphael Malyankar" w:date="2026-02-02T18:45:00Z" w16du:dateUtc="2026-02-03T01:45:00Z">
              <w:tcPr>
                <w:tcW w:w="490" w:type="pct"/>
                <w:noWrap/>
                <w:hideMark/>
              </w:tcPr>
            </w:tcPrChange>
          </w:tcPr>
          <w:p w14:paraId="25D1DA76" w14:textId="77777777" w:rsidR="00336DC9" w:rsidRPr="00F447A6" w:rsidRDefault="00336DC9" w:rsidP="00336DC9">
            <w:pPr>
              <w:spacing w:before="60" w:after="60" w:line="240" w:lineRule="auto"/>
              <w:rPr>
                <w:rFonts w:cs="Arial"/>
                <w:sz w:val="18"/>
                <w:szCs w:val="18"/>
              </w:rPr>
            </w:pPr>
            <w:r w:rsidRPr="00F447A6">
              <w:rPr>
                <w:rFonts w:cs="Arial"/>
                <w:sz w:val="18"/>
                <w:szCs w:val="18"/>
              </w:rPr>
              <w:t>C</w:t>
            </w:r>
          </w:p>
        </w:tc>
        <w:tc>
          <w:tcPr>
            <w:tcW w:w="1699" w:type="pct"/>
            <w:gridSpan w:val="4"/>
            <w:hideMark/>
            <w:tcPrChange w:id="898" w:author="Raphael Malyankar" w:date="2026-02-02T18:45:00Z" w16du:dateUtc="2026-02-03T01:45:00Z">
              <w:tcPr>
                <w:tcW w:w="1252" w:type="pct"/>
                <w:gridSpan w:val="6"/>
                <w:hideMark/>
              </w:tcPr>
            </w:tcPrChange>
          </w:tcPr>
          <w:p w14:paraId="41C11376" w14:textId="77777777" w:rsidR="00336DC9" w:rsidRPr="008826C8" w:rsidRDefault="00336DC9" w:rsidP="00336DC9">
            <w:pPr>
              <w:spacing w:before="60" w:after="60" w:line="240" w:lineRule="auto"/>
              <w:rPr>
                <w:sz w:val="18"/>
                <w:szCs w:val="18"/>
              </w:rPr>
            </w:pPr>
            <w:r w:rsidRPr="008826C8">
              <w:rPr>
                <w:sz w:val="18"/>
                <w:szCs w:val="18"/>
              </w:rPr>
              <w:t>AbstractGML shall be used to derive S-100 Information Classes</w:t>
            </w:r>
          </w:p>
        </w:tc>
        <w:tc>
          <w:tcPr>
            <w:tcW w:w="354" w:type="pct"/>
            <w:noWrap/>
            <w:hideMark/>
            <w:tcPrChange w:id="899" w:author="Raphael Malyankar" w:date="2026-02-02T18:45:00Z" w16du:dateUtc="2026-02-03T01:45:00Z">
              <w:tcPr>
                <w:tcW w:w="410" w:type="pct"/>
                <w:gridSpan w:val="2"/>
                <w:noWrap/>
                <w:hideMark/>
              </w:tcPr>
            </w:tcPrChange>
          </w:tcPr>
          <w:p w14:paraId="57DA2FBC"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900" w:author="Raphael Malyankar" w:date="2026-02-02T18:45:00Z" w16du:dateUtc="2026-02-03T01:45:00Z">
              <w:tcPr>
                <w:tcW w:w="377" w:type="pct"/>
                <w:gridSpan w:val="4"/>
                <w:hideMark/>
              </w:tcPr>
            </w:tcPrChange>
          </w:tcPr>
          <w:p w14:paraId="6866117E" w14:textId="77777777" w:rsidR="00336DC9" w:rsidRPr="008826C8" w:rsidRDefault="00336DC9" w:rsidP="00336DC9">
            <w:pPr>
              <w:spacing w:before="60" w:after="60" w:line="240" w:lineRule="auto"/>
              <w:rPr>
                <w:sz w:val="18"/>
                <w:szCs w:val="18"/>
              </w:rPr>
            </w:pPr>
            <w:r w:rsidRPr="008826C8">
              <w:rPr>
                <w:sz w:val="18"/>
                <w:szCs w:val="18"/>
              </w:rPr>
              <w:t>10b-8.1</w:t>
            </w:r>
          </w:p>
        </w:tc>
        <w:tc>
          <w:tcPr>
            <w:tcW w:w="356" w:type="pct"/>
            <w:gridSpan w:val="3"/>
            <w:tcPrChange w:id="901" w:author="Raphael Malyankar" w:date="2026-02-02T18:45:00Z" w16du:dateUtc="2026-02-03T01:45:00Z">
              <w:tcPr>
                <w:tcW w:w="436" w:type="pct"/>
              </w:tcPr>
            </w:tcPrChange>
          </w:tcPr>
          <w:p w14:paraId="10CB6A7C" w14:textId="77777777" w:rsidR="00336DC9" w:rsidRPr="008826C8" w:rsidRDefault="00336DC9" w:rsidP="00336DC9">
            <w:pPr>
              <w:spacing w:before="60" w:after="60" w:line="240" w:lineRule="auto"/>
              <w:rPr>
                <w:sz w:val="18"/>
                <w:szCs w:val="18"/>
              </w:rPr>
            </w:pPr>
          </w:p>
        </w:tc>
        <w:tc>
          <w:tcPr>
            <w:tcW w:w="1109" w:type="pct"/>
            <w:tcPrChange w:id="902" w:author="Raphael Malyankar" w:date="2026-02-02T18:45:00Z" w16du:dateUtc="2026-02-03T01:45:00Z">
              <w:tcPr>
                <w:tcW w:w="1273" w:type="pct"/>
                <w:gridSpan w:val="2"/>
              </w:tcPr>
            </w:tcPrChange>
          </w:tcPr>
          <w:p w14:paraId="1D8C17CD" w14:textId="143DCF4F" w:rsidR="00336DC9" w:rsidRPr="00030176" w:rsidRDefault="00336DC9" w:rsidP="00336DC9">
            <w:pPr>
              <w:spacing w:before="60" w:after="60" w:line="240" w:lineRule="auto"/>
              <w:rPr>
                <w:sz w:val="18"/>
                <w:szCs w:val="18"/>
                <w:rPrChange w:id="903" w:author="Raphael Malyankar" w:date="2026-02-02T16:42:00Z" w16du:dateUtc="2026-02-02T23:42:00Z">
                  <w:rPr>
                    <w:color w:val="EE0000"/>
                    <w:sz w:val="18"/>
                    <w:szCs w:val="18"/>
                  </w:rPr>
                </w:rPrChange>
              </w:rPr>
            </w:pPr>
            <w:r w:rsidRPr="00030176">
              <w:rPr>
                <w:sz w:val="18"/>
                <w:szCs w:val="18"/>
                <w:rPrChange w:id="904" w:author="Raphael Malyankar" w:date="2026-02-02T16:42:00Z" w16du:dateUtc="2026-02-02T23:42:00Z">
                  <w:rPr>
                    <w:color w:val="EE0000"/>
                    <w:sz w:val="18"/>
                    <w:szCs w:val="18"/>
                  </w:rPr>
                </w:rPrChange>
              </w:rPr>
              <w:t>Amend GML schema</w:t>
            </w:r>
          </w:p>
        </w:tc>
        <w:tc>
          <w:tcPr>
            <w:tcW w:w="311" w:type="pct"/>
            <w:tcPrChange w:id="905" w:author="Raphael Malyankar" w:date="2026-02-02T18:45:00Z" w16du:dateUtc="2026-02-03T01:45:00Z">
              <w:tcPr>
                <w:tcW w:w="386" w:type="pct"/>
              </w:tcPr>
            </w:tcPrChange>
          </w:tcPr>
          <w:p w14:paraId="41CCEE14" w14:textId="77777777" w:rsidR="00336DC9" w:rsidRPr="008826C8" w:rsidRDefault="00336DC9" w:rsidP="00336DC9">
            <w:pPr>
              <w:spacing w:before="60" w:after="60" w:line="240" w:lineRule="auto"/>
              <w:rPr>
                <w:sz w:val="18"/>
                <w:szCs w:val="18"/>
              </w:rPr>
            </w:pPr>
          </w:p>
        </w:tc>
      </w:tr>
      <w:tr w:rsidR="00C37FAA" w:rsidRPr="008826C8" w14:paraId="3712EA46" w14:textId="6DD63C12" w:rsidTr="00180820">
        <w:tblPrEx>
          <w:tblW w:w="5000" w:type="pct"/>
          <w:tblLayout w:type="fixed"/>
          <w:tblCellMar>
            <w:top w:w="29" w:type="dxa"/>
            <w:left w:w="58" w:type="dxa"/>
            <w:bottom w:w="29" w:type="dxa"/>
            <w:right w:w="58" w:type="dxa"/>
          </w:tblCellMar>
          <w:tblPrExChange w:id="906"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907" w:author="Raphael Malyankar" w:date="2026-02-02T18:45:00Z" w16du:dateUtc="2026-02-03T01:45:00Z">
            <w:trPr>
              <w:cantSplit/>
            </w:trPr>
          </w:trPrChange>
        </w:trPr>
        <w:tc>
          <w:tcPr>
            <w:tcW w:w="329" w:type="pct"/>
            <w:noWrap/>
            <w:hideMark/>
            <w:tcPrChange w:id="908" w:author="Raphael Malyankar" w:date="2026-02-02T18:45:00Z" w16du:dateUtc="2026-02-03T01:45:00Z">
              <w:tcPr>
                <w:tcW w:w="376" w:type="pct"/>
                <w:noWrap/>
                <w:hideMark/>
              </w:tcPr>
            </w:tcPrChange>
          </w:tcPr>
          <w:p w14:paraId="2E9BEF82" w14:textId="77777777" w:rsidR="00336DC9" w:rsidRPr="008826C8" w:rsidRDefault="00336DC9" w:rsidP="00336DC9">
            <w:pPr>
              <w:spacing w:before="60" w:after="60" w:line="240" w:lineRule="auto"/>
              <w:rPr>
                <w:sz w:val="18"/>
                <w:szCs w:val="18"/>
              </w:rPr>
            </w:pPr>
            <w:r w:rsidRPr="008826C8">
              <w:rPr>
                <w:sz w:val="18"/>
                <w:szCs w:val="18"/>
              </w:rPr>
              <w:t>100_5050</w:t>
            </w:r>
          </w:p>
        </w:tc>
        <w:tc>
          <w:tcPr>
            <w:tcW w:w="476" w:type="pct"/>
            <w:noWrap/>
            <w:hideMark/>
            <w:tcPrChange w:id="909" w:author="Raphael Malyankar" w:date="2026-02-02T18:45:00Z" w16du:dateUtc="2026-02-03T01:45:00Z">
              <w:tcPr>
                <w:tcW w:w="490" w:type="pct"/>
                <w:noWrap/>
                <w:hideMark/>
              </w:tcPr>
            </w:tcPrChange>
          </w:tcPr>
          <w:p w14:paraId="2F401C9A" w14:textId="77777777" w:rsidR="00336DC9" w:rsidRPr="00F447A6" w:rsidRDefault="00336DC9" w:rsidP="00336DC9">
            <w:pPr>
              <w:spacing w:before="60" w:after="60" w:line="240" w:lineRule="auto"/>
              <w:rPr>
                <w:rFonts w:cs="Arial"/>
                <w:sz w:val="18"/>
                <w:szCs w:val="18"/>
              </w:rPr>
            </w:pPr>
            <w:r w:rsidRPr="00F447A6">
              <w:rPr>
                <w:rFonts w:cs="Arial"/>
                <w:sz w:val="18"/>
                <w:szCs w:val="18"/>
              </w:rPr>
              <w:t>C</w:t>
            </w:r>
          </w:p>
        </w:tc>
        <w:tc>
          <w:tcPr>
            <w:tcW w:w="1699" w:type="pct"/>
            <w:gridSpan w:val="4"/>
            <w:hideMark/>
            <w:tcPrChange w:id="910" w:author="Raphael Malyankar" w:date="2026-02-02T18:45:00Z" w16du:dateUtc="2026-02-03T01:45:00Z">
              <w:tcPr>
                <w:tcW w:w="1252" w:type="pct"/>
                <w:gridSpan w:val="6"/>
                <w:hideMark/>
              </w:tcPr>
            </w:tcPrChange>
          </w:tcPr>
          <w:p w14:paraId="1E6245F4" w14:textId="77777777" w:rsidR="00336DC9" w:rsidRPr="008826C8" w:rsidRDefault="00336DC9" w:rsidP="00336DC9">
            <w:pPr>
              <w:spacing w:before="60" w:after="60" w:line="240" w:lineRule="auto"/>
              <w:rPr>
                <w:sz w:val="18"/>
                <w:szCs w:val="18"/>
              </w:rPr>
            </w:pPr>
            <w:r w:rsidRPr="008826C8">
              <w:rPr>
                <w:sz w:val="18"/>
                <w:szCs w:val="18"/>
              </w:rPr>
              <w:t>AbstractFeature shall be used to derive S-100 Feature Classes.</w:t>
            </w:r>
          </w:p>
        </w:tc>
        <w:tc>
          <w:tcPr>
            <w:tcW w:w="354" w:type="pct"/>
            <w:noWrap/>
            <w:hideMark/>
            <w:tcPrChange w:id="911" w:author="Raphael Malyankar" w:date="2026-02-02T18:45:00Z" w16du:dateUtc="2026-02-03T01:45:00Z">
              <w:tcPr>
                <w:tcW w:w="410" w:type="pct"/>
                <w:gridSpan w:val="2"/>
                <w:noWrap/>
                <w:hideMark/>
              </w:tcPr>
            </w:tcPrChange>
          </w:tcPr>
          <w:p w14:paraId="3053241F"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912" w:author="Raphael Malyankar" w:date="2026-02-02T18:45:00Z" w16du:dateUtc="2026-02-03T01:45:00Z">
              <w:tcPr>
                <w:tcW w:w="377" w:type="pct"/>
                <w:gridSpan w:val="4"/>
                <w:hideMark/>
              </w:tcPr>
            </w:tcPrChange>
          </w:tcPr>
          <w:p w14:paraId="009D8C10" w14:textId="77777777" w:rsidR="00336DC9" w:rsidRPr="008826C8" w:rsidRDefault="00336DC9" w:rsidP="00336DC9">
            <w:pPr>
              <w:spacing w:before="60" w:after="60" w:line="240" w:lineRule="auto"/>
              <w:rPr>
                <w:sz w:val="18"/>
                <w:szCs w:val="18"/>
              </w:rPr>
            </w:pPr>
            <w:r w:rsidRPr="008826C8">
              <w:rPr>
                <w:sz w:val="18"/>
                <w:szCs w:val="18"/>
              </w:rPr>
              <w:t>10b-8.1</w:t>
            </w:r>
          </w:p>
        </w:tc>
        <w:tc>
          <w:tcPr>
            <w:tcW w:w="356" w:type="pct"/>
            <w:gridSpan w:val="3"/>
            <w:tcPrChange w:id="913" w:author="Raphael Malyankar" w:date="2026-02-02T18:45:00Z" w16du:dateUtc="2026-02-03T01:45:00Z">
              <w:tcPr>
                <w:tcW w:w="436" w:type="pct"/>
              </w:tcPr>
            </w:tcPrChange>
          </w:tcPr>
          <w:p w14:paraId="0ECCD558" w14:textId="77777777" w:rsidR="00336DC9" w:rsidRPr="008826C8" w:rsidRDefault="00336DC9" w:rsidP="00336DC9">
            <w:pPr>
              <w:spacing w:before="60" w:after="60" w:line="240" w:lineRule="auto"/>
              <w:rPr>
                <w:sz w:val="18"/>
                <w:szCs w:val="18"/>
              </w:rPr>
            </w:pPr>
          </w:p>
        </w:tc>
        <w:tc>
          <w:tcPr>
            <w:tcW w:w="1109" w:type="pct"/>
            <w:tcPrChange w:id="914" w:author="Raphael Malyankar" w:date="2026-02-02T18:45:00Z" w16du:dateUtc="2026-02-03T01:45:00Z">
              <w:tcPr>
                <w:tcW w:w="1273" w:type="pct"/>
                <w:gridSpan w:val="2"/>
              </w:tcPr>
            </w:tcPrChange>
          </w:tcPr>
          <w:p w14:paraId="342B7173" w14:textId="2246BFF3" w:rsidR="00336DC9" w:rsidRPr="00030176" w:rsidRDefault="00336DC9" w:rsidP="00336DC9">
            <w:pPr>
              <w:spacing w:before="60" w:after="60" w:line="240" w:lineRule="auto"/>
              <w:rPr>
                <w:sz w:val="18"/>
                <w:szCs w:val="18"/>
                <w:rPrChange w:id="915" w:author="Raphael Malyankar" w:date="2026-02-02T16:42:00Z" w16du:dateUtc="2026-02-02T23:42:00Z">
                  <w:rPr>
                    <w:color w:val="EE0000"/>
                    <w:sz w:val="18"/>
                    <w:szCs w:val="18"/>
                  </w:rPr>
                </w:rPrChange>
              </w:rPr>
            </w:pPr>
            <w:r w:rsidRPr="00030176">
              <w:rPr>
                <w:sz w:val="18"/>
                <w:szCs w:val="18"/>
                <w:rPrChange w:id="916" w:author="Raphael Malyankar" w:date="2026-02-02T16:42:00Z" w16du:dateUtc="2026-02-02T23:42:00Z">
                  <w:rPr>
                    <w:color w:val="EE0000"/>
                    <w:sz w:val="18"/>
                    <w:szCs w:val="18"/>
                  </w:rPr>
                </w:rPrChange>
              </w:rPr>
              <w:t>Amend GML schema</w:t>
            </w:r>
          </w:p>
        </w:tc>
        <w:tc>
          <w:tcPr>
            <w:tcW w:w="311" w:type="pct"/>
            <w:tcPrChange w:id="917" w:author="Raphael Malyankar" w:date="2026-02-02T18:45:00Z" w16du:dateUtc="2026-02-03T01:45:00Z">
              <w:tcPr>
                <w:tcW w:w="386" w:type="pct"/>
              </w:tcPr>
            </w:tcPrChange>
          </w:tcPr>
          <w:p w14:paraId="4ECB7154" w14:textId="77777777" w:rsidR="00336DC9" w:rsidRPr="008826C8" w:rsidRDefault="00336DC9" w:rsidP="00336DC9">
            <w:pPr>
              <w:spacing w:before="60" w:after="60" w:line="240" w:lineRule="auto"/>
              <w:rPr>
                <w:sz w:val="18"/>
                <w:szCs w:val="18"/>
              </w:rPr>
            </w:pPr>
          </w:p>
        </w:tc>
      </w:tr>
      <w:tr w:rsidR="00C37FAA" w:rsidRPr="008826C8" w14:paraId="2DB53EA1" w14:textId="6DC787D8" w:rsidTr="00180820">
        <w:tblPrEx>
          <w:tblW w:w="5000" w:type="pct"/>
          <w:tblLayout w:type="fixed"/>
          <w:tblCellMar>
            <w:top w:w="29" w:type="dxa"/>
            <w:left w:w="58" w:type="dxa"/>
            <w:bottom w:w="29" w:type="dxa"/>
            <w:right w:w="58" w:type="dxa"/>
          </w:tblCellMar>
          <w:tblPrExChange w:id="918"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919" w:author="Raphael Malyankar" w:date="2026-02-02T18:45:00Z" w16du:dateUtc="2026-02-03T01:45:00Z">
            <w:trPr>
              <w:cantSplit/>
            </w:trPr>
          </w:trPrChange>
        </w:trPr>
        <w:tc>
          <w:tcPr>
            <w:tcW w:w="329" w:type="pct"/>
            <w:noWrap/>
            <w:hideMark/>
            <w:tcPrChange w:id="920" w:author="Raphael Malyankar" w:date="2026-02-02T18:45:00Z" w16du:dateUtc="2026-02-03T01:45:00Z">
              <w:tcPr>
                <w:tcW w:w="376" w:type="pct"/>
                <w:noWrap/>
                <w:hideMark/>
              </w:tcPr>
            </w:tcPrChange>
          </w:tcPr>
          <w:p w14:paraId="6BB25C90" w14:textId="77777777" w:rsidR="00336DC9" w:rsidRPr="008826C8" w:rsidRDefault="00336DC9" w:rsidP="00336DC9">
            <w:pPr>
              <w:spacing w:before="60" w:after="60" w:line="240" w:lineRule="auto"/>
              <w:rPr>
                <w:sz w:val="18"/>
                <w:szCs w:val="18"/>
              </w:rPr>
            </w:pPr>
            <w:r w:rsidRPr="008826C8">
              <w:rPr>
                <w:sz w:val="18"/>
                <w:szCs w:val="18"/>
              </w:rPr>
              <w:t>100_5051</w:t>
            </w:r>
          </w:p>
        </w:tc>
        <w:tc>
          <w:tcPr>
            <w:tcW w:w="476" w:type="pct"/>
            <w:noWrap/>
            <w:hideMark/>
            <w:tcPrChange w:id="921" w:author="Raphael Malyankar" w:date="2026-02-02T18:45:00Z" w16du:dateUtc="2026-02-03T01:45:00Z">
              <w:tcPr>
                <w:tcW w:w="490" w:type="pct"/>
                <w:noWrap/>
                <w:hideMark/>
              </w:tcPr>
            </w:tcPrChange>
          </w:tcPr>
          <w:p w14:paraId="34960383" w14:textId="77777777" w:rsidR="00336DC9" w:rsidRPr="00F447A6" w:rsidRDefault="00336DC9" w:rsidP="00336DC9">
            <w:pPr>
              <w:spacing w:before="60" w:after="60" w:line="240" w:lineRule="auto"/>
              <w:rPr>
                <w:rFonts w:cs="Arial"/>
                <w:sz w:val="18"/>
                <w:szCs w:val="18"/>
              </w:rPr>
            </w:pPr>
            <w:r w:rsidRPr="00F447A6">
              <w:rPr>
                <w:rFonts w:cs="Arial"/>
                <w:sz w:val="18"/>
                <w:szCs w:val="18"/>
              </w:rPr>
              <w:t>E</w:t>
            </w:r>
          </w:p>
        </w:tc>
        <w:tc>
          <w:tcPr>
            <w:tcW w:w="1699" w:type="pct"/>
            <w:gridSpan w:val="4"/>
            <w:hideMark/>
            <w:tcPrChange w:id="922" w:author="Raphael Malyankar" w:date="2026-02-02T18:45:00Z" w16du:dateUtc="2026-02-03T01:45:00Z">
              <w:tcPr>
                <w:tcW w:w="1252" w:type="pct"/>
                <w:gridSpan w:val="6"/>
                <w:hideMark/>
              </w:tcPr>
            </w:tcPrChange>
          </w:tcPr>
          <w:p w14:paraId="0F7BD404" w14:textId="77777777" w:rsidR="00336DC9" w:rsidRPr="008826C8" w:rsidRDefault="00336DC9" w:rsidP="00336DC9">
            <w:pPr>
              <w:spacing w:before="60" w:after="60" w:line="240" w:lineRule="auto"/>
              <w:rPr>
                <w:sz w:val="18"/>
                <w:szCs w:val="18"/>
              </w:rPr>
            </w:pPr>
            <w:r w:rsidRPr="008826C8">
              <w:rPr>
                <w:sz w:val="18"/>
                <w:szCs w:val="18"/>
              </w:rPr>
              <w:t>The GML schema must use the equivalent types defined in Table 10b-1 or restrictions of those types.</w:t>
            </w:r>
          </w:p>
        </w:tc>
        <w:tc>
          <w:tcPr>
            <w:tcW w:w="354" w:type="pct"/>
            <w:noWrap/>
            <w:hideMark/>
            <w:tcPrChange w:id="923" w:author="Raphael Malyankar" w:date="2026-02-02T18:45:00Z" w16du:dateUtc="2026-02-03T01:45:00Z">
              <w:tcPr>
                <w:tcW w:w="410" w:type="pct"/>
                <w:gridSpan w:val="2"/>
                <w:noWrap/>
                <w:hideMark/>
              </w:tcPr>
            </w:tcPrChange>
          </w:tcPr>
          <w:p w14:paraId="27F38D2B"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924" w:author="Raphael Malyankar" w:date="2026-02-02T18:45:00Z" w16du:dateUtc="2026-02-03T01:45:00Z">
              <w:tcPr>
                <w:tcW w:w="377" w:type="pct"/>
                <w:gridSpan w:val="4"/>
                <w:hideMark/>
              </w:tcPr>
            </w:tcPrChange>
          </w:tcPr>
          <w:p w14:paraId="457B7E9E" w14:textId="77777777" w:rsidR="00336DC9" w:rsidRPr="008826C8" w:rsidRDefault="00336DC9" w:rsidP="00336DC9">
            <w:pPr>
              <w:spacing w:before="60" w:after="60" w:line="240" w:lineRule="auto"/>
              <w:rPr>
                <w:sz w:val="18"/>
                <w:szCs w:val="18"/>
              </w:rPr>
            </w:pPr>
            <w:r w:rsidRPr="008826C8">
              <w:rPr>
                <w:sz w:val="18"/>
                <w:szCs w:val="18"/>
              </w:rPr>
              <w:t>10b-8.2.1, 10b-8.2.3</w:t>
            </w:r>
          </w:p>
        </w:tc>
        <w:tc>
          <w:tcPr>
            <w:tcW w:w="356" w:type="pct"/>
            <w:gridSpan w:val="3"/>
            <w:tcPrChange w:id="925" w:author="Raphael Malyankar" w:date="2026-02-02T18:45:00Z" w16du:dateUtc="2026-02-03T01:45:00Z">
              <w:tcPr>
                <w:tcW w:w="436" w:type="pct"/>
              </w:tcPr>
            </w:tcPrChange>
          </w:tcPr>
          <w:p w14:paraId="0F6DEE07" w14:textId="77777777" w:rsidR="00336DC9" w:rsidRPr="008826C8" w:rsidRDefault="00336DC9" w:rsidP="00336DC9">
            <w:pPr>
              <w:spacing w:before="60" w:after="60" w:line="240" w:lineRule="auto"/>
              <w:rPr>
                <w:sz w:val="18"/>
                <w:szCs w:val="18"/>
              </w:rPr>
            </w:pPr>
          </w:p>
        </w:tc>
        <w:tc>
          <w:tcPr>
            <w:tcW w:w="1109" w:type="pct"/>
            <w:tcPrChange w:id="926" w:author="Raphael Malyankar" w:date="2026-02-02T18:45:00Z" w16du:dateUtc="2026-02-03T01:45:00Z">
              <w:tcPr>
                <w:tcW w:w="1273" w:type="pct"/>
                <w:gridSpan w:val="2"/>
              </w:tcPr>
            </w:tcPrChange>
          </w:tcPr>
          <w:p w14:paraId="44FACA96" w14:textId="0F3E943D" w:rsidR="00336DC9" w:rsidRPr="00030176" w:rsidRDefault="00336DC9" w:rsidP="00336DC9">
            <w:pPr>
              <w:spacing w:before="60" w:after="60" w:line="240" w:lineRule="auto"/>
              <w:rPr>
                <w:sz w:val="18"/>
                <w:szCs w:val="18"/>
                <w:rPrChange w:id="927" w:author="Raphael Malyankar" w:date="2026-02-02T16:42:00Z" w16du:dateUtc="2026-02-02T23:42:00Z">
                  <w:rPr>
                    <w:color w:val="EE0000"/>
                    <w:sz w:val="18"/>
                    <w:szCs w:val="18"/>
                  </w:rPr>
                </w:rPrChange>
              </w:rPr>
            </w:pPr>
            <w:r w:rsidRPr="00030176">
              <w:rPr>
                <w:sz w:val="18"/>
                <w:szCs w:val="18"/>
                <w:rPrChange w:id="928" w:author="Raphael Malyankar" w:date="2026-02-02T16:42:00Z" w16du:dateUtc="2026-02-02T23:42:00Z">
                  <w:rPr>
                    <w:color w:val="EE0000"/>
                    <w:sz w:val="18"/>
                    <w:szCs w:val="18"/>
                  </w:rPr>
                </w:rPrChange>
              </w:rPr>
              <w:t>Amend GML schema</w:t>
            </w:r>
          </w:p>
        </w:tc>
        <w:tc>
          <w:tcPr>
            <w:tcW w:w="311" w:type="pct"/>
            <w:tcPrChange w:id="929" w:author="Raphael Malyankar" w:date="2026-02-02T18:45:00Z" w16du:dateUtc="2026-02-03T01:45:00Z">
              <w:tcPr>
                <w:tcW w:w="386" w:type="pct"/>
              </w:tcPr>
            </w:tcPrChange>
          </w:tcPr>
          <w:p w14:paraId="1AB34BA1" w14:textId="77777777" w:rsidR="00336DC9" w:rsidRPr="008826C8" w:rsidRDefault="00336DC9" w:rsidP="00336DC9">
            <w:pPr>
              <w:spacing w:before="60" w:after="60" w:line="240" w:lineRule="auto"/>
              <w:rPr>
                <w:sz w:val="18"/>
                <w:szCs w:val="18"/>
              </w:rPr>
            </w:pPr>
          </w:p>
        </w:tc>
      </w:tr>
      <w:tr w:rsidR="00C37FAA" w:rsidRPr="008826C8" w14:paraId="54ADC549" w14:textId="6B69112A" w:rsidTr="00180820">
        <w:tblPrEx>
          <w:tblW w:w="5000" w:type="pct"/>
          <w:tblLayout w:type="fixed"/>
          <w:tblCellMar>
            <w:top w:w="29" w:type="dxa"/>
            <w:left w:w="58" w:type="dxa"/>
            <w:bottom w:w="29" w:type="dxa"/>
            <w:right w:w="58" w:type="dxa"/>
          </w:tblCellMar>
          <w:tblPrExChange w:id="930"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931" w:author="Raphael Malyankar" w:date="2026-02-02T18:45:00Z" w16du:dateUtc="2026-02-03T01:45:00Z">
            <w:trPr>
              <w:cantSplit/>
            </w:trPr>
          </w:trPrChange>
        </w:trPr>
        <w:tc>
          <w:tcPr>
            <w:tcW w:w="329" w:type="pct"/>
            <w:noWrap/>
            <w:hideMark/>
            <w:tcPrChange w:id="932" w:author="Raphael Malyankar" w:date="2026-02-02T18:45:00Z" w16du:dateUtc="2026-02-03T01:45:00Z">
              <w:tcPr>
                <w:tcW w:w="376" w:type="pct"/>
                <w:noWrap/>
                <w:hideMark/>
              </w:tcPr>
            </w:tcPrChange>
          </w:tcPr>
          <w:p w14:paraId="1D30680E" w14:textId="77777777" w:rsidR="00336DC9" w:rsidRPr="008826C8" w:rsidRDefault="00336DC9" w:rsidP="00336DC9">
            <w:pPr>
              <w:spacing w:before="60" w:after="60" w:line="240" w:lineRule="auto"/>
              <w:rPr>
                <w:sz w:val="18"/>
                <w:szCs w:val="18"/>
              </w:rPr>
            </w:pPr>
            <w:r w:rsidRPr="008826C8">
              <w:rPr>
                <w:sz w:val="18"/>
                <w:szCs w:val="18"/>
              </w:rPr>
              <w:t>100_5052</w:t>
            </w:r>
          </w:p>
        </w:tc>
        <w:tc>
          <w:tcPr>
            <w:tcW w:w="476" w:type="pct"/>
            <w:noWrap/>
            <w:hideMark/>
            <w:tcPrChange w:id="933" w:author="Raphael Malyankar" w:date="2026-02-02T18:45:00Z" w16du:dateUtc="2026-02-03T01:45:00Z">
              <w:tcPr>
                <w:tcW w:w="490" w:type="pct"/>
                <w:noWrap/>
                <w:hideMark/>
              </w:tcPr>
            </w:tcPrChange>
          </w:tcPr>
          <w:p w14:paraId="65149216" w14:textId="77777777" w:rsidR="00336DC9" w:rsidRPr="00F447A6" w:rsidRDefault="00336DC9" w:rsidP="00336DC9">
            <w:pPr>
              <w:spacing w:before="60" w:after="60" w:line="240" w:lineRule="auto"/>
              <w:rPr>
                <w:rFonts w:cs="Arial"/>
                <w:sz w:val="18"/>
                <w:szCs w:val="18"/>
              </w:rPr>
            </w:pPr>
            <w:r w:rsidRPr="00F447A6">
              <w:rPr>
                <w:rFonts w:cs="Arial"/>
                <w:sz w:val="18"/>
                <w:szCs w:val="18"/>
              </w:rPr>
              <w:t>E</w:t>
            </w:r>
          </w:p>
        </w:tc>
        <w:tc>
          <w:tcPr>
            <w:tcW w:w="1699" w:type="pct"/>
            <w:gridSpan w:val="4"/>
            <w:hideMark/>
            <w:tcPrChange w:id="934" w:author="Raphael Malyankar" w:date="2026-02-02T18:45:00Z" w16du:dateUtc="2026-02-03T01:45:00Z">
              <w:tcPr>
                <w:tcW w:w="1252" w:type="pct"/>
                <w:gridSpan w:val="6"/>
                <w:hideMark/>
              </w:tcPr>
            </w:tcPrChange>
          </w:tcPr>
          <w:p w14:paraId="5507DB8B" w14:textId="61596A50" w:rsidR="00336DC9" w:rsidRPr="008826C8" w:rsidRDefault="00336DC9" w:rsidP="00336DC9">
            <w:pPr>
              <w:spacing w:before="60" w:after="60" w:line="240" w:lineRule="auto"/>
              <w:rPr>
                <w:sz w:val="18"/>
                <w:szCs w:val="18"/>
              </w:rPr>
            </w:pPr>
            <w:r w:rsidRPr="008826C8">
              <w:rPr>
                <w:sz w:val="18"/>
                <w:szCs w:val="18"/>
              </w:rPr>
              <w:t>S100_UnitOfMeasure type shall be</w:t>
            </w:r>
            <w:r w:rsidR="008E5FA0">
              <w:rPr>
                <w:sz w:val="18"/>
                <w:szCs w:val="18"/>
              </w:rPr>
              <w:t xml:space="preserve"> </w:t>
            </w:r>
            <w:r w:rsidRPr="008826C8">
              <w:rPr>
                <w:sz w:val="18"/>
                <w:szCs w:val="18"/>
              </w:rPr>
              <w:t xml:space="preserve">realised by the uom property, the value of which should reference to a value defined in a codelist Register which provides the name, definition and symbol. </w:t>
            </w:r>
          </w:p>
        </w:tc>
        <w:tc>
          <w:tcPr>
            <w:tcW w:w="354" w:type="pct"/>
            <w:noWrap/>
            <w:hideMark/>
            <w:tcPrChange w:id="935" w:author="Raphael Malyankar" w:date="2026-02-02T18:45:00Z" w16du:dateUtc="2026-02-03T01:45:00Z">
              <w:tcPr>
                <w:tcW w:w="410" w:type="pct"/>
                <w:gridSpan w:val="2"/>
                <w:noWrap/>
                <w:hideMark/>
              </w:tcPr>
            </w:tcPrChange>
          </w:tcPr>
          <w:p w14:paraId="6D2BC515"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936" w:author="Raphael Malyankar" w:date="2026-02-02T18:45:00Z" w16du:dateUtc="2026-02-03T01:45:00Z">
              <w:tcPr>
                <w:tcW w:w="377" w:type="pct"/>
                <w:gridSpan w:val="4"/>
                <w:hideMark/>
              </w:tcPr>
            </w:tcPrChange>
          </w:tcPr>
          <w:p w14:paraId="43349E68" w14:textId="77777777" w:rsidR="00336DC9" w:rsidRPr="008826C8" w:rsidRDefault="00336DC9" w:rsidP="00336DC9">
            <w:pPr>
              <w:spacing w:before="60" w:after="60" w:line="240" w:lineRule="auto"/>
              <w:rPr>
                <w:sz w:val="18"/>
                <w:szCs w:val="18"/>
              </w:rPr>
            </w:pPr>
            <w:r w:rsidRPr="008826C8">
              <w:rPr>
                <w:sz w:val="18"/>
                <w:szCs w:val="18"/>
              </w:rPr>
              <w:t>10b-8.2.2</w:t>
            </w:r>
          </w:p>
        </w:tc>
        <w:tc>
          <w:tcPr>
            <w:tcW w:w="356" w:type="pct"/>
            <w:gridSpan w:val="3"/>
            <w:tcPrChange w:id="937" w:author="Raphael Malyankar" w:date="2026-02-02T18:45:00Z" w16du:dateUtc="2026-02-03T01:45:00Z">
              <w:tcPr>
                <w:tcW w:w="436" w:type="pct"/>
              </w:tcPr>
            </w:tcPrChange>
          </w:tcPr>
          <w:p w14:paraId="525E464E" w14:textId="77777777" w:rsidR="00336DC9" w:rsidRPr="008826C8" w:rsidRDefault="00336DC9" w:rsidP="00336DC9">
            <w:pPr>
              <w:spacing w:before="60" w:after="60" w:line="240" w:lineRule="auto"/>
              <w:rPr>
                <w:sz w:val="18"/>
                <w:szCs w:val="18"/>
              </w:rPr>
            </w:pPr>
          </w:p>
        </w:tc>
        <w:tc>
          <w:tcPr>
            <w:tcW w:w="1109" w:type="pct"/>
            <w:tcPrChange w:id="938" w:author="Raphael Malyankar" w:date="2026-02-02T18:45:00Z" w16du:dateUtc="2026-02-03T01:45:00Z">
              <w:tcPr>
                <w:tcW w:w="1273" w:type="pct"/>
                <w:gridSpan w:val="2"/>
              </w:tcPr>
            </w:tcPrChange>
          </w:tcPr>
          <w:p w14:paraId="3B328666" w14:textId="6EC99C28" w:rsidR="00336DC9" w:rsidRPr="00030176" w:rsidRDefault="00336DC9" w:rsidP="00336DC9">
            <w:pPr>
              <w:spacing w:before="60" w:after="60" w:line="240" w:lineRule="auto"/>
              <w:rPr>
                <w:sz w:val="18"/>
                <w:szCs w:val="18"/>
                <w:rPrChange w:id="939" w:author="Raphael Malyankar" w:date="2026-02-02T16:42:00Z" w16du:dateUtc="2026-02-02T23:42:00Z">
                  <w:rPr>
                    <w:color w:val="EE0000"/>
                    <w:sz w:val="18"/>
                    <w:szCs w:val="18"/>
                  </w:rPr>
                </w:rPrChange>
              </w:rPr>
            </w:pPr>
            <w:r w:rsidRPr="00030176">
              <w:rPr>
                <w:sz w:val="18"/>
                <w:szCs w:val="18"/>
                <w:rPrChange w:id="940" w:author="Raphael Malyankar" w:date="2026-02-02T16:42:00Z" w16du:dateUtc="2026-02-02T23:42:00Z">
                  <w:rPr>
                    <w:color w:val="EE0000"/>
                    <w:sz w:val="18"/>
                    <w:szCs w:val="18"/>
                  </w:rPr>
                </w:rPrChange>
              </w:rPr>
              <w:t>Amend GML schema</w:t>
            </w:r>
          </w:p>
        </w:tc>
        <w:tc>
          <w:tcPr>
            <w:tcW w:w="311" w:type="pct"/>
            <w:tcPrChange w:id="941" w:author="Raphael Malyankar" w:date="2026-02-02T18:45:00Z" w16du:dateUtc="2026-02-03T01:45:00Z">
              <w:tcPr>
                <w:tcW w:w="386" w:type="pct"/>
              </w:tcPr>
            </w:tcPrChange>
          </w:tcPr>
          <w:p w14:paraId="38C46282" w14:textId="77777777" w:rsidR="00336DC9" w:rsidRPr="008826C8" w:rsidRDefault="00336DC9" w:rsidP="00336DC9">
            <w:pPr>
              <w:spacing w:before="60" w:after="60" w:line="240" w:lineRule="auto"/>
              <w:rPr>
                <w:sz w:val="18"/>
                <w:szCs w:val="18"/>
              </w:rPr>
            </w:pPr>
          </w:p>
        </w:tc>
      </w:tr>
      <w:tr w:rsidR="00C37FAA" w:rsidRPr="008826C8" w14:paraId="21C7957F" w14:textId="6103DE94" w:rsidTr="00180820">
        <w:tblPrEx>
          <w:tblW w:w="5000" w:type="pct"/>
          <w:tblLayout w:type="fixed"/>
          <w:tblCellMar>
            <w:top w:w="29" w:type="dxa"/>
            <w:left w:w="58" w:type="dxa"/>
            <w:bottom w:w="29" w:type="dxa"/>
            <w:right w:w="58" w:type="dxa"/>
          </w:tblCellMar>
          <w:tblPrExChange w:id="942"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943" w:author="Raphael Malyankar" w:date="2026-02-02T18:45:00Z" w16du:dateUtc="2026-02-03T01:45:00Z">
            <w:trPr>
              <w:cantSplit/>
            </w:trPr>
          </w:trPrChange>
        </w:trPr>
        <w:tc>
          <w:tcPr>
            <w:tcW w:w="329" w:type="pct"/>
            <w:noWrap/>
            <w:hideMark/>
            <w:tcPrChange w:id="944" w:author="Raphael Malyankar" w:date="2026-02-02T18:45:00Z" w16du:dateUtc="2026-02-03T01:45:00Z">
              <w:tcPr>
                <w:tcW w:w="376" w:type="pct"/>
                <w:noWrap/>
                <w:hideMark/>
              </w:tcPr>
            </w:tcPrChange>
          </w:tcPr>
          <w:p w14:paraId="297662A1" w14:textId="77777777" w:rsidR="00325481" w:rsidRPr="008826C8" w:rsidRDefault="00325481" w:rsidP="00F21507">
            <w:pPr>
              <w:spacing w:before="60" w:after="60" w:line="240" w:lineRule="auto"/>
              <w:rPr>
                <w:sz w:val="18"/>
                <w:szCs w:val="18"/>
              </w:rPr>
            </w:pPr>
            <w:r w:rsidRPr="008826C8">
              <w:rPr>
                <w:sz w:val="18"/>
                <w:szCs w:val="18"/>
              </w:rPr>
              <w:t>100_5053</w:t>
            </w:r>
          </w:p>
        </w:tc>
        <w:tc>
          <w:tcPr>
            <w:tcW w:w="476" w:type="pct"/>
            <w:noWrap/>
            <w:hideMark/>
            <w:tcPrChange w:id="945" w:author="Raphael Malyankar" w:date="2026-02-02T18:45:00Z" w16du:dateUtc="2026-02-03T01:45:00Z">
              <w:tcPr>
                <w:tcW w:w="490" w:type="pct"/>
                <w:noWrap/>
                <w:hideMark/>
              </w:tcPr>
            </w:tcPrChange>
          </w:tcPr>
          <w:p w14:paraId="3DB27D8D"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946" w:author="Raphael Malyankar" w:date="2026-02-02T18:45:00Z" w16du:dateUtc="2026-02-03T01:45:00Z">
              <w:tcPr>
                <w:tcW w:w="1252" w:type="pct"/>
                <w:gridSpan w:val="6"/>
                <w:hideMark/>
              </w:tcPr>
            </w:tcPrChange>
          </w:tcPr>
          <w:p w14:paraId="799B4810" w14:textId="77777777" w:rsidR="00325481" w:rsidRPr="008826C8" w:rsidRDefault="00325481" w:rsidP="00F21507">
            <w:pPr>
              <w:spacing w:before="60" w:after="60" w:line="240" w:lineRule="auto"/>
              <w:rPr>
                <w:sz w:val="18"/>
                <w:szCs w:val="18"/>
              </w:rPr>
            </w:pPr>
            <w:r w:rsidRPr="008826C8">
              <w:rPr>
                <w:sz w:val="18"/>
                <w:szCs w:val="18"/>
              </w:rPr>
              <w:t xml:space="preserve">The naming convention for Schema types of simple attributes and complex attributes shall have a  defined type name “&lt;Name&gt;Type” where &lt;Name&gt; is the ”code” field  defined in the associated  Feature Catalogue. The “code” field is expected to be compliant with the xs:NCName criteria. </w:t>
            </w:r>
          </w:p>
        </w:tc>
        <w:tc>
          <w:tcPr>
            <w:tcW w:w="354" w:type="pct"/>
            <w:noWrap/>
            <w:hideMark/>
            <w:tcPrChange w:id="947" w:author="Raphael Malyankar" w:date="2026-02-02T18:45:00Z" w16du:dateUtc="2026-02-03T01:45:00Z">
              <w:tcPr>
                <w:tcW w:w="410" w:type="pct"/>
                <w:gridSpan w:val="2"/>
                <w:noWrap/>
                <w:hideMark/>
              </w:tcPr>
            </w:tcPrChange>
          </w:tcPr>
          <w:p w14:paraId="0E4D731B" w14:textId="77777777" w:rsidR="00325481" w:rsidRPr="001B14B8" w:rsidRDefault="00325481" w:rsidP="00F21507">
            <w:pPr>
              <w:spacing w:before="60" w:after="60" w:line="240" w:lineRule="auto"/>
              <w:rPr>
                <w:sz w:val="18"/>
                <w:szCs w:val="18"/>
              </w:rPr>
            </w:pPr>
            <w:r w:rsidRPr="001B14B8">
              <w:rPr>
                <w:sz w:val="18"/>
                <w:szCs w:val="18"/>
              </w:rPr>
              <w:t>Part 10b</w:t>
            </w:r>
          </w:p>
        </w:tc>
        <w:tc>
          <w:tcPr>
            <w:tcW w:w="366" w:type="pct"/>
            <w:hideMark/>
            <w:tcPrChange w:id="948" w:author="Raphael Malyankar" w:date="2026-02-02T18:45:00Z" w16du:dateUtc="2026-02-03T01:45:00Z">
              <w:tcPr>
                <w:tcW w:w="377" w:type="pct"/>
                <w:gridSpan w:val="4"/>
                <w:hideMark/>
              </w:tcPr>
            </w:tcPrChange>
          </w:tcPr>
          <w:p w14:paraId="4C458336" w14:textId="77777777" w:rsidR="00325481" w:rsidRPr="008826C8" w:rsidRDefault="00325481" w:rsidP="00F21507">
            <w:pPr>
              <w:spacing w:before="60" w:after="60" w:line="240" w:lineRule="auto"/>
              <w:rPr>
                <w:sz w:val="18"/>
                <w:szCs w:val="18"/>
              </w:rPr>
            </w:pPr>
            <w:r w:rsidRPr="008826C8">
              <w:rPr>
                <w:sz w:val="18"/>
                <w:szCs w:val="18"/>
              </w:rPr>
              <w:t>10b-8.2.3</w:t>
            </w:r>
          </w:p>
        </w:tc>
        <w:tc>
          <w:tcPr>
            <w:tcW w:w="356" w:type="pct"/>
            <w:gridSpan w:val="3"/>
            <w:tcPrChange w:id="949" w:author="Raphael Malyankar" w:date="2026-02-02T18:45:00Z" w16du:dateUtc="2026-02-03T01:45:00Z">
              <w:tcPr>
                <w:tcW w:w="436" w:type="pct"/>
              </w:tcPr>
            </w:tcPrChange>
          </w:tcPr>
          <w:p w14:paraId="19407019" w14:textId="77777777" w:rsidR="00325481" w:rsidRPr="008826C8" w:rsidRDefault="00325481" w:rsidP="00F21507">
            <w:pPr>
              <w:spacing w:before="60" w:after="60" w:line="240" w:lineRule="auto"/>
              <w:rPr>
                <w:sz w:val="18"/>
                <w:szCs w:val="18"/>
              </w:rPr>
            </w:pPr>
          </w:p>
        </w:tc>
        <w:tc>
          <w:tcPr>
            <w:tcW w:w="1109" w:type="pct"/>
            <w:tcPrChange w:id="950" w:author="Raphael Malyankar" w:date="2026-02-02T18:45:00Z" w16du:dateUtc="2026-02-03T01:45:00Z">
              <w:tcPr>
                <w:tcW w:w="1273" w:type="pct"/>
                <w:gridSpan w:val="2"/>
              </w:tcPr>
            </w:tcPrChange>
          </w:tcPr>
          <w:p w14:paraId="63B64B3B" w14:textId="4F2659B0" w:rsidR="00325481" w:rsidRPr="00030176" w:rsidRDefault="00336DC9" w:rsidP="00F21507">
            <w:pPr>
              <w:spacing w:before="60" w:after="60" w:line="240" w:lineRule="auto"/>
              <w:rPr>
                <w:sz w:val="18"/>
                <w:szCs w:val="18"/>
                <w:rPrChange w:id="951" w:author="Raphael Malyankar" w:date="2026-02-02T16:42:00Z" w16du:dateUtc="2026-02-02T23:42:00Z">
                  <w:rPr>
                    <w:color w:val="EE0000"/>
                    <w:sz w:val="18"/>
                    <w:szCs w:val="18"/>
                  </w:rPr>
                </w:rPrChange>
              </w:rPr>
            </w:pPr>
            <w:r w:rsidRPr="00030176">
              <w:rPr>
                <w:sz w:val="18"/>
                <w:szCs w:val="18"/>
                <w:rPrChange w:id="952" w:author="Raphael Malyankar" w:date="2026-02-02T16:42:00Z" w16du:dateUtc="2026-02-02T23:42:00Z">
                  <w:rPr>
                    <w:color w:val="EE0000"/>
                    <w:sz w:val="18"/>
                    <w:szCs w:val="18"/>
                  </w:rPr>
                </w:rPrChange>
              </w:rPr>
              <w:t>Amend GML schema</w:t>
            </w:r>
          </w:p>
        </w:tc>
        <w:tc>
          <w:tcPr>
            <w:tcW w:w="311" w:type="pct"/>
            <w:tcPrChange w:id="953" w:author="Raphael Malyankar" w:date="2026-02-02T18:45:00Z" w16du:dateUtc="2026-02-03T01:45:00Z">
              <w:tcPr>
                <w:tcW w:w="386" w:type="pct"/>
              </w:tcPr>
            </w:tcPrChange>
          </w:tcPr>
          <w:p w14:paraId="6C7ECD4C" w14:textId="77777777" w:rsidR="00325481" w:rsidRPr="008826C8" w:rsidRDefault="00325481" w:rsidP="00F21507">
            <w:pPr>
              <w:spacing w:before="60" w:after="60" w:line="240" w:lineRule="auto"/>
              <w:rPr>
                <w:sz w:val="18"/>
                <w:szCs w:val="18"/>
              </w:rPr>
            </w:pPr>
          </w:p>
        </w:tc>
      </w:tr>
      <w:tr w:rsidR="00C37FAA" w:rsidRPr="008826C8" w14:paraId="289C3649" w14:textId="5796CE46" w:rsidTr="00180820">
        <w:tblPrEx>
          <w:tblW w:w="5000" w:type="pct"/>
          <w:tblLayout w:type="fixed"/>
          <w:tblCellMar>
            <w:top w:w="29" w:type="dxa"/>
            <w:left w:w="58" w:type="dxa"/>
            <w:bottom w:w="29" w:type="dxa"/>
            <w:right w:w="58" w:type="dxa"/>
          </w:tblCellMar>
          <w:tblPrExChange w:id="95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955" w:author="Raphael Malyankar" w:date="2026-02-02T18:45:00Z" w16du:dateUtc="2026-02-03T01:45:00Z">
            <w:trPr>
              <w:cantSplit/>
            </w:trPr>
          </w:trPrChange>
        </w:trPr>
        <w:tc>
          <w:tcPr>
            <w:tcW w:w="329" w:type="pct"/>
            <w:noWrap/>
            <w:hideMark/>
            <w:tcPrChange w:id="956" w:author="Raphael Malyankar" w:date="2026-02-02T18:45:00Z" w16du:dateUtc="2026-02-03T01:45:00Z">
              <w:tcPr>
                <w:tcW w:w="376" w:type="pct"/>
                <w:noWrap/>
                <w:hideMark/>
              </w:tcPr>
            </w:tcPrChange>
          </w:tcPr>
          <w:p w14:paraId="00BEEBAD" w14:textId="77777777" w:rsidR="00325481" w:rsidRPr="00E95DF4" w:rsidRDefault="00325481" w:rsidP="00F21507">
            <w:pPr>
              <w:spacing w:before="60" w:after="60" w:line="240" w:lineRule="auto"/>
              <w:rPr>
                <w:strike/>
                <w:sz w:val="18"/>
                <w:szCs w:val="18"/>
                <w:rPrChange w:id="957" w:author="Raphael Malyankar" w:date="2026-02-02T16:56:00Z" w16du:dateUtc="2026-02-02T23:56:00Z">
                  <w:rPr>
                    <w:sz w:val="18"/>
                    <w:szCs w:val="18"/>
                  </w:rPr>
                </w:rPrChange>
              </w:rPr>
            </w:pPr>
            <w:r w:rsidRPr="00E95DF4">
              <w:rPr>
                <w:strike/>
                <w:sz w:val="18"/>
                <w:szCs w:val="18"/>
                <w:rPrChange w:id="958" w:author="Raphael Malyankar" w:date="2026-02-02T16:56:00Z" w16du:dateUtc="2026-02-02T23:56:00Z">
                  <w:rPr>
                    <w:sz w:val="18"/>
                    <w:szCs w:val="18"/>
                  </w:rPr>
                </w:rPrChange>
              </w:rPr>
              <w:t>100_5054</w:t>
            </w:r>
          </w:p>
        </w:tc>
        <w:tc>
          <w:tcPr>
            <w:tcW w:w="476" w:type="pct"/>
            <w:noWrap/>
            <w:hideMark/>
            <w:tcPrChange w:id="959" w:author="Raphael Malyankar" w:date="2026-02-02T18:45:00Z" w16du:dateUtc="2026-02-03T01:45:00Z">
              <w:tcPr>
                <w:tcW w:w="490" w:type="pct"/>
                <w:noWrap/>
                <w:hideMark/>
              </w:tcPr>
            </w:tcPrChange>
          </w:tcPr>
          <w:p w14:paraId="37640AB7" w14:textId="77777777" w:rsidR="00325481" w:rsidRPr="00E95DF4" w:rsidRDefault="00325481" w:rsidP="00F21507">
            <w:pPr>
              <w:spacing w:before="60" w:after="60" w:line="240" w:lineRule="auto"/>
              <w:rPr>
                <w:rFonts w:cs="Arial"/>
                <w:strike/>
                <w:sz w:val="18"/>
                <w:szCs w:val="18"/>
                <w:rPrChange w:id="960" w:author="Raphael Malyankar" w:date="2026-02-02T16:56:00Z" w16du:dateUtc="2026-02-02T23:56:00Z">
                  <w:rPr>
                    <w:rFonts w:cs="Arial"/>
                    <w:sz w:val="18"/>
                    <w:szCs w:val="18"/>
                  </w:rPr>
                </w:rPrChange>
              </w:rPr>
            </w:pPr>
            <w:r w:rsidRPr="00E95DF4">
              <w:rPr>
                <w:rFonts w:cs="Arial"/>
                <w:strike/>
                <w:sz w:val="18"/>
                <w:szCs w:val="18"/>
                <w:rPrChange w:id="961" w:author="Raphael Malyankar" w:date="2026-02-02T16:56:00Z" w16du:dateUtc="2026-02-02T23:56:00Z">
                  <w:rPr>
                    <w:rFonts w:cs="Arial"/>
                    <w:sz w:val="18"/>
                    <w:szCs w:val="18"/>
                  </w:rPr>
                </w:rPrChange>
              </w:rPr>
              <w:t>E</w:t>
            </w:r>
          </w:p>
        </w:tc>
        <w:tc>
          <w:tcPr>
            <w:tcW w:w="1699" w:type="pct"/>
            <w:gridSpan w:val="4"/>
            <w:hideMark/>
            <w:tcPrChange w:id="962" w:author="Raphael Malyankar" w:date="2026-02-02T18:45:00Z" w16du:dateUtc="2026-02-03T01:45:00Z">
              <w:tcPr>
                <w:tcW w:w="1252" w:type="pct"/>
                <w:gridSpan w:val="6"/>
                <w:hideMark/>
              </w:tcPr>
            </w:tcPrChange>
          </w:tcPr>
          <w:p w14:paraId="3E9436E3" w14:textId="77777777" w:rsidR="00325481" w:rsidRPr="00E95DF4" w:rsidRDefault="00325481" w:rsidP="00F21507">
            <w:pPr>
              <w:spacing w:before="60" w:after="60" w:line="240" w:lineRule="auto"/>
              <w:rPr>
                <w:strike/>
                <w:sz w:val="18"/>
                <w:szCs w:val="18"/>
                <w:rPrChange w:id="963" w:author="Raphael Malyankar" w:date="2026-02-02T16:56:00Z" w16du:dateUtc="2026-02-02T23:56:00Z">
                  <w:rPr>
                    <w:sz w:val="18"/>
                    <w:szCs w:val="18"/>
                  </w:rPr>
                </w:rPrChange>
              </w:rPr>
            </w:pPr>
            <w:r w:rsidRPr="00E95DF4">
              <w:rPr>
                <w:strike/>
                <w:sz w:val="18"/>
                <w:szCs w:val="18"/>
                <w:rPrChange w:id="964" w:author="Raphael Malyankar" w:date="2026-02-02T16:56:00Z" w16du:dateUtc="2026-02-02T23:56:00Z">
                  <w:rPr>
                    <w:sz w:val="18"/>
                    <w:szCs w:val="18"/>
                  </w:rPr>
                </w:rPrChange>
              </w:rPr>
              <w:t>For S-100 enumeration or S-100 codelist attributes, datasets must use the code and label of the listed value as encoded in the Feature Catalogue.</w:t>
            </w:r>
          </w:p>
        </w:tc>
        <w:tc>
          <w:tcPr>
            <w:tcW w:w="354" w:type="pct"/>
            <w:noWrap/>
            <w:hideMark/>
            <w:tcPrChange w:id="965" w:author="Raphael Malyankar" w:date="2026-02-02T18:45:00Z" w16du:dateUtc="2026-02-03T01:45:00Z">
              <w:tcPr>
                <w:tcW w:w="410" w:type="pct"/>
                <w:gridSpan w:val="2"/>
                <w:noWrap/>
                <w:hideMark/>
              </w:tcPr>
            </w:tcPrChange>
          </w:tcPr>
          <w:p w14:paraId="48274FD1" w14:textId="77777777" w:rsidR="00325481" w:rsidRPr="00E95DF4" w:rsidRDefault="00325481" w:rsidP="00F21507">
            <w:pPr>
              <w:spacing w:before="60" w:after="60" w:line="240" w:lineRule="auto"/>
              <w:rPr>
                <w:strike/>
                <w:sz w:val="18"/>
                <w:szCs w:val="18"/>
                <w:rPrChange w:id="966" w:author="Raphael Malyankar" w:date="2026-02-02T16:56:00Z" w16du:dateUtc="2026-02-02T23:56:00Z">
                  <w:rPr>
                    <w:sz w:val="18"/>
                    <w:szCs w:val="18"/>
                  </w:rPr>
                </w:rPrChange>
              </w:rPr>
            </w:pPr>
            <w:r w:rsidRPr="00E95DF4">
              <w:rPr>
                <w:strike/>
                <w:sz w:val="18"/>
                <w:szCs w:val="18"/>
                <w:rPrChange w:id="967" w:author="Raphael Malyankar" w:date="2026-02-02T16:56:00Z" w16du:dateUtc="2026-02-02T23:56:00Z">
                  <w:rPr>
                    <w:sz w:val="18"/>
                    <w:szCs w:val="18"/>
                  </w:rPr>
                </w:rPrChange>
              </w:rPr>
              <w:t>Part 10b</w:t>
            </w:r>
          </w:p>
        </w:tc>
        <w:tc>
          <w:tcPr>
            <w:tcW w:w="366" w:type="pct"/>
            <w:hideMark/>
            <w:tcPrChange w:id="968" w:author="Raphael Malyankar" w:date="2026-02-02T18:45:00Z" w16du:dateUtc="2026-02-03T01:45:00Z">
              <w:tcPr>
                <w:tcW w:w="377" w:type="pct"/>
                <w:gridSpan w:val="4"/>
                <w:hideMark/>
              </w:tcPr>
            </w:tcPrChange>
          </w:tcPr>
          <w:p w14:paraId="272DF1A6" w14:textId="77777777" w:rsidR="00325481" w:rsidRPr="00E95DF4" w:rsidRDefault="00325481" w:rsidP="00F21507">
            <w:pPr>
              <w:spacing w:before="60" w:after="60" w:line="240" w:lineRule="auto"/>
              <w:rPr>
                <w:strike/>
                <w:sz w:val="18"/>
                <w:szCs w:val="18"/>
                <w:rPrChange w:id="969" w:author="Raphael Malyankar" w:date="2026-02-02T16:56:00Z" w16du:dateUtc="2026-02-02T23:56:00Z">
                  <w:rPr>
                    <w:sz w:val="18"/>
                    <w:szCs w:val="18"/>
                  </w:rPr>
                </w:rPrChange>
              </w:rPr>
            </w:pPr>
            <w:r w:rsidRPr="00E95DF4">
              <w:rPr>
                <w:strike/>
                <w:sz w:val="18"/>
                <w:szCs w:val="18"/>
                <w:rPrChange w:id="970" w:author="Raphael Malyankar" w:date="2026-02-02T16:56:00Z" w16du:dateUtc="2026-02-02T23:56:00Z">
                  <w:rPr>
                    <w:sz w:val="18"/>
                    <w:szCs w:val="18"/>
                  </w:rPr>
                </w:rPrChange>
              </w:rPr>
              <w:t>10b-8.2.3</w:t>
            </w:r>
          </w:p>
        </w:tc>
        <w:tc>
          <w:tcPr>
            <w:tcW w:w="356" w:type="pct"/>
            <w:gridSpan w:val="3"/>
            <w:tcPrChange w:id="971" w:author="Raphael Malyankar" w:date="2026-02-02T18:45:00Z" w16du:dateUtc="2026-02-03T01:45:00Z">
              <w:tcPr>
                <w:tcW w:w="436" w:type="pct"/>
              </w:tcPr>
            </w:tcPrChange>
          </w:tcPr>
          <w:p w14:paraId="57F931FD" w14:textId="77777777" w:rsidR="00325481" w:rsidRPr="00E95DF4" w:rsidRDefault="00325481" w:rsidP="00F21507">
            <w:pPr>
              <w:spacing w:before="60" w:after="60" w:line="240" w:lineRule="auto"/>
              <w:rPr>
                <w:strike/>
                <w:sz w:val="18"/>
                <w:szCs w:val="18"/>
                <w:rPrChange w:id="972" w:author="Raphael Malyankar" w:date="2026-02-02T16:56:00Z" w16du:dateUtc="2026-02-02T23:56:00Z">
                  <w:rPr>
                    <w:sz w:val="18"/>
                    <w:szCs w:val="18"/>
                  </w:rPr>
                </w:rPrChange>
              </w:rPr>
            </w:pPr>
          </w:p>
        </w:tc>
        <w:tc>
          <w:tcPr>
            <w:tcW w:w="1109" w:type="pct"/>
            <w:tcPrChange w:id="973" w:author="Raphael Malyankar" w:date="2026-02-02T18:45:00Z" w16du:dateUtc="2026-02-03T01:45:00Z">
              <w:tcPr>
                <w:tcW w:w="1273" w:type="pct"/>
                <w:gridSpan w:val="2"/>
              </w:tcPr>
            </w:tcPrChange>
          </w:tcPr>
          <w:p w14:paraId="6DBACAF2" w14:textId="77777777" w:rsidR="00325481" w:rsidRPr="00E95DF4" w:rsidRDefault="00336DC9" w:rsidP="00F21507">
            <w:pPr>
              <w:spacing w:before="60" w:after="60" w:line="240" w:lineRule="auto"/>
              <w:rPr>
                <w:strike/>
                <w:sz w:val="18"/>
                <w:szCs w:val="18"/>
                <w:rPrChange w:id="974" w:author="Raphael Malyankar" w:date="2026-02-02T16:56:00Z" w16du:dateUtc="2026-02-02T23:56:00Z">
                  <w:rPr>
                    <w:color w:val="EE0000"/>
                    <w:sz w:val="18"/>
                    <w:szCs w:val="18"/>
                  </w:rPr>
                </w:rPrChange>
              </w:rPr>
            </w:pPr>
            <w:r w:rsidRPr="00E95DF4">
              <w:rPr>
                <w:strike/>
                <w:sz w:val="18"/>
                <w:szCs w:val="18"/>
                <w:rPrChange w:id="975" w:author="Raphael Malyankar" w:date="2026-02-02T16:56:00Z" w16du:dateUtc="2026-02-02T23:56:00Z">
                  <w:rPr>
                    <w:color w:val="EE0000"/>
                    <w:sz w:val="18"/>
                    <w:szCs w:val="18"/>
                  </w:rPr>
                </w:rPrChange>
              </w:rPr>
              <w:t>Amend GML schema</w:t>
            </w:r>
          </w:p>
          <w:p w14:paraId="027BB40A" w14:textId="05498180" w:rsidR="00C37FAA" w:rsidRPr="00E95DF4" w:rsidRDefault="00C37FAA" w:rsidP="00F21507">
            <w:pPr>
              <w:spacing w:before="60" w:after="60" w:line="240" w:lineRule="auto"/>
              <w:rPr>
                <w:strike/>
                <w:sz w:val="18"/>
                <w:szCs w:val="18"/>
                <w:rPrChange w:id="976" w:author="Raphael Malyankar" w:date="2026-02-02T16:56:00Z" w16du:dateUtc="2026-02-02T23:56:00Z">
                  <w:rPr>
                    <w:color w:val="EE0000"/>
                    <w:sz w:val="18"/>
                    <w:szCs w:val="18"/>
                  </w:rPr>
                </w:rPrChange>
              </w:rPr>
            </w:pPr>
            <w:r w:rsidRPr="00E95DF4">
              <w:rPr>
                <w:strike/>
                <w:sz w:val="18"/>
                <w:szCs w:val="18"/>
                <w:rPrChange w:id="977" w:author="Raphael Malyankar" w:date="2026-02-02T16:56:00Z" w16du:dateUtc="2026-02-02T23:56:00Z">
                  <w:rPr>
                    <w:color w:val="EE0000"/>
                    <w:sz w:val="18"/>
                    <w:szCs w:val="18"/>
                  </w:rPr>
                </w:rPrChange>
              </w:rPr>
              <w:t>(Potential duplicate?)</w:t>
            </w:r>
          </w:p>
        </w:tc>
        <w:tc>
          <w:tcPr>
            <w:tcW w:w="311" w:type="pct"/>
            <w:tcPrChange w:id="978" w:author="Raphael Malyankar" w:date="2026-02-02T18:45:00Z" w16du:dateUtc="2026-02-03T01:45:00Z">
              <w:tcPr>
                <w:tcW w:w="386" w:type="pct"/>
              </w:tcPr>
            </w:tcPrChange>
          </w:tcPr>
          <w:p w14:paraId="4F744266" w14:textId="77777777" w:rsidR="00325481" w:rsidRPr="00E95DF4" w:rsidRDefault="00325481" w:rsidP="00F21507">
            <w:pPr>
              <w:spacing w:before="60" w:after="60" w:line="240" w:lineRule="auto"/>
              <w:rPr>
                <w:strike/>
                <w:sz w:val="18"/>
                <w:szCs w:val="18"/>
                <w:rPrChange w:id="979" w:author="Raphael Malyankar" w:date="2026-02-02T16:56:00Z" w16du:dateUtc="2026-02-02T23:56:00Z">
                  <w:rPr>
                    <w:sz w:val="18"/>
                    <w:szCs w:val="18"/>
                  </w:rPr>
                </w:rPrChange>
              </w:rPr>
            </w:pPr>
          </w:p>
        </w:tc>
      </w:tr>
      <w:tr w:rsidR="00C37FAA" w:rsidRPr="008826C8" w14:paraId="2832998E" w14:textId="3A241D45" w:rsidTr="00180820">
        <w:tblPrEx>
          <w:tblW w:w="5000" w:type="pct"/>
          <w:tblLayout w:type="fixed"/>
          <w:tblCellMar>
            <w:top w:w="29" w:type="dxa"/>
            <w:left w:w="58" w:type="dxa"/>
            <w:bottom w:w="29" w:type="dxa"/>
            <w:right w:w="58" w:type="dxa"/>
          </w:tblCellMar>
          <w:tblPrExChange w:id="980"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981" w:author="Raphael Malyankar" w:date="2026-02-02T18:45:00Z" w16du:dateUtc="2026-02-03T01:45:00Z">
            <w:trPr>
              <w:cantSplit/>
            </w:trPr>
          </w:trPrChange>
        </w:trPr>
        <w:tc>
          <w:tcPr>
            <w:tcW w:w="329" w:type="pct"/>
            <w:noWrap/>
            <w:hideMark/>
            <w:tcPrChange w:id="982" w:author="Raphael Malyankar" w:date="2026-02-02T18:45:00Z" w16du:dateUtc="2026-02-03T01:45:00Z">
              <w:tcPr>
                <w:tcW w:w="376" w:type="pct"/>
                <w:noWrap/>
                <w:hideMark/>
              </w:tcPr>
            </w:tcPrChange>
          </w:tcPr>
          <w:p w14:paraId="0BDB6537" w14:textId="77777777" w:rsidR="00325481" w:rsidRPr="008826C8" w:rsidRDefault="00325481" w:rsidP="00F21507">
            <w:pPr>
              <w:spacing w:before="60" w:after="60" w:line="240" w:lineRule="auto"/>
              <w:rPr>
                <w:sz w:val="18"/>
                <w:szCs w:val="18"/>
              </w:rPr>
            </w:pPr>
            <w:r w:rsidRPr="008826C8">
              <w:rPr>
                <w:sz w:val="18"/>
                <w:szCs w:val="18"/>
              </w:rPr>
              <w:t>100_5055</w:t>
            </w:r>
          </w:p>
        </w:tc>
        <w:tc>
          <w:tcPr>
            <w:tcW w:w="476" w:type="pct"/>
            <w:noWrap/>
            <w:hideMark/>
            <w:tcPrChange w:id="983" w:author="Raphael Malyankar" w:date="2026-02-02T18:45:00Z" w16du:dateUtc="2026-02-03T01:45:00Z">
              <w:tcPr>
                <w:tcW w:w="490" w:type="pct"/>
                <w:noWrap/>
                <w:hideMark/>
              </w:tcPr>
            </w:tcPrChange>
          </w:tcPr>
          <w:p w14:paraId="7AC6A886"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984" w:author="Raphael Malyankar" w:date="2026-02-02T18:45:00Z" w16du:dateUtc="2026-02-03T01:45:00Z">
              <w:tcPr>
                <w:tcW w:w="1252" w:type="pct"/>
                <w:gridSpan w:val="6"/>
                <w:hideMark/>
              </w:tcPr>
            </w:tcPrChange>
          </w:tcPr>
          <w:p w14:paraId="444CFCF5" w14:textId="755BF46F" w:rsidR="00325481" w:rsidRPr="008826C8" w:rsidRDefault="00325481" w:rsidP="00F21507">
            <w:pPr>
              <w:spacing w:before="60" w:after="60" w:line="240" w:lineRule="auto"/>
              <w:rPr>
                <w:sz w:val="18"/>
                <w:szCs w:val="18"/>
              </w:rPr>
            </w:pPr>
            <w:r w:rsidRPr="008826C8">
              <w:rPr>
                <w:sz w:val="18"/>
                <w:szCs w:val="18"/>
              </w:rPr>
              <w:t xml:space="preserve">Enumerations </w:t>
            </w:r>
            <w:ins w:id="985" w:author="Raphael Malyankar" w:date="2026-02-02T16:48:00Z" w16du:dateUtc="2026-02-02T23:48:00Z">
              <w:r w:rsidR="009C5B4C">
                <w:rPr>
                  <w:sz w:val="18"/>
                  <w:szCs w:val="18"/>
                </w:rPr>
                <w:t xml:space="preserve">and codelist attributes </w:t>
              </w:r>
            </w:ins>
            <w:r w:rsidRPr="008826C8">
              <w:rPr>
                <w:sz w:val="18"/>
                <w:szCs w:val="18"/>
              </w:rPr>
              <w:t xml:space="preserve">shall be constructed </w:t>
            </w:r>
            <w:ins w:id="986" w:author="Raphael Malyankar" w:date="2026-02-02T16:49:00Z" w16du:dateUtc="2026-02-02T23:49:00Z">
              <w:r w:rsidR="009C5B4C">
                <w:rPr>
                  <w:sz w:val="18"/>
                  <w:szCs w:val="18"/>
                </w:rPr>
                <w:t xml:space="preserve">as specified in 10b-8.2.4 </w:t>
              </w:r>
            </w:ins>
            <w:r w:rsidRPr="008826C8">
              <w:rPr>
                <w:sz w:val="18"/>
                <w:szCs w:val="18"/>
              </w:rPr>
              <w:t>using a combination of restricted simple types for the code and label</w:t>
            </w:r>
            <w:ins w:id="987" w:author="Raphael Malyankar" w:date="2026-02-02T16:46:00Z" w16du:dateUtc="2026-02-02T23:46:00Z">
              <w:r w:rsidR="00030176">
                <w:rPr>
                  <w:sz w:val="18"/>
                  <w:szCs w:val="18"/>
                </w:rPr>
                <w:t xml:space="preserve"> </w:t>
              </w:r>
            </w:ins>
            <w:ins w:id="988" w:author="Raphael Malyankar" w:date="2026-02-02T16:47:00Z" w16du:dateUtc="2026-02-02T23:47:00Z">
              <w:r w:rsidR="009C5B4C">
                <w:rPr>
                  <w:sz w:val="18"/>
                  <w:szCs w:val="18"/>
                </w:rPr>
                <w:t xml:space="preserve">of listed values </w:t>
              </w:r>
            </w:ins>
            <w:ins w:id="989" w:author="Raphael Malyankar" w:date="2026-02-02T16:49:00Z" w16du:dateUtc="2026-02-02T23:49:00Z">
              <w:r w:rsidR="009C5B4C">
                <w:rPr>
                  <w:sz w:val="18"/>
                  <w:szCs w:val="18"/>
                </w:rPr>
                <w:t>provided</w:t>
              </w:r>
            </w:ins>
            <w:ins w:id="990" w:author="Raphael Malyankar" w:date="2026-02-02T16:47:00Z" w16du:dateUtc="2026-02-02T23:47:00Z">
              <w:r w:rsidR="009C5B4C">
                <w:rPr>
                  <w:sz w:val="18"/>
                  <w:szCs w:val="18"/>
                </w:rPr>
                <w:t xml:space="preserve"> in the Feature Catalogue</w:t>
              </w:r>
            </w:ins>
            <w:r w:rsidRPr="008826C8">
              <w:rPr>
                <w:sz w:val="18"/>
                <w:szCs w:val="18"/>
              </w:rPr>
              <w:t>.</w:t>
            </w:r>
          </w:p>
        </w:tc>
        <w:tc>
          <w:tcPr>
            <w:tcW w:w="354" w:type="pct"/>
            <w:noWrap/>
            <w:hideMark/>
            <w:tcPrChange w:id="991" w:author="Raphael Malyankar" w:date="2026-02-02T18:45:00Z" w16du:dateUtc="2026-02-03T01:45:00Z">
              <w:tcPr>
                <w:tcW w:w="410" w:type="pct"/>
                <w:gridSpan w:val="2"/>
                <w:noWrap/>
                <w:hideMark/>
              </w:tcPr>
            </w:tcPrChange>
          </w:tcPr>
          <w:p w14:paraId="502691FF" w14:textId="77777777" w:rsidR="00325481" w:rsidRPr="001B14B8" w:rsidRDefault="00325481" w:rsidP="00F21507">
            <w:pPr>
              <w:spacing w:before="60" w:after="60" w:line="240" w:lineRule="auto"/>
              <w:rPr>
                <w:sz w:val="18"/>
                <w:szCs w:val="18"/>
              </w:rPr>
            </w:pPr>
            <w:r w:rsidRPr="001B14B8">
              <w:rPr>
                <w:sz w:val="18"/>
                <w:szCs w:val="18"/>
              </w:rPr>
              <w:t>Part 10b</w:t>
            </w:r>
          </w:p>
        </w:tc>
        <w:tc>
          <w:tcPr>
            <w:tcW w:w="366" w:type="pct"/>
            <w:hideMark/>
            <w:tcPrChange w:id="992" w:author="Raphael Malyankar" w:date="2026-02-02T18:45:00Z" w16du:dateUtc="2026-02-03T01:45:00Z">
              <w:tcPr>
                <w:tcW w:w="377" w:type="pct"/>
                <w:gridSpan w:val="4"/>
                <w:hideMark/>
              </w:tcPr>
            </w:tcPrChange>
          </w:tcPr>
          <w:p w14:paraId="72BBC2F1" w14:textId="77777777" w:rsidR="00325481" w:rsidRPr="008826C8" w:rsidRDefault="00325481" w:rsidP="00F21507">
            <w:pPr>
              <w:spacing w:before="60" w:after="60" w:line="240" w:lineRule="auto"/>
              <w:rPr>
                <w:sz w:val="18"/>
                <w:szCs w:val="18"/>
              </w:rPr>
            </w:pPr>
            <w:r w:rsidRPr="008826C8">
              <w:rPr>
                <w:sz w:val="18"/>
                <w:szCs w:val="18"/>
              </w:rPr>
              <w:t>10b-8.2.4</w:t>
            </w:r>
          </w:p>
        </w:tc>
        <w:tc>
          <w:tcPr>
            <w:tcW w:w="356" w:type="pct"/>
            <w:gridSpan w:val="3"/>
            <w:tcPrChange w:id="993" w:author="Raphael Malyankar" w:date="2026-02-02T18:45:00Z" w16du:dateUtc="2026-02-03T01:45:00Z">
              <w:tcPr>
                <w:tcW w:w="436" w:type="pct"/>
              </w:tcPr>
            </w:tcPrChange>
          </w:tcPr>
          <w:p w14:paraId="241E1C5C" w14:textId="77777777" w:rsidR="00325481" w:rsidRPr="008826C8" w:rsidRDefault="00325481" w:rsidP="00F21507">
            <w:pPr>
              <w:spacing w:before="60" w:after="60" w:line="240" w:lineRule="auto"/>
              <w:rPr>
                <w:sz w:val="18"/>
                <w:szCs w:val="18"/>
              </w:rPr>
            </w:pPr>
          </w:p>
        </w:tc>
        <w:tc>
          <w:tcPr>
            <w:tcW w:w="1109" w:type="pct"/>
            <w:tcPrChange w:id="994" w:author="Raphael Malyankar" w:date="2026-02-02T18:45:00Z" w16du:dateUtc="2026-02-03T01:45:00Z">
              <w:tcPr>
                <w:tcW w:w="1273" w:type="pct"/>
                <w:gridSpan w:val="2"/>
              </w:tcPr>
            </w:tcPrChange>
          </w:tcPr>
          <w:p w14:paraId="3F7509CF" w14:textId="77777777" w:rsidR="00325481" w:rsidRPr="00030176" w:rsidDel="00030176" w:rsidRDefault="00336DC9" w:rsidP="00F21507">
            <w:pPr>
              <w:spacing w:before="60" w:after="60" w:line="240" w:lineRule="auto"/>
              <w:rPr>
                <w:del w:id="995" w:author="Raphael Malyankar" w:date="2026-02-02T16:45:00Z" w16du:dateUtc="2026-02-02T23:45:00Z"/>
                <w:sz w:val="18"/>
                <w:szCs w:val="18"/>
                <w:rPrChange w:id="996" w:author="Raphael Malyankar" w:date="2026-02-02T16:42:00Z" w16du:dateUtc="2026-02-02T23:42:00Z">
                  <w:rPr>
                    <w:del w:id="997" w:author="Raphael Malyankar" w:date="2026-02-02T16:45:00Z" w16du:dateUtc="2026-02-02T23:45:00Z"/>
                    <w:color w:val="EE0000"/>
                    <w:sz w:val="18"/>
                    <w:szCs w:val="18"/>
                  </w:rPr>
                </w:rPrChange>
              </w:rPr>
            </w:pPr>
            <w:r w:rsidRPr="00030176">
              <w:rPr>
                <w:sz w:val="18"/>
                <w:szCs w:val="18"/>
                <w:rPrChange w:id="998" w:author="Raphael Malyankar" w:date="2026-02-02T16:42:00Z" w16du:dateUtc="2026-02-02T23:42:00Z">
                  <w:rPr>
                    <w:color w:val="EE0000"/>
                    <w:sz w:val="18"/>
                    <w:szCs w:val="18"/>
                  </w:rPr>
                </w:rPrChange>
              </w:rPr>
              <w:t>Amend GML schema</w:t>
            </w:r>
          </w:p>
          <w:p w14:paraId="1F0EF07E" w14:textId="06F17976" w:rsidR="00C37FAA" w:rsidRPr="00030176" w:rsidRDefault="00C37FAA" w:rsidP="00F21507">
            <w:pPr>
              <w:spacing w:before="60" w:after="60" w:line="240" w:lineRule="auto"/>
              <w:rPr>
                <w:sz w:val="18"/>
                <w:szCs w:val="18"/>
                <w:rPrChange w:id="999" w:author="Raphael Malyankar" w:date="2026-02-02T16:42:00Z" w16du:dateUtc="2026-02-02T23:42:00Z">
                  <w:rPr>
                    <w:color w:val="EE0000"/>
                    <w:sz w:val="18"/>
                    <w:szCs w:val="18"/>
                  </w:rPr>
                </w:rPrChange>
              </w:rPr>
            </w:pPr>
            <w:del w:id="1000" w:author="Raphael Malyankar" w:date="2026-02-02T16:45:00Z" w16du:dateUtc="2026-02-02T23:45:00Z">
              <w:r w:rsidRPr="00030176" w:rsidDel="00030176">
                <w:rPr>
                  <w:sz w:val="18"/>
                  <w:szCs w:val="18"/>
                  <w:rPrChange w:id="1001" w:author="Raphael Malyankar" w:date="2026-02-02T16:42:00Z" w16du:dateUtc="2026-02-02T23:42:00Z">
                    <w:rPr>
                      <w:color w:val="EE0000"/>
                      <w:sz w:val="18"/>
                      <w:szCs w:val="18"/>
                    </w:rPr>
                  </w:rPrChange>
                </w:rPr>
                <w:delText>(Potential duplicate?)</w:delText>
              </w:r>
            </w:del>
          </w:p>
        </w:tc>
        <w:tc>
          <w:tcPr>
            <w:tcW w:w="311" w:type="pct"/>
            <w:tcPrChange w:id="1002" w:author="Raphael Malyankar" w:date="2026-02-02T18:45:00Z" w16du:dateUtc="2026-02-03T01:45:00Z">
              <w:tcPr>
                <w:tcW w:w="386" w:type="pct"/>
              </w:tcPr>
            </w:tcPrChange>
          </w:tcPr>
          <w:p w14:paraId="1683AE38" w14:textId="77777777" w:rsidR="00325481" w:rsidRPr="008826C8" w:rsidRDefault="00325481" w:rsidP="00F21507">
            <w:pPr>
              <w:spacing w:before="60" w:after="60" w:line="240" w:lineRule="auto"/>
              <w:rPr>
                <w:sz w:val="18"/>
                <w:szCs w:val="18"/>
              </w:rPr>
            </w:pPr>
          </w:p>
        </w:tc>
      </w:tr>
      <w:tr w:rsidR="00C37FAA" w:rsidRPr="008826C8" w14:paraId="5936414E" w14:textId="54BF5F21" w:rsidTr="00180820">
        <w:tblPrEx>
          <w:tblW w:w="5000" w:type="pct"/>
          <w:tblLayout w:type="fixed"/>
          <w:tblCellMar>
            <w:top w:w="29" w:type="dxa"/>
            <w:left w:w="58" w:type="dxa"/>
            <w:bottom w:w="29" w:type="dxa"/>
            <w:right w:w="58" w:type="dxa"/>
          </w:tblCellMar>
          <w:tblPrExChange w:id="1003"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004" w:author="Raphael Malyankar" w:date="2026-02-02T18:45:00Z" w16du:dateUtc="2026-02-03T01:45:00Z">
            <w:trPr>
              <w:cantSplit/>
            </w:trPr>
          </w:trPrChange>
        </w:trPr>
        <w:tc>
          <w:tcPr>
            <w:tcW w:w="329" w:type="pct"/>
            <w:noWrap/>
            <w:hideMark/>
            <w:tcPrChange w:id="1005" w:author="Raphael Malyankar" w:date="2026-02-02T18:45:00Z" w16du:dateUtc="2026-02-03T01:45:00Z">
              <w:tcPr>
                <w:tcW w:w="376" w:type="pct"/>
                <w:noWrap/>
                <w:hideMark/>
              </w:tcPr>
            </w:tcPrChange>
          </w:tcPr>
          <w:p w14:paraId="383995C2" w14:textId="77777777" w:rsidR="00325481" w:rsidRPr="00E95DF4" w:rsidRDefault="00325481" w:rsidP="00F21507">
            <w:pPr>
              <w:spacing w:before="60" w:after="60" w:line="240" w:lineRule="auto"/>
              <w:rPr>
                <w:strike/>
                <w:sz w:val="18"/>
                <w:szCs w:val="18"/>
                <w:rPrChange w:id="1006" w:author="Raphael Malyankar" w:date="2026-02-02T16:55:00Z" w16du:dateUtc="2026-02-02T23:55:00Z">
                  <w:rPr>
                    <w:sz w:val="18"/>
                    <w:szCs w:val="18"/>
                  </w:rPr>
                </w:rPrChange>
              </w:rPr>
            </w:pPr>
            <w:r w:rsidRPr="00E95DF4">
              <w:rPr>
                <w:strike/>
                <w:sz w:val="18"/>
                <w:szCs w:val="18"/>
                <w:rPrChange w:id="1007" w:author="Raphael Malyankar" w:date="2026-02-02T16:55:00Z" w16du:dateUtc="2026-02-02T23:55:00Z">
                  <w:rPr>
                    <w:sz w:val="18"/>
                    <w:szCs w:val="18"/>
                  </w:rPr>
                </w:rPrChange>
              </w:rPr>
              <w:lastRenderedPageBreak/>
              <w:t>100_5056</w:t>
            </w:r>
          </w:p>
        </w:tc>
        <w:tc>
          <w:tcPr>
            <w:tcW w:w="476" w:type="pct"/>
            <w:noWrap/>
            <w:hideMark/>
            <w:tcPrChange w:id="1008" w:author="Raphael Malyankar" w:date="2026-02-02T18:45:00Z" w16du:dateUtc="2026-02-03T01:45:00Z">
              <w:tcPr>
                <w:tcW w:w="490" w:type="pct"/>
                <w:noWrap/>
                <w:hideMark/>
              </w:tcPr>
            </w:tcPrChange>
          </w:tcPr>
          <w:p w14:paraId="1432FDA9" w14:textId="77777777" w:rsidR="00325481" w:rsidRPr="00E95DF4" w:rsidRDefault="00325481" w:rsidP="00F21507">
            <w:pPr>
              <w:spacing w:before="60" w:after="60" w:line="240" w:lineRule="auto"/>
              <w:rPr>
                <w:rFonts w:cs="Arial"/>
                <w:strike/>
                <w:sz w:val="18"/>
                <w:szCs w:val="18"/>
                <w:rPrChange w:id="1009" w:author="Raphael Malyankar" w:date="2026-02-02T16:55:00Z" w16du:dateUtc="2026-02-02T23:55:00Z">
                  <w:rPr>
                    <w:rFonts w:cs="Arial"/>
                    <w:sz w:val="18"/>
                    <w:szCs w:val="18"/>
                  </w:rPr>
                </w:rPrChange>
              </w:rPr>
            </w:pPr>
            <w:r w:rsidRPr="00E95DF4">
              <w:rPr>
                <w:rFonts w:cs="Arial"/>
                <w:strike/>
                <w:sz w:val="18"/>
                <w:szCs w:val="18"/>
                <w:rPrChange w:id="1010" w:author="Raphael Malyankar" w:date="2026-02-02T16:55:00Z" w16du:dateUtc="2026-02-02T23:55:00Z">
                  <w:rPr>
                    <w:rFonts w:cs="Arial"/>
                    <w:sz w:val="18"/>
                    <w:szCs w:val="18"/>
                  </w:rPr>
                </w:rPrChange>
              </w:rPr>
              <w:t>E</w:t>
            </w:r>
          </w:p>
        </w:tc>
        <w:tc>
          <w:tcPr>
            <w:tcW w:w="1699" w:type="pct"/>
            <w:gridSpan w:val="4"/>
            <w:hideMark/>
            <w:tcPrChange w:id="1011" w:author="Raphael Malyankar" w:date="2026-02-02T18:45:00Z" w16du:dateUtc="2026-02-03T01:45:00Z">
              <w:tcPr>
                <w:tcW w:w="1252" w:type="pct"/>
                <w:gridSpan w:val="6"/>
                <w:hideMark/>
              </w:tcPr>
            </w:tcPrChange>
          </w:tcPr>
          <w:p w14:paraId="5FB15B52" w14:textId="77777777" w:rsidR="00325481" w:rsidRPr="00E95DF4" w:rsidRDefault="00325481" w:rsidP="00F21507">
            <w:pPr>
              <w:spacing w:before="60" w:after="60" w:line="240" w:lineRule="auto"/>
              <w:rPr>
                <w:strike/>
                <w:sz w:val="18"/>
                <w:szCs w:val="18"/>
                <w:rPrChange w:id="1012" w:author="Raphael Malyankar" w:date="2026-02-02T16:55:00Z" w16du:dateUtc="2026-02-02T23:55:00Z">
                  <w:rPr>
                    <w:sz w:val="18"/>
                    <w:szCs w:val="18"/>
                  </w:rPr>
                </w:rPrChange>
              </w:rPr>
            </w:pPr>
            <w:r w:rsidRPr="00E95DF4">
              <w:rPr>
                <w:strike/>
                <w:sz w:val="18"/>
                <w:szCs w:val="18"/>
                <w:rPrChange w:id="1013" w:author="Raphael Malyankar" w:date="2026-02-02T16:55:00Z" w16du:dateUtc="2026-02-02T23:55:00Z">
                  <w:rPr>
                    <w:sz w:val="18"/>
                    <w:szCs w:val="18"/>
                  </w:rPr>
                </w:rPrChange>
              </w:rPr>
              <w:t>The code simple type shall be a restriction of xs:integer with the list of permitted enumeration codes  from the Feature Catalogue.</w:t>
            </w:r>
          </w:p>
        </w:tc>
        <w:tc>
          <w:tcPr>
            <w:tcW w:w="354" w:type="pct"/>
            <w:noWrap/>
            <w:hideMark/>
            <w:tcPrChange w:id="1014" w:author="Raphael Malyankar" w:date="2026-02-02T18:45:00Z" w16du:dateUtc="2026-02-03T01:45:00Z">
              <w:tcPr>
                <w:tcW w:w="410" w:type="pct"/>
                <w:gridSpan w:val="2"/>
                <w:noWrap/>
                <w:hideMark/>
              </w:tcPr>
            </w:tcPrChange>
          </w:tcPr>
          <w:p w14:paraId="29AE07B6" w14:textId="77777777" w:rsidR="00325481" w:rsidRPr="00E95DF4" w:rsidRDefault="00325481" w:rsidP="00F21507">
            <w:pPr>
              <w:spacing w:before="60" w:after="60" w:line="240" w:lineRule="auto"/>
              <w:rPr>
                <w:strike/>
                <w:sz w:val="18"/>
                <w:szCs w:val="18"/>
                <w:rPrChange w:id="1015" w:author="Raphael Malyankar" w:date="2026-02-02T16:55:00Z" w16du:dateUtc="2026-02-02T23:55:00Z">
                  <w:rPr>
                    <w:sz w:val="18"/>
                    <w:szCs w:val="18"/>
                  </w:rPr>
                </w:rPrChange>
              </w:rPr>
            </w:pPr>
            <w:r w:rsidRPr="00E95DF4">
              <w:rPr>
                <w:strike/>
                <w:sz w:val="18"/>
                <w:szCs w:val="18"/>
                <w:rPrChange w:id="1016" w:author="Raphael Malyankar" w:date="2026-02-02T16:55:00Z" w16du:dateUtc="2026-02-02T23:55:00Z">
                  <w:rPr>
                    <w:sz w:val="18"/>
                    <w:szCs w:val="18"/>
                  </w:rPr>
                </w:rPrChange>
              </w:rPr>
              <w:t>Part 10b</w:t>
            </w:r>
          </w:p>
        </w:tc>
        <w:tc>
          <w:tcPr>
            <w:tcW w:w="366" w:type="pct"/>
            <w:hideMark/>
            <w:tcPrChange w:id="1017" w:author="Raphael Malyankar" w:date="2026-02-02T18:45:00Z" w16du:dateUtc="2026-02-03T01:45:00Z">
              <w:tcPr>
                <w:tcW w:w="377" w:type="pct"/>
                <w:gridSpan w:val="4"/>
                <w:hideMark/>
              </w:tcPr>
            </w:tcPrChange>
          </w:tcPr>
          <w:p w14:paraId="146A9DD9" w14:textId="77777777" w:rsidR="00325481" w:rsidRPr="00E95DF4" w:rsidRDefault="00325481" w:rsidP="00F21507">
            <w:pPr>
              <w:spacing w:before="60" w:after="60" w:line="240" w:lineRule="auto"/>
              <w:rPr>
                <w:strike/>
                <w:sz w:val="18"/>
                <w:szCs w:val="18"/>
                <w:rPrChange w:id="1018" w:author="Raphael Malyankar" w:date="2026-02-02T16:55:00Z" w16du:dateUtc="2026-02-02T23:55:00Z">
                  <w:rPr>
                    <w:sz w:val="18"/>
                    <w:szCs w:val="18"/>
                  </w:rPr>
                </w:rPrChange>
              </w:rPr>
            </w:pPr>
            <w:r w:rsidRPr="00E95DF4">
              <w:rPr>
                <w:strike/>
                <w:sz w:val="18"/>
                <w:szCs w:val="18"/>
                <w:rPrChange w:id="1019" w:author="Raphael Malyankar" w:date="2026-02-02T16:55:00Z" w16du:dateUtc="2026-02-02T23:55:00Z">
                  <w:rPr>
                    <w:sz w:val="18"/>
                    <w:szCs w:val="18"/>
                  </w:rPr>
                </w:rPrChange>
              </w:rPr>
              <w:t>10b-8.2.4</w:t>
            </w:r>
          </w:p>
        </w:tc>
        <w:tc>
          <w:tcPr>
            <w:tcW w:w="356" w:type="pct"/>
            <w:gridSpan w:val="3"/>
            <w:tcPrChange w:id="1020" w:author="Raphael Malyankar" w:date="2026-02-02T18:45:00Z" w16du:dateUtc="2026-02-03T01:45:00Z">
              <w:tcPr>
                <w:tcW w:w="436" w:type="pct"/>
              </w:tcPr>
            </w:tcPrChange>
          </w:tcPr>
          <w:p w14:paraId="5DC562DF" w14:textId="77777777" w:rsidR="00325481" w:rsidRPr="00E95DF4" w:rsidRDefault="00325481" w:rsidP="00F21507">
            <w:pPr>
              <w:spacing w:before="60" w:after="60" w:line="240" w:lineRule="auto"/>
              <w:rPr>
                <w:strike/>
                <w:sz w:val="18"/>
                <w:szCs w:val="18"/>
                <w:rPrChange w:id="1021" w:author="Raphael Malyankar" w:date="2026-02-02T16:55:00Z" w16du:dateUtc="2026-02-02T23:55:00Z">
                  <w:rPr>
                    <w:sz w:val="18"/>
                    <w:szCs w:val="18"/>
                  </w:rPr>
                </w:rPrChange>
              </w:rPr>
            </w:pPr>
          </w:p>
        </w:tc>
        <w:tc>
          <w:tcPr>
            <w:tcW w:w="1109" w:type="pct"/>
            <w:tcPrChange w:id="1022" w:author="Raphael Malyankar" w:date="2026-02-02T18:45:00Z" w16du:dateUtc="2026-02-03T01:45:00Z">
              <w:tcPr>
                <w:tcW w:w="1273" w:type="pct"/>
                <w:gridSpan w:val="2"/>
              </w:tcPr>
            </w:tcPrChange>
          </w:tcPr>
          <w:p w14:paraId="23694DF4" w14:textId="215087A4" w:rsidR="00325481" w:rsidRPr="00351CFB" w:rsidRDefault="00336DC9" w:rsidP="00F21507">
            <w:pPr>
              <w:spacing w:before="60" w:after="60" w:line="240" w:lineRule="auto"/>
              <w:rPr>
                <w:strike/>
                <w:sz w:val="18"/>
                <w:szCs w:val="18"/>
                <w:rPrChange w:id="1023" w:author="Raphael Malyankar" w:date="2026-02-02T19:19:00Z" w16du:dateUtc="2026-02-03T02:19:00Z">
                  <w:rPr>
                    <w:color w:val="EE0000"/>
                    <w:sz w:val="18"/>
                    <w:szCs w:val="18"/>
                  </w:rPr>
                </w:rPrChange>
              </w:rPr>
            </w:pPr>
            <w:r w:rsidRPr="00351CFB">
              <w:rPr>
                <w:strike/>
                <w:sz w:val="18"/>
                <w:szCs w:val="18"/>
                <w:rPrChange w:id="1024" w:author="Raphael Malyankar" w:date="2026-02-02T19:19:00Z" w16du:dateUtc="2026-02-03T02:19:00Z">
                  <w:rPr>
                    <w:color w:val="EE0000"/>
                    <w:sz w:val="18"/>
                    <w:szCs w:val="18"/>
                  </w:rPr>
                </w:rPrChange>
              </w:rPr>
              <w:t>Amend GML schema</w:t>
            </w:r>
          </w:p>
        </w:tc>
        <w:tc>
          <w:tcPr>
            <w:tcW w:w="311" w:type="pct"/>
            <w:tcPrChange w:id="1025" w:author="Raphael Malyankar" w:date="2026-02-02T18:45:00Z" w16du:dateUtc="2026-02-03T01:45:00Z">
              <w:tcPr>
                <w:tcW w:w="386" w:type="pct"/>
              </w:tcPr>
            </w:tcPrChange>
          </w:tcPr>
          <w:p w14:paraId="4CB14516" w14:textId="77777777" w:rsidR="00325481" w:rsidRPr="00E95DF4" w:rsidRDefault="00325481" w:rsidP="00F21507">
            <w:pPr>
              <w:spacing w:before="60" w:after="60" w:line="240" w:lineRule="auto"/>
              <w:rPr>
                <w:strike/>
                <w:sz w:val="18"/>
                <w:szCs w:val="18"/>
                <w:rPrChange w:id="1026" w:author="Raphael Malyankar" w:date="2026-02-02T16:55:00Z" w16du:dateUtc="2026-02-02T23:55:00Z">
                  <w:rPr>
                    <w:sz w:val="18"/>
                    <w:szCs w:val="18"/>
                  </w:rPr>
                </w:rPrChange>
              </w:rPr>
            </w:pPr>
          </w:p>
        </w:tc>
      </w:tr>
      <w:tr w:rsidR="00C37FAA" w:rsidRPr="008826C8" w14:paraId="1C7A479C" w14:textId="47B43D80" w:rsidTr="00180820">
        <w:tblPrEx>
          <w:tblW w:w="5000" w:type="pct"/>
          <w:tblLayout w:type="fixed"/>
          <w:tblCellMar>
            <w:top w:w="29" w:type="dxa"/>
            <w:left w:w="58" w:type="dxa"/>
            <w:bottom w:w="29" w:type="dxa"/>
            <w:right w:w="58" w:type="dxa"/>
          </w:tblCellMar>
          <w:tblPrExChange w:id="1027"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028" w:author="Raphael Malyankar" w:date="2026-02-02T18:45:00Z" w16du:dateUtc="2026-02-03T01:45:00Z">
            <w:trPr>
              <w:cantSplit/>
            </w:trPr>
          </w:trPrChange>
        </w:trPr>
        <w:tc>
          <w:tcPr>
            <w:tcW w:w="329" w:type="pct"/>
            <w:noWrap/>
            <w:hideMark/>
            <w:tcPrChange w:id="1029" w:author="Raphael Malyankar" w:date="2026-02-02T18:45:00Z" w16du:dateUtc="2026-02-03T01:45:00Z">
              <w:tcPr>
                <w:tcW w:w="376" w:type="pct"/>
                <w:noWrap/>
                <w:hideMark/>
              </w:tcPr>
            </w:tcPrChange>
          </w:tcPr>
          <w:p w14:paraId="11744560" w14:textId="77777777" w:rsidR="00325481" w:rsidRPr="00E95DF4" w:rsidRDefault="00325481" w:rsidP="00F21507">
            <w:pPr>
              <w:spacing w:before="60" w:after="60" w:line="240" w:lineRule="auto"/>
              <w:rPr>
                <w:strike/>
                <w:sz w:val="18"/>
                <w:szCs w:val="18"/>
                <w:rPrChange w:id="1030" w:author="Raphael Malyankar" w:date="2026-02-02T16:55:00Z" w16du:dateUtc="2026-02-02T23:55:00Z">
                  <w:rPr>
                    <w:sz w:val="18"/>
                    <w:szCs w:val="18"/>
                  </w:rPr>
                </w:rPrChange>
              </w:rPr>
            </w:pPr>
            <w:r w:rsidRPr="00E95DF4">
              <w:rPr>
                <w:strike/>
                <w:sz w:val="18"/>
                <w:szCs w:val="18"/>
                <w:rPrChange w:id="1031" w:author="Raphael Malyankar" w:date="2026-02-02T16:55:00Z" w16du:dateUtc="2026-02-02T23:55:00Z">
                  <w:rPr>
                    <w:sz w:val="18"/>
                    <w:szCs w:val="18"/>
                  </w:rPr>
                </w:rPrChange>
              </w:rPr>
              <w:t>100_5057</w:t>
            </w:r>
          </w:p>
        </w:tc>
        <w:tc>
          <w:tcPr>
            <w:tcW w:w="476" w:type="pct"/>
            <w:noWrap/>
            <w:hideMark/>
            <w:tcPrChange w:id="1032" w:author="Raphael Malyankar" w:date="2026-02-02T18:45:00Z" w16du:dateUtc="2026-02-03T01:45:00Z">
              <w:tcPr>
                <w:tcW w:w="490" w:type="pct"/>
                <w:noWrap/>
                <w:hideMark/>
              </w:tcPr>
            </w:tcPrChange>
          </w:tcPr>
          <w:p w14:paraId="349626E7" w14:textId="77777777" w:rsidR="00325481" w:rsidRPr="00E95DF4" w:rsidRDefault="00325481" w:rsidP="00F21507">
            <w:pPr>
              <w:spacing w:before="60" w:after="60" w:line="240" w:lineRule="auto"/>
              <w:rPr>
                <w:rFonts w:cs="Arial"/>
                <w:strike/>
                <w:sz w:val="18"/>
                <w:szCs w:val="18"/>
                <w:rPrChange w:id="1033" w:author="Raphael Malyankar" w:date="2026-02-02T16:55:00Z" w16du:dateUtc="2026-02-02T23:55:00Z">
                  <w:rPr>
                    <w:rFonts w:cs="Arial"/>
                    <w:sz w:val="18"/>
                    <w:szCs w:val="18"/>
                  </w:rPr>
                </w:rPrChange>
              </w:rPr>
            </w:pPr>
            <w:r w:rsidRPr="00E95DF4">
              <w:rPr>
                <w:rFonts w:cs="Arial"/>
                <w:strike/>
                <w:sz w:val="18"/>
                <w:szCs w:val="18"/>
                <w:rPrChange w:id="1034" w:author="Raphael Malyankar" w:date="2026-02-02T16:55:00Z" w16du:dateUtc="2026-02-02T23:55:00Z">
                  <w:rPr>
                    <w:rFonts w:cs="Arial"/>
                    <w:sz w:val="18"/>
                    <w:szCs w:val="18"/>
                  </w:rPr>
                </w:rPrChange>
              </w:rPr>
              <w:t>E</w:t>
            </w:r>
          </w:p>
        </w:tc>
        <w:tc>
          <w:tcPr>
            <w:tcW w:w="1699" w:type="pct"/>
            <w:gridSpan w:val="4"/>
            <w:hideMark/>
            <w:tcPrChange w:id="1035" w:author="Raphael Malyankar" w:date="2026-02-02T18:45:00Z" w16du:dateUtc="2026-02-03T01:45:00Z">
              <w:tcPr>
                <w:tcW w:w="1252" w:type="pct"/>
                <w:gridSpan w:val="6"/>
                <w:hideMark/>
              </w:tcPr>
            </w:tcPrChange>
          </w:tcPr>
          <w:p w14:paraId="03466933" w14:textId="77777777" w:rsidR="00325481" w:rsidRPr="00E95DF4" w:rsidRDefault="00325481" w:rsidP="00F21507">
            <w:pPr>
              <w:spacing w:before="60" w:after="60" w:line="240" w:lineRule="auto"/>
              <w:rPr>
                <w:strike/>
                <w:sz w:val="18"/>
                <w:szCs w:val="18"/>
                <w:rPrChange w:id="1036" w:author="Raphael Malyankar" w:date="2026-02-02T16:55:00Z" w16du:dateUtc="2026-02-02T23:55:00Z">
                  <w:rPr>
                    <w:sz w:val="18"/>
                    <w:szCs w:val="18"/>
                  </w:rPr>
                </w:rPrChange>
              </w:rPr>
            </w:pPr>
            <w:r w:rsidRPr="00E95DF4">
              <w:rPr>
                <w:strike/>
                <w:sz w:val="18"/>
                <w:szCs w:val="18"/>
                <w:rPrChange w:id="1037" w:author="Raphael Malyankar" w:date="2026-02-02T16:55:00Z" w16du:dateUtc="2026-02-02T23:55:00Z">
                  <w:rPr>
                    <w:sz w:val="18"/>
                    <w:szCs w:val="18"/>
                  </w:rPr>
                </w:rPrChange>
              </w:rPr>
              <w:t>The type name for the code simple type shall be constructed as Code using the attribute code.</w:t>
            </w:r>
          </w:p>
        </w:tc>
        <w:tc>
          <w:tcPr>
            <w:tcW w:w="354" w:type="pct"/>
            <w:noWrap/>
            <w:hideMark/>
            <w:tcPrChange w:id="1038" w:author="Raphael Malyankar" w:date="2026-02-02T18:45:00Z" w16du:dateUtc="2026-02-03T01:45:00Z">
              <w:tcPr>
                <w:tcW w:w="410" w:type="pct"/>
                <w:gridSpan w:val="2"/>
                <w:noWrap/>
                <w:hideMark/>
              </w:tcPr>
            </w:tcPrChange>
          </w:tcPr>
          <w:p w14:paraId="593D78D5" w14:textId="77777777" w:rsidR="00325481" w:rsidRPr="00E95DF4" w:rsidRDefault="00325481" w:rsidP="00F21507">
            <w:pPr>
              <w:spacing w:before="60" w:after="60" w:line="240" w:lineRule="auto"/>
              <w:rPr>
                <w:strike/>
                <w:sz w:val="18"/>
                <w:szCs w:val="18"/>
                <w:rPrChange w:id="1039" w:author="Raphael Malyankar" w:date="2026-02-02T16:55:00Z" w16du:dateUtc="2026-02-02T23:55:00Z">
                  <w:rPr>
                    <w:sz w:val="18"/>
                    <w:szCs w:val="18"/>
                  </w:rPr>
                </w:rPrChange>
              </w:rPr>
            </w:pPr>
            <w:r w:rsidRPr="00E95DF4">
              <w:rPr>
                <w:strike/>
                <w:sz w:val="18"/>
                <w:szCs w:val="18"/>
                <w:rPrChange w:id="1040" w:author="Raphael Malyankar" w:date="2026-02-02T16:55:00Z" w16du:dateUtc="2026-02-02T23:55:00Z">
                  <w:rPr>
                    <w:sz w:val="18"/>
                    <w:szCs w:val="18"/>
                  </w:rPr>
                </w:rPrChange>
              </w:rPr>
              <w:t>Part 10b</w:t>
            </w:r>
          </w:p>
        </w:tc>
        <w:tc>
          <w:tcPr>
            <w:tcW w:w="366" w:type="pct"/>
            <w:hideMark/>
            <w:tcPrChange w:id="1041" w:author="Raphael Malyankar" w:date="2026-02-02T18:45:00Z" w16du:dateUtc="2026-02-03T01:45:00Z">
              <w:tcPr>
                <w:tcW w:w="377" w:type="pct"/>
                <w:gridSpan w:val="4"/>
                <w:hideMark/>
              </w:tcPr>
            </w:tcPrChange>
          </w:tcPr>
          <w:p w14:paraId="26516AC8" w14:textId="77777777" w:rsidR="00325481" w:rsidRPr="00E95DF4" w:rsidRDefault="00325481" w:rsidP="00F21507">
            <w:pPr>
              <w:spacing w:before="60" w:after="60" w:line="240" w:lineRule="auto"/>
              <w:rPr>
                <w:strike/>
                <w:sz w:val="18"/>
                <w:szCs w:val="18"/>
                <w:rPrChange w:id="1042" w:author="Raphael Malyankar" w:date="2026-02-02T16:55:00Z" w16du:dateUtc="2026-02-02T23:55:00Z">
                  <w:rPr>
                    <w:sz w:val="18"/>
                    <w:szCs w:val="18"/>
                  </w:rPr>
                </w:rPrChange>
              </w:rPr>
            </w:pPr>
            <w:r w:rsidRPr="00E95DF4">
              <w:rPr>
                <w:strike/>
                <w:sz w:val="18"/>
                <w:szCs w:val="18"/>
                <w:rPrChange w:id="1043" w:author="Raphael Malyankar" w:date="2026-02-02T16:55:00Z" w16du:dateUtc="2026-02-02T23:55:00Z">
                  <w:rPr>
                    <w:sz w:val="18"/>
                    <w:szCs w:val="18"/>
                  </w:rPr>
                </w:rPrChange>
              </w:rPr>
              <w:t>10b-8.2.4</w:t>
            </w:r>
          </w:p>
        </w:tc>
        <w:tc>
          <w:tcPr>
            <w:tcW w:w="356" w:type="pct"/>
            <w:gridSpan w:val="3"/>
            <w:tcPrChange w:id="1044" w:author="Raphael Malyankar" w:date="2026-02-02T18:45:00Z" w16du:dateUtc="2026-02-03T01:45:00Z">
              <w:tcPr>
                <w:tcW w:w="436" w:type="pct"/>
              </w:tcPr>
            </w:tcPrChange>
          </w:tcPr>
          <w:p w14:paraId="50C6FE99" w14:textId="77777777" w:rsidR="00325481" w:rsidRPr="00E95DF4" w:rsidRDefault="00325481" w:rsidP="00F21507">
            <w:pPr>
              <w:spacing w:before="60" w:after="60" w:line="240" w:lineRule="auto"/>
              <w:rPr>
                <w:strike/>
                <w:sz w:val="18"/>
                <w:szCs w:val="18"/>
                <w:rPrChange w:id="1045" w:author="Raphael Malyankar" w:date="2026-02-02T16:55:00Z" w16du:dateUtc="2026-02-02T23:55:00Z">
                  <w:rPr>
                    <w:sz w:val="18"/>
                    <w:szCs w:val="18"/>
                  </w:rPr>
                </w:rPrChange>
              </w:rPr>
            </w:pPr>
          </w:p>
        </w:tc>
        <w:tc>
          <w:tcPr>
            <w:tcW w:w="1109" w:type="pct"/>
            <w:tcPrChange w:id="1046" w:author="Raphael Malyankar" w:date="2026-02-02T18:45:00Z" w16du:dateUtc="2026-02-03T01:45:00Z">
              <w:tcPr>
                <w:tcW w:w="1273" w:type="pct"/>
                <w:gridSpan w:val="2"/>
              </w:tcPr>
            </w:tcPrChange>
          </w:tcPr>
          <w:p w14:paraId="4D419ACA" w14:textId="297055CD" w:rsidR="00325481" w:rsidRPr="00351CFB" w:rsidRDefault="00336DC9" w:rsidP="00F21507">
            <w:pPr>
              <w:spacing w:before="60" w:after="60" w:line="240" w:lineRule="auto"/>
              <w:rPr>
                <w:strike/>
                <w:sz w:val="18"/>
                <w:szCs w:val="18"/>
                <w:rPrChange w:id="1047" w:author="Raphael Malyankar" w:date="2026-02-02T19:19:00Z" w16du:dateUtc="2026-02-03T02:19:00Z">
                  <w:rPr>
                    <w:color w:val="EE0000"/>
                    <w:sz w:val="18"/>
                    <w:szCs w:val="18"/>
                  </w:rPr>
                </w:rPrChange>
              </w:rPr>
            </w:pPr>
            <w:r w:rsidRPr="00351CFB">
              <w:rPr>
                <w:strike/>
                <w:sz w:val="18"/>
                <w:szCs w:val="18"/>
                <w:rPrChange w:id="1048" w:author="Raphael Malyankar" w:date="2026-02-02T19:19:00Z" w16du:dateUtc="2026-02-03T02:19:00Z">
                  <w:rPr>
                    <w:color w:val="EE0000"/>
                    <w:sz w:val="18"/>
                    <w:szCs w:val="18"/>
                  </w:rPr>
                </w:rPrChange>
              </w:rPr>
              <w:t>Amend GML schema</w:t>
            </w:r>
          </w:p>
        </w:tc>
        <w:tc>
          <w:tcPr>
            <w:tcW w:w="311" w:type="pct"/>
            <w:tcPrChange w:id="1049" w:author="Raphael Malyankar" w:date="2026-02-02T18:45:00Z" w16du:dateUtc="2026-02-03T01:45:00Z">
              <w:tcPr>
                <w:tcW w:w="386" w:type="pct"/>
              </w:tcPr>
            </w:tcPrChange>
          </w:tcPr>
          <w:p w14:paraId="68A82F8A" w14:textId="77777777" w:rsidR="00325481" w:rsidRPr="00E95DF4" w:rsidRDefault="00325481" w:rsidP="00F21507">
            <w:pPr>
              <w:spacing w:before="60" w:after="60" w:line="240" w:lineRule="auto"/>
              <w:rPr>
                <w:strike/>
                <w:sz w:val="18"/>
                <w:szCs w:val="18"/>
                <w:rPrChange w:id="1050" w:author="Raphael Malyankar" w:date="2026-02-02T16:55:00Z" w16du:dateUtc="2026-02-02T23:55:00Z">
                  <w:rPr>
                    <w:sz w:val="18"/>
                    <w:szCs w:val="18"/>
                  </w:rPr>
                </w:rPrChange>
              </w:rPr>
            </w:pPr>
          </w:p>
        </w:tc>
      </w:tr>
      <w:tr w:rsidR="00C37FAA" w:rsidRPr="008826C8" w14:paraId="7101AB11" w14:textId="1734AB62" w:rsidTr="00180820">
        <w:tblPrEx>
          <w:tblW w:w="5000" w:type="pct"/>
          <w:tblLayout w:type="fixed"/>
          <w:tblCellMar>
            <w:top w:w="29" w:type="dxa"/>
            <w:left w:w="58" w:type="dxa"/>
            <w:bottom w:w="29" w:type="dxa"/>
            <w:right w:w="58" w:type="dxa"/>
          </w:tblCellMar>
          <w:tblPrExChange w:id="1051"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052" w:author="Raphael Malyankar" w:date="2026-02-02T18:45:00Z" w16du:dateUtc="2026-02-03T01:45:00Z">
            <w:trPr>
              <w:cantSplit/>
            </w:trPr>
          </w:trPrChange>
        </w:trPr>
        <w:tc>
          <w:tcPr>
            <w:tcW w:w="329" w:type="pct"/>
            <w:noWrap/>
            <w:hideMark/>
            <w:tcPrChange w:id="1053" w:author="Raphael Malyankar" w:date="2026-02-02T18:45:00Z" w16du:dateUtc="2026-02-03T01:45:00Z">
              <w:tcPr>
                <w:tcW w:w="376" w:type="pct"/>
                <w:noWrap/>
                <w:hideMark/>
              </w:tcPr>
            </w:tcPrChange>
          </w:tcPr>
          <w:p w14:paraId="1A19F40E" w14:textId="77777777" w:rsidR="00325481" w:rsidRPr="00E95DF4" w:rsidRDefault="00325481" w:rsidP="00F21507">
            <w:pPr>
              <w:spacing w:before="60" w:after="60" w:line="240" w:lineRule="auto"/>
              <w:rPr>
                <w:strike/>
                <w:sz w:val="18"/>
                <w:szCs w:val="18"/>
                <w:rPrChange w:id="1054" w:author="Raphael Malyankar" w:date="2026-02-02T16:55:00Z" w16du:dateUtc="2026-02-02T23:55:00Z">
                  <w:rPr>
                    <w:sz w:val="18"/>
                    <w:szCs w:val="18"/>
                  </w:rPr>
                </w:rPrChange>
              </w:rPr>
            </w:pPr>
            <w:r w:rsidRPr="00E95DF4">
              <w:rPr>
                <w:strike/>
                <w:sz w:val="18"/>
                <w:szCs w:val="18"/>
                <w:rPrChange w:id="1055" w:author="Raphael Malyankar" w:date="2026-02-02T16:55:00Z" w16du:dateUtc="2026-02-02T23:55:00Z">
                  <w:rPr>
                    <w:sz w:val="18"/>
                    <w:szCs w:val="18"/>
                  </w:rPr>
                </w:rPrChange>
              </w:rPr>
              <w:t>100_5058</w:t>
            </w:r>
          </w:p>
        </w:tc>
        <w:tc>
          <w:tcPr>
            <w:tcW w:w="476" w:type="pct"/>
            <w:noWrap/>
            <w:hideMark/>
            <w:tcPrChange w:id="1056" w:author="Raphael Malyankar" w:date="2026-02-02T18:45:00Z" w16du:dateUtc="2026-02-03T01:45:00Z">
              <w:tcPr>
                <w:tcW w:w="490" w:type="pct"/>
                <w:noWrap/>
                <w:hideMark/>
              </w:tcPr>
            </w:tcPrChange>
          </w:tcPr>
          <w:p w14:paraId="70B48264" w14:textId="77777777" w:rsidR="00325481" w:rsidRPr="00E95DF4" w:rsidRDefault="00325481" w:rsidP="00F21507">
            <w:pPr>
              <w:spacing w:before="60" w:after="60" w:line="240" w:lineRule="auto"/>
              <w:rPr>
                <w:rFonts w:cs="Arial"/>
                <w:strike/>
                <w:sz w:val="18"/>
                <w:szCs w:val="18"/>
                <w:rPrChange w:id="1057" w:author="Raphael Malyankar" w:date="2026-02-02T16:55:00Z" w16du:dateUtc="2026-02-02T23:55:00Z">
                  <w:rPr>
                    <w:rFonts w:cs="Arial"/>
                    <w:sz w:val="18"/>
                    <w:szCs w:val="18"/>
                  </w:rPr>
                </w:rPrChange>
              </w:rPr>
            </w:pPr>
            <w:r w:rsidRPr="00E95DF4">
              <w:rPr>
                <w:rFonts w:cs="Arial"/>
                <w:strike/>
                <w:sz w:val="18"/>
                <w:szCs w:val="18"/>
                <w:rPrChange w:id="1058" w:author="Raphael Malyankar" w:date="2026-02-02T16:55:00Z" w16du:dateUtc="2026-02-02T23:55:00Z">
                  <w:rPr>
                    <w:rFonts w:cs="Arial"/>
                    <w:sz w:val="18"/>
                    <w:szCs w:val="18"/>
                  </w:rPr>
                </w:rPrChange>
              </w:rPr>
              <w:t>E</w:t>
            </w:r>
          </w:p>
        </w:tc>
        <w:tc>
          <w:tcPr>
            <w:tcW w:w="1699" w:type="pct"/>
            <w:gridSpan w:val="4"/>
            <w:hideMark/>
            <w:tcPrChange w:id="1059" w:author="Raphael Malyankar" w:date="2026-02-02T18:45:00Z" w16du:dateUtc="2026-02-03T01:45:00Z">
              <w:tcPr>
                <w:tcW w:w="1252" w:type="pct"/>
                <w:gridSpan w:val="6"/>
                <w:hideMark/>
              </w:tcPr>
            </w:tcPrChange>
          </w:tcPr>
          <w:p w14:paraId="5B81AFEA" w14:textId="77777777" w:rsidR="00325481" w:rsidRPr="00E95DF4" w:rsidRDefault="00325481" w:rsidP="00F21507">
            <w:pPr>
              <w:spacing w:before="60" w:after="60" w:line="240" w:lineRule="auto"/>
              <w:rPr>
                <w:strike/>
                <w:sz w:val="18"/>
                <w:szCs w:val="18"/>
                <w:rPrChange w:id="1060" w:author="Raphael Malyankar" w:date="2026-02-02T16:55:00Z" w16du:dateUtc="2026-02-02T23:55:00Z">
                  <w:rPr>
                    <w:sz w:val="18"/>
                    <w:szCs w:val="18"/>
                  </w:rPr>
                </w:rPrChange>
              </w:rPr>
            </w:pPr>
            <w:r w:rsidRPr="00E95DF4">
              <w:rPr>
                <w:strike/>
                <w:sz w:val="18"/>
                <w:szCs w:val="18"/>
                <w:rPrChange w:id="1061" w:author="Raphael Malyankar" w:date="2026-02-02T16:55:00Z" w16du:dateUtc="2026-02-02T23:55:00Z">
                  <w:rPr>
                    <w:sz w:val="18"/>
                    <w:szCs w:val="18"/>
                  </w:rPr>
                </w:rPrChange>
              </w:rPr>
              <w:t>The type name for the label simple type shall be constructed as &lt;Name&gt;Label using the attribute code.</w:t>
            </w:r>
          </w:p>
        </w:tc>
        <w:tc>
          <w:tcPr>
            <w:tcW w:w="354" w:type="pct"/>
            <w:noWrap/>
            <w:hideMark/>
            <w:tcPrChange w:id="1062" w:author="Raphael Malyankar" w:date="2026-02-02T18:45:00Z" w16du:dateUtc="2026-02-03T01:45:00Z">
              <w:tcPr>
                <w:tcW w:w="410" w:type="pct"/>
                <w:gridSpan w:val="2"/>
                <w:noWrap/>
                <w:hideMark/>
              </w:tcPr>
            </w:tcPrChange>
          </w:tcPr>
          <w:p w14:paraId="40765E15" w14:textId="77777777" w:rsidR="00325481" w:rsidRPr="00E95DF4" w:rsidRDefault="00325481" w:rsidP="00F21507">
            <w:pPr>
              <w:spacing w:before="60" w:after="60" w:line="240" w:lineRule="auto"/>
              <w:rPr>
                <w:strike/>
                <w:sz w:val="18"/>
                <w:szCs w:val="18"/>
                <w:rPrChange w:id="1063" w:author="Raphael Malyankar" w:date="2026-02-02T16:55:00Z" w16du:dateUtc="2026-02-02T23:55:00Z">
                  <w:rPr>
                    <w:sz w:val="18"/>
                    <w:szCs w:val="18"/>
                  </w:rPr>
                </w:rPrChange>
              </w:rPr>
            </w:pPr>
            <w:r w:rsidRPr="00E95DF4">
              <w:rPr>
                <w:strike/>
                <w:sz w:val="18"/>
                <w:szCs w:val="18"/>
                <w:rPrChange w:id="1064" w:author="Raphael Malyankar" w:date="2026-02-02T16:55:00Z" w16du:dateUtc="2026-02-02T23:55:00Z">
                  <w:rPr>
                    <w:sz w:val="18"/>
                    <w:szCs w:val="18"/>
                  </w:rPr>
                </w:rPrChange>
              </w:rPr>
              <w:t>Part 10b</w:t>
            </w:r>
          </w:p>
        </w:tc>
        <w:tc>
          <w:tcPr>
            <w:tcW w:w="366" w:type="pct"/>
            <w:hideMark/>
            <w:tcPrChange w:id="1065" w:author="Raphael Malyankar" w:date="2026-02-02T18:45:00Z" w16du:dateUtc="2026-02-03T01:45:00Z">
              <w:tcPr>
                <w:tcW w:w="377" w:type="pct"/>
                <w:gridSpan w:val="4"/>
                <w:hideMark/>
              </w:tcPr>
            </w:tcPrChange>
          </w:tcPr>
          <w:p w14:paraId="18041E0E" w14:textId="77777777" w:rsidR="00325481" w:rsidRPr="00E95DF4" w:rsidRDefault="00325481" w:rsidP="00F21507">
            <w:pPr>
              <w:spacing w:before="60" w:after="60" w:line="240" w:lineRule="auto"/>
              <w:rPr>
                <w:strike/>
                <w:sz w:val="18"/>
                <w:szCs w:val="18"/>
                <w:rPrChange w:id="1066" w:author="Raphael Malyankar" w:date="2026-02-02T16:55:00Z" w16du:dateUtc="2026-02-02T23:55:00Z">
                  <w:rPr>
                    <w:sz w:val="18"/>
                    <w:szCs w:val="18"/>
                  </w:rPr>
                </w:rPrChange>
              </w:rPr>
            </w:pPr>
            <w:r w:rsidRPr="00E95DF4">
              <w:rPr>
                <w:strike/>
                <w:sz w:val="18"/>
                <w:szCs w:val="18"/>
                <w:rPrChange w:id="1067" w:author="Raphael Malyankar" w:date="2026-02-02T16:55:00Z" w16du:dateUtc="2026-02-02T23:55:00Z">
                  <w:rPr>
                    <w:sz w:val="18"/>
                    <w:szCs w:val="18"/>
                  </w:rPr>
                </w:rPrChange>
              </w:rPr>
              <w:t>10b-8.2.4</w:t>
            </w:r>
          </w:p>
        </w:tc>
        <w:tc>
          <w:tcPr>
            <w:tcW w:w="356" w:type="pct"/>
            <w:gridSpan w:val="3"/>
            <w:tcPrChange w:id="1068" w:author="Raphael Malyankar" w:date="2026-02-02T18:45:00Z" w16du:dateUtc="2026-02-03T01:45:00Z">
              <w:tcPr>
                <w:tcW w:w="436" w:type="pct"/>
              </w:tcPr>
            </w:tcPrChange>
          </w:tcPr>
          <w:p w14:paraId="20F91C6C" w14:textId="77777777" w:rsidR="00325481" w:rsidRPr="00E95DF4" w:rsidRDefault="00325481" w:rsidP="00F21507">
            <w:pPr>
              <w:spacing w:before="60" w:after="60" w:line="240" w:lineRule="auto"/>
              <w:rPr>
                <w:strike/>
                <w:sz w:val="18"/>
                <w:szCs w:val="18"/>
                <w:rPrChange w:id="1069" w:author="Raphael Malyankar" w:date="2026-02-02T16:55:00Z" w16du:dateUtc="2026-02-02T23:55:00Z">
                  <w:rPr>
                    <w:sz w:val="18"/>
                    <w:szCs w:val="18"/>
                  </w:rPr>
                </w:rPrChange>
              </w:rPr>
            </w:pPr>
          </w:p>
        </w:tc>
        <w:tc>
          <w:tcPr>
            <w:tcW w:w="1109" w:type="pct"/>
            <w:tcPrChange w:id="1070" w:author="Raphael Malyankar" w:date="2026-02-02T18:45:00Z" w16du:dateUtc="2026-02-03T01:45:00Z">
              <w:tcPr>
                <w:tcW w:w="1273" w:type="pct"/>
                <w:gridSpan w:val="2"/>
              </w:tcPr>
            </w:tcPrChange>
          </w:tcPr>
          <w:p w14:paraId="5FFA6D71" w14:textId="55986E4A" w:rsidR="00325481" w:rsidRPr="00351CFB" w:rsidRDefault="00336DC9" w:rsidP="00F21507">
            <w:pPr>
              <w:spacing w:before="60" w:after="60" w:line="240" w:lineRule="auto"/>
              <w:rPr>
                <w:strike/>
                <w:sz w:val="18"/>
                <w:szCs w:val="18"/>
                <w:rPrChange w:id="1071" w:author="Raphael Malyankar" w:date="2026-02-02T19:19:00Z" w16du:dateUtc="2026-02-03T02:19:00Z">
                  <w:rPr>
                    <w:color w:val="EE0000"/>
                    <w:sz w:val="18"/>
                    <w:szCs w:val="18"/>
                  </w:rPr>
                </w:rPrChange>
              </w:rPr>
            </w:pPr>
            <w:r w:rsidRPr="00351CFB">
              <w:rPr>
                <w:strike/>
                <w:sz w:val="18"/>
                <w:szCs w:val="18"/>
                <w:rPrChange w:id="1072" w:author="Raphael Malyankar" w:date="2026-02-02T19:19:00Z" w16du:dateUtc="2026-02-03T02:19:00Z">
                  <w:rPr>
                    <w:color w:val="EE0000"/>
                    <w:sz w:val="18"/>
                    <w:szCs w:val="18"/>
                  </w:rPr>
                </w:rPrChange>
              </w:rPr>
              <w:t>Amend GML schema</w:t>
            </w:r>
          </w:p>
        </w:tc>
        <w:tc>
          <w:tcPr>
            <w:tcW w:w="311" w:type="pct"/>
            <w:tcPrChange w:id="1073" w:author="Raphael Malyankar" w:date="2026-02-02T18:45:00Z" w16du:dateUtc="2026-02-03T01:45:00Z">
              <w:tcPr>
                <w:tcW w:w="386" w:type="pct"/>
              </w:tcPr>
            </w:tcPrChange>
          </w:tcPr>
          <w:p w14:paraId="5A9F97CE" w14:textId="77777777" w:rsidR="00325481" w:rsidRPr="00E95DF4" w:rsidRDefault="00325481" w:rsidP="00F21507">
            <w:pPr>
              <w:spacing w:before="60" w:after="60" w:line="240" w:lineRule="auto"/>
              <w:rPr>
                <w:strike/>
                <w:sz w:val="18"/>
                <w:szCs w:val="18"/>
                <w:rPrChange w:id="1074" w:author="Raphael Malyankar" w:date="2026-02-02T16:55:00Z" w16du:dateUtc="2026-02-02T23:55:00Z">
                  <w:rPr>
                    <w:sz w:val="18"/>
                    <w:szCs w:val="18"/>
                  </w:rPr>
                </w:rPrChange>
              </w:rPr>
            </w:pPr>
          </w:p>
        </w:tc>
      </w:tr>
      <w:tr w:rsidR="00C37FAA" w:rsidRPr="008826C8" w14:paraId="3B1100AD" w14:textId="378FA56F" w:rsidTr="00180820">
        <w:tblPrEx>
          <w:tblW w:w="5000" w:type="pct"/>
          <w:tblLayout w:type="fixed"/>
          <w:tblCellMar>
            <w:top w:w="29" w:type="dxa"/>
            <w:left w:w="58" w:type="dxa"/>
            <w:bottom w:w="29" w:type="dxa"/>
            <w:right w:w="58" w:type="dxa"/>
          </w:tblCellMar>
          <w:tblPrExChange w:id="1075"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076" w:author="Raphael Malyankar" w:date="2026-02-02T18:45:00Z" w16du:dateUtc="2026-02-03T01:45:00Z">
            <w:trPr>
              <w:cantSplit/>
            </w:trPr>
          </w:trPrChange>
        </w:trPr>
        <w:tc>
          <w:tcPr>
            <w:tcW w:w="329" w:type="pct"/>
            <w:noWrap/>
            <w:hideMark/>
            <w:tcPrChange w:id="1077" w:author="Raphael Malyankar" w:date="2026-02-02T18:45:00Z" w16du:dateUtc="2026-02-03T01:45:00Z">
              <w:tcPr>
                <w:tcW w:w="376" w:type="pct"/>
                <w:noWrap/>
                <w:hideMark/>
              </w:tcPr>
            </w:tcPrChange>
          </w:tcPr>
          <w:p w14:paraId="680C9CEA" w14:textId="77777777" w:rsidR="00325481" w:rsidRPr="008826C8" w:rsidRDefault="00325481" w:rsidP="00F21507">
            <w:pPr>
              <w:spacing w:before="60" w:after="60" w:line="240" w:lineRule="auto"/>
              <w:rPr>
                <w:sz w:val="18"/>
                <w:szCs w:val="18"/>
              </w:rPr>
            </w:pPr>
            <w:r w:rsidRPr="008826C8">
              <w:rPr>
                <w:sz w:val="18"/>
                <w:szCs w:val="18"/>
              </w:rPr>
              <w:t>100_5059</w:t>
            </w:r>
          </w:p>
        </w:tc>
        <w:tc>
          <w:tcPr>
            <w:tcW w:w="476" w:type="pct"/>
            <w:noWrap/>
            <w:hideMark/>
            <w:tcPrChange w:id="1078" w:author="Raphael Malyankar" w:date="2026-02-02T18:45:00Z" w16du:dateUtc="2026-02-03T01:45:00Z">
              <w:tcPr>
                <w:tcW w:w="490" w:type="pct"/>
                <w:noWrap/>
                <w:hideMark/>
              </w:tcPr>
            </w:tcPrChange>
          </w:tcPr>
          <w:p w14:paraId="46ECB305"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1079" w:author="Raphael Malyankar" w:date="2026-02-02T18:45:00Z" w16du:dateUtc="2026-02-03T01:45:00Z">
              <w:tcPr>
                <w:tcW w:w="1252" w:type="pct"/>
                <w:gridSpan w:val="6"/>
                <w:hideMark/>
              </w:tcPr>
            </w:tcPrChange>
          </w:tcPr>
          <w:p w14:paraId="7147B924" w14:textId="2FCAB56A" w:rsidR="00325481" w:rsidRPr="008826C8" w:rsidRDefault="00325481" w:rsidP="00F21507">
            <w:pPr>
              <w:spacing w:before="60" w:after="60" w:line="240" w:lineRule="auto"/>
              <w:rPr>
                <w:sz w:val="18"/>
                <w:szCs w:val="18"/>
              </w:rPr>
            </w:pPr>
            <w:r w:rsidRPr="008826C8">
              <w:rPr>
                <w:sz w:val="18"/>
                <w:szCs w:val="18"/>
              </w:rPr>
              <w:t>The dataset metadata field</w:t>
            </w:r>
            <w:r w:rsidR="008E5FA0">
              <w:rPr>
                <w:sz w:val="18"/>
                <w:szCs w:val="18"/>
              </w:rPr>
              <w:t xml:space="preserve"> </w:t>
            </w:r>
            <w:r w:rsidRPr="008826C8">
              <w:rPr>
                <w:sz w:val="18"/>
                <w:szCs w:val="18"/>
              </w:rPr>
              <w:t xml:space="preserve">associationEncoding shall be defined as either “reference” or “inline” to define which method is used  throughout conforming datasets. </w:t>
            </w:r>
          </w:p>
        </w:tc>
        <w:tc>
          <w:tcPr>
            <w:tcW w:w="354" w:type="pct"/>
            <w:noWrap/>
            <w:hideMark/>
            <w:tcPrChange w:id="1080" w:author="Raphael Malyankar" w:date="2026-02-02T18:45:00Z" w16du:dateUtc="2026-02-03T01:45:00Z">
              <w:tcPr>
                <w:tcW w:w="410" w:type="pct"/>
                <w:gridSpan w:val="2"/>
                <w:noWrap/>
                <w:hideMark/>
              </w:tcPr>
            </w:tcPrChange>
          </w:tcPr>
          <w:p w14:paraId="14092324" w14:textId="77777777" w:rsidR="00325481" w:rsidRPr="001B14B8" w:rsidRDefault="00325481" w:rsidP="00F21507">
            <w:pPr>
              <w:spacing w:before="60" w:after="60" w:line="240" w:lineRule="auto"/>
              <w:rPr>
                <w:sz w:val="18"/>
                <w:szCs w:val="18"/>
              </w:rPr>
            </w:pPr>
            <w:r w:rsidRPr="001B14B8">
              <w:rPr>
                <w:sz w:val="18"/>
                <w:szCs w:val="18"/>
              </w:rPr>
              <w:t>Part 10b</w:t>
            </w:r>
          </w:p>
        </w:tc>
        <w:tc>
          <w:tcPr>
            <w:tcW w:w="366" w:type="pct"/>
            <w:hideMark/>
            <w:tcPrChange w:id="1081" w:author="Raphael Malyankar" w:date="2026-02-02T18:45:00Z" w16du:dateUtc="2026-02-03T01:45:00Z">
              <w:tcPr>
                <w:tcW w:w="377" w:type="pct"/>
                <w:gridSpan w:val="4"/>
                <w:hideMark/>
              </w:tcPr>
            </w:tcPrChange>
          </w:tcPr>
          <w:p w14:paraId="3D95E8CE" w14:textId="77777777" w:rsidR="00325481" w:rsidRPr="008826C8" w:rsidRDefault="00325481" w:rsidP="00F21507">
            <w:pPr>
              <w:spacing w:before="60" w:after="60" w:line="240" w:lineRule="auto"/>
              <w:rPr>
                <w:sz w:val="18"/>
                <w:szCs w:val="18"/>
              </w:rPr>
            </w:pPr>
            <w:r w:rsidRPr="008826C8">
              <w:rPr>
                <w:sz w:val="18"/>
                <w:szCs w:val="18"/>
              </w:rPr>
              <w:t>10b-8.4</w:t>
            </w:r>
          </w:p>
        </w:tc>
        <w:tc>
          <w:tcPr>
            <w:tcW w:w="356" w:type="pct"/>
            <w:gridSpan w:val="3"/>
            <w:tcPrChange w:id="1082" w:author="Raphael Malyankar" w:date="2026-02-02T18:45:00Z" w16du:dateUtc="2026-02-03T01:45:00Z">
              <w:tcPr>
                <w:tcW w:w="436" w:type="pct"/>
              </w:tcPr>
            </w:tcPrChange>
          </w:tcPr>
          <w:p w14:paraId="72550CAE" w14:textId="77777777" w:rsidR="00325481" w:rsidRPr="008826C8" w:rsidRDefault="00325481" w:rsidP="00F21507">
            <w:pPr>
              <w:spacing w:before="60" w:after="60" w:line="240" w:lineRule="auto"/>
              <w:rPr>
                <w:sz w:val="18"/>
                <w:szCs w:val="18"/>
              </w:rPr>
            </w:pPr>
          </w:p>
        </w:tc>
        <w:tc>
          <w:tcPr>
            <w:tcW w:w="1109" w:type="pct"/>
            <w:tcPrChange w:id="1083" w:author="Raphael Malyankar" w:date="2026-02-02T18:45:00Z" w16du:dateUtc="2026-02-03T01:45:00Z">
              <w:tcPr>
                <w:tcW w:w="1273" w:type="pct"/>
                <w:gridSpan w:val="2"/>
              </w:tcPr>
            </w:tcPrChange>
          </w:tcPr>
          <w:p w14:paraId="764CC582" w14:textId="53CBFE66" w:rsidR="00325481" w:rsidRPr="00030176" w:rsidRDefault="00336DC9" w:rsidP="00F21507">
            <w:pPr>
              <w:spacing w:before="60" w:after="60" w:line="240" w:lineRule="auto"/>
              <w:rPr>
                <w:sz w:val="18"/>
                <w:szCs w:val="18"/>
                <w:rPrChange w:id="1084" w:author="Raphael Malyankar" w:date="2026-02-02T16:42:00Z" w16du:dateUtc="2026-02-02T23:42:00Z">
                  <w:rPr>
                    <w:color w:val="EE0000"/>
                    <w:sz w:val="18"/>
                    <w:szCs w:val="18"/>
                  </w:rPr>
                </w:rPrChange>
              </w:rPr>
            </w:pPr>
            <w:r w:rsidRPr="00030176">
              <w:rPr>
                <w:sz w:val="18"/>
                <w:szCs w:val="18"/>
                <w:rPrChange w:id="1085" w:author="Raphael Malyankar" w:date="2026-02-02T16:42:00Z" w16du:dateUtc="2026-02-02T23:42:00Z">
                  <w:rPr>
                    <w:color w:val="EE0000"/>
                    <w:sz w:val="18"/>
                    <w:szCs w:val="18"/>
                  </w:rPr>
                </w:rPrChange>
              </w:rPr>
              <w:t>Amend GML schema</w:t>
            </w:r>
          </w:p>
        </w:tc>
        <w:tc>
          <w:tcPr>
            <w:tcW w:w="311" w:type="pct"/>
            <w:tcPrChange w:id="1086" w:author="Raphael Malyankar" w:date="2026-02-02T18:45:00Z" w16du:dateUtc="2026-02-03T01:45:00Z">
              <w:tcPr>
                <w:tcW w:w="386" w:type="pct"/>
              </w:tcPr>
            </w:tcPrChange>
          </w:tcPr>
          <w:p w14:paraId="1CCA66DF" w14:textId="77777777" w:rsidR="00325481" w:rsidRPr="008826C8" w:rsidRDefault="00325481" w:rsidP="00F21507">
            <w:pPr>
              <w:spacing w:before="60" w:after="60" w:line="240" w:lineRule="auto"/>
              <w:rPr>
                <w:sz w:val="18"/>
                <w:szCs w:val="18"/>
              </w:rPr>
            </w:pPr>
          </w:p>
        </w:tc>
      </w:tr>
      <w:tr w:rsidR="00C37FAA" w:rsidRPr="008826C8" w14:paraId="1EC5393F" w14:textId="1BD940CC" w:rsidTr="00180820">
        <w:tblPrEx>
          <w:tblW w:w="5000" w:type="pct"/>
          <w:tblLayout w:type="fixed"/>
          <w:tblCellMar>
            <w:top w:w="29" w:type="dxa"/>
            <w:left w:w="58" w:type="dxa"/>
            <w:bottom w:w="29" w:type="dxa"/>
            <w:right w:w="58" w:type="dxa"/>
          </w:tblCellMar>
          <w:tblPrExChange w:id="1087"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088" w:author="Raphael Malyankar" w:date="2026-02-02T18:45:00Z" w16du:dateUtc="2026-02-03T01:45:00Z">
            <w:trPr>
              <w:cantSplit/>
            </w:trPr>
          </w:trPrChange>
        </w:trPr>
        <w:tc>
          <w:tcPr>
            <w:tcW w:w="329" w:type="pct"/>
            <w:noWrap/>
            <w:hideMark/>
            <w:tcPrChange w:id="1089" w:author="Raphael Malyankar" w:date="2026-02-02T18:45:00Z" w16du:dateUtc="2026-02-03T01:45:00Z">
              <w:tcPr>
                <w:tcW w:w="376" w:type="pct"/>
                <w:noWrap/>
                <w:hideMark/>
              </w:tcPr>
            </w:tcPrChange>
          </w:tcPr>
          <w:p w14:paraId="1653BE86" w14:textId="77777777" w:rsidR="00336DC9" w:rsidRPr="008826C8" w:rsidRDefault="00336DC9" w:rsidP="00336DC9">
            <w:pPr>
              <w:spacing w:before="60" w:after="60" w:line="240" w:lineRule="auto"/>
              <w:rPr>
                <w:sz w:val="18"/>
                <w:szCs w:val="18"/>
              </w:rPr>
            </w:pPr>
            <w:r w:rsidRPr="008826C8">
              <w:rPr>
                <w:sz w:val="18"/>
                <w:szCs w:val="18"/>
              </w:rPr>
              <w:t>100_5060</w:t>
            </w:r>
          </w:p>
        </w:tc>
        <w:tc>
          <w:tcPr>
            <w:tcW w:w="476" w:type="pct"/>
            <w:noWrap/>
            <w:hideMark/>
            <w:tcPrChange w:id="1090" w:author="Raphael Malyankar" w:date="2026-02-02T18:45:00Z" w16du:dateUtc="2026-02-03T01:45:00Z">
              <w:tcPr>
                <w:tcW w:w="490" w:type="pct"/>
                <w:noWrap/>
                <w:hideMark/>
              </w:tcPr>
            </w:tcPrChange>
          </w:tcPr>
          <w:p w14:paraId="25C0CDB5" w14:textId="77777777" w:rsidR="00336DC9" w:rsidRPr="00F447A6" w:rsidRDefault="00336DC9" w:rsidP="00336DC9">
            <w:pPr>
              <w:spacing w:before="60" w:after="60" w:line="240" w:lineRule="auto"/>
              <w:rPr>
                <w:rFonts w:cs="Arial"/>
                <w:sz w:val="18"/>
                <w:szCs w:val="18"/>
              </w:rPr>
            </w:pPr>
            <w:r w:rsidRPr="00F447A6">
              <w:rPr>
                <w:rFonts w:cs="Arial"/>
                <w:sz w:val="18"/>
                <w:szCs w:val="18"/>
              </w:rPr>
              <w:t>E</w:t>
            </w:r>
          </w:p>
        </w:tc>
        <w:tc>
          <w:tcPr>
            <w:tcW w:w="1699" w:type="pct"/>
            <w:gridSpan w:val="4"/>
            <w:hideMark/>
            <w:tcPrChange w:id="1091" w:author="Raphael Malyankar" w:date="2026-02-02T18:45:00Z" w16du:dateUtc="2026-02-03T01:45:00Z">
              <w:tcPr>
                <w:tcW w:w="1252" w:type="pct"/>
                <w:gridSpan w:val="6"/>
                <w:hideMark/>
              </w:tcPr>
            </w:tcPrChange>
          </w:tcPr>
          <w:p w14:paraId="549B76EF" w14:textId="77777777" w:rsidR="00336DC9" w:rsidRPr="008826C8" w:rsidRDefault="00336DC9" w:rsidP="00336DC9">
            <w:pPr>
              <w:spacing w:before="60" w:after="60" w:line="240" w:lineRule="auto"/>
              <w:rPr>
                <w:sz w:val="18"/>
                <w:szCs w:val="18"/>
              </w:rPr>
            </w:pPr>
            <w:r w:rsidRPr="008826C8">
              <w:rPr>
                <w:sz w:val="18"/>
                <w:szCs w:val="18"/>
              </w:rPr>
              <w:t>In addition to the dataset metadata constraint such associations shall only be used to express composition relationships defined by the corresponding Feature Catalogue.</w:t>
            </w:r>
          </w:p>
        </w:tc>
        <w:tc>
          <w:tcPr>
            <w:tcW w:w="354" w:type="pct"/>
            <w:noWrap/>
            <w:hideMark/>
            <w:tcPrChange w:id="1092" w:author="Raphael Malyankar" w:date="2026-02-02T18:45:00Z" w16du:dateUtc="2026-02-03T01:45:00Z">
              <w:tcPr>
                <w:tcW w:w="410" w:type="pct"/>
                <w:gridSpan w:val="2"/>
                <w:noWrap/>
                <w:hideMark/>
              </w:tcPr>
            </w:tcPrChange>
          </w:tcPr>
          <w:p w14:paraId="76EC8902"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093" w:author="Raphael Malyankar" w:date="2026-02-02T18:45:00Z" w16du:dateUtc="2026-02-03T01:45:00Z">
              <w:tcPr>
                <w:tcW w:w="377" w:type="pct"/>
                <w:gridSpan w:val="4"/>
                <w:hideMark/>
              </w:tcPr>
            </w:tcPrChange>
          </w:tcPr>
          <w:p w14:paraId="6B5108A3" w14:textId="77777777" w:rsidR="00336DC9" w:rsidRPr="008826C8" w:rsidRDefault="00336DC9" w:rsidP="00336DC9">
            <w:pPr>
              <w:spacing w:before="60" w:after="60" w:line="240" w:lineRule="auto"/>
              <w:rPr>
                <w:sz w:val="18"/>
                <w:szCs w:val="18"/>
              </w:rPr>
            </w:pPr>
            <w:r w:rsidRPr="008826C8">
              <w:rPr>
                <w:sz w:val="18"/>
                <w:szCs w:val="18"/>
              </w:rPr>
              <w:t>10b-8.4</w:t>
            </w:r>
          </w:p>
        </w:tc>
        <w:tc>
          <w:tcPr>
            <w:tcW w:w="356" w:type="pct"/>
            <w:gridSpan w:val="3"/>
            <w:tcPrChange w:id="1094" w:author="Raphael Malyankar" w:date="2026-02-02T18:45:00Z" w16du:dateUtc="2026-02-03T01:45:00Z">
              <w:tcPr>
                <w:tcW w:w="436" w:type="pct"/>
              </w:tcPr>
            </w:tcPrChange>
          </w:tcPr>
          <w:p w14:paraId="44D1E923" w14:textId="77777777" w:rsidR="00336DC9" w:rsidRPr="008826C8" w:rsidRDefault="00336DC9" w:rsidP="00336DC9">
            <w:pPr>
              <w:spacing w:before="60" w:after="60" w:line="240" w:lineRule="auto"/>
              <w:rPr>
                <w:sz w:val="18"/>
                <w:szCs w:val="18"/>
              </w:rPr>
            </w:pPr>
          </w:p>
        </w:tc>
        <w:tc>
          <w:tcPr>
            <w:tcW w:w="1109" w:type="pct"/>
            <w:tcPrChange w:id="1095" w:author="Raphael Malyankar" w:date="2026-02-02T18:45:00Z" w16du:dateUtc="2026-02-03T01:45:00Z">
              <w:tcPr>
                <w:tcW w:w="1273" w:type="pct"/>
                <w:gridSpan w:val="2"/>
              </w:tcPr>
            </w:tcPrChange>
          </w:tcPr>
          <w:p w14:paraId="51C436A4" w14:textId="5176DD9D" w:rsidR="00336DC9" w:rsidRPr="00030176" w:rsidRDefault="00336DC9" w:rsidP="00336DC9">
            <w:pPr>
              <w:spacing w:before="60" w:after="60" w:line="240" w:lineRule="auto"/>
              <w:rPr>
                <w:sz w:val="18"/>
                <w:szCs w:val="18"/>
                <w:rPrChange w:id="1096" w:author="Raphael Malyankar" w:date="2026-02-02T16:42:00Z" w16du:dateUtc="2026-02-02T23:42:00Z">
                  <w:rPr>
                    <w:color w:val="EE0000"/>
                    <w:sz w:val="18"/>
                    <w:szCs w:val="18"/>
                  </w:rPr>
                </w:rPrChange>
              </w:rPr>
            </w:pPr>
            <w:r w:rsidRPr="00030176">
              <w:rPr>
                <w:sz w:val="18"/>
                <w:szCs w:val="18"/>
                <w:rPrChange w:id="1097" w:author="Raphael Malyankar" w:date="2026-02-02T16:42:00Z" w16du:dateUtc="2026-02-02T23:42:00Z">
                  <w:rPr>
                    <w:color w:val="EE0000"/>
                    <w:sz w:val="18"/>
                    <w:szCs w:val="18"/>
                  </w:rPr>
                </w:rPrChange>
              </w:rPr>
              <w:t>Amend GML schema</w:t>
            </w:r>
          </w:p>
        </w:tc>
        <w:tc>
          <w:tcPr>
            <w:tcW w:w="311" w:type="pct"/>
            <w:tcPrChange w:id="1098" w:author="Raphael Malyankar" w:date="2026-02-02T18:45:00Z" w16du:dateUtc="2026-02-03T01:45:00Z">
              <w:tcPr>
                <w:tcW w:w="386" w:type="pct"/>
              </w:tcPr>
            </w:tcPrChange>
          </w:tcPr>
          <w:p w14:paraId="78978608" w14:textId="77777777" w:rsidR="00336DC9" w:rsidRPr="008826C8" w:rsidRDefault="00336DC9" w:rsidP="00336DC9">
            <w:pPr>
              <w:spacing w:before="60" w:after="60" w:line="240" w:lineRule="auto"/>
              <w:rPr>
                <w:sz w:val="18"/>
                <w:szCs w:val="18"/>
              </w:rPr>
            </w:pPr>
          </w:p>
        </w:tc>
      </w:tr>
      <w:tr w:rsidR="00C37FAA" w:rsidRPr="008826C8" w14:paraId="7208EDA7" w14:textId="67FDDC63" w:rsidTr="00180820">
        <w:tblPrEx>
          <w:tblW w:w="5000" w:type="pct"/>
          <w:tblLayout w:type="fixed"/>
          <w:tblCellMar>
            <w:top w:w="29" w:type="dxa"/>
            <w:left w:w="58" w:type="dxa"/>
            <w:bottom w:w="29" w:type="dxa"/>
            <w:right w:w="58" w:type="dxa"/>
          </w:tblCellMar>
          <w:tblPrExChange w:id="1099"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100" w:author="Raphael Malyankar" w:date="2026-02-02T18:45:00Z" w16du:dateUtc="2026-02-03T01:45:00Z">
            <w:trPr>
              <w:cantSplit/>
            </w:trPr>
          </w:trPrChange>
        </w:trPr>
        <w:tc>
          <w:tcPr>
            <w:tcW w:w="329" w:type="pct"/>
            <w:noWrap/>
            <w:hideMark/>
            <w:tcPrChange w:id="1101" w:author="Raphael Malyankar" w:date="2026-02-02T18:45:00Z" w16du:dateUtc="2026-02-03T01:45:00Z">
              <w:tcPr>
                <w:tcW w:w="376" w:type="pct"/>
                <w:noWrap/>
                <w:hideMark/>
              </w:tcPr>
            </w:tcPrChange>
          </w:tcPr>
          <w:p w14:paraId="0F31EC3F" w14:textId="77777777" w:rsidR="00336DC9" w:rsidRPr="008826C8" w:rsidRDefault="00336DC9" w:rsidP="00336DC9">
            <w:pPr>
              <w:spacing w:before="60" w:after="60" w:line="240" w:lineRule="auto"/>
              <w:rPr>
                <w:sz w:val="18"/>
                <w:szCs w:val="18"/>
              </w:rPr>
            </w:pPr>
            <w:r w:rsidRPr="008826C8">
              <w:rPr>
                <w:sz w:val="18"/>
                <w:szCs w:val="18"/>
              </w:rPr>
              <w:t>100_5061</w:t>
            </w:r>
          </w:p>
        </w:tc>
        <w:tc>
          <w:tcPr>
            <w:tcW w:w="476" w:type="pct"/>
            <w:noWrap/>
            <w:hideMark/>
            <w:tcPrChange w:id="1102" w:author="Raphael Malyankar" w:date="2026-02-02T18:45:00Z" w16du:dateUtc="2026-02-03T01:45:00Z">
              <w:tcPr>
                <w:tcW w:w="490" w:type="pct"/>
                <w:noWrap/>
                <w:hideMark/>
              </w:tcPr>
            </w:tcPrChange>
          </w:tcPr>
          <w:p w14:paraId="0940F5DF" w14:textId="77777777" w:rsidR="00336DC9" w:rsidRPr="00F447A6" w:rsidRDefault="00336DC9" w:rsidP="00336DC9">
            <w:pPr>
              <w:spacing w:before="60" w:after="60" w:line="240" w:lineRule="auto"/>
              <w:rPr>
                <w:rFonts w:cs="Arial"/>
                <w:sz w:val="18"/>
                <w:szCs w:val="18"/>
              </w:rPr>
            </w:pPr>
            <w:r w:rsidRPr="00F447A6">
              <w:rPr>
                <w:rFonts w:cs="Arial"/>
                <w:sz w:val="18"/>
                <w:szCs w:val="18"/>
              </w:rPr>
              <w:t>E</w:t>
            </w:r>
          </w:p>
        </w:tc>
        <w:tc>
          <w:tcPr>
            <w:tcW w:w="1699" w:type="pct"/>
            <w:gridSpan w:val="4"/>
            <w:hideMark/>
            <w:tcPrChange w:id="1103" w:author="Raphael Malyankar" w:date="2026-02-02T18:45:00Z" w16du:dateUtc="2026-02-03T01:45:00Z">
              <w:tcPr>
                <w:tcW w:w="1252" w:type="pct"/>
                <w:gridSpan w:val="6"/>
                <w:hideMark/>
              </w:tcPr>
            </w:tcPrChange>
          </w:tcPr>
          <w:p w14:paraId="56BD1583" w14:textId="77777777" w:rsidR="00336DC9" w:rsidRPr="008826C8" w:rsidRDefault="00336DC9" w:rsidP="00336DC9">
            <w:pPr>
              <w:spacing w:before="60" w:after="60" w:line="240" w:lineRule="auto"/>
              <w:rPr>
                <w:sz w:val="18"/>
                <w:szCs w:val="18"/>
              </w:rPr>
            </w:pPr>
            <w:r w:rsidRPr="008826C8">
              <w:rPr>
                <w:sz w:val="18"/>
                <w:szCs w:val="18"/>
              </w:rPr>
              <w:t>For associations which have attributes defined in a  Feature Catalogue, the structure and naming scheme described in S-100 Part 10b shall be used to realise those attributes.</w:t>
            </w:r>
          </w:p>
        </w:tc>
        <w:tc>
          <w:tcPr>
            <w:tcW w:w="354" w:type="pct"/>
            <w:noWrap/>
            <w:hideMark/>
            <w:tcPrChange w:id="1104" w:author="Raphael Malyankar" w:date="2026-02-02T18:45:00Z" w16du:dateUtc="2026-02-03T01:45:00Z">
              <w:tcPr>
                <w:tcW w:w="410" w:type="pct"/>
                <w:gridSpan w:val="2"/>
                <w:noWrap/>
                <w:hideMark/>
              </w:tcPr>
            </w:tcPrChange>
          </w:tcPr>
          <w:p w14:paraId="29025887"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105" w:author="Raphael Malyankar" w:date="2026-02-02T18:45:00Z" w16du:dateUtc="2026-02-03T01:45:00Z">
              <w:tcPr>
                <w:tcW w:w="377" w:type="pct"/>
                <w:gridSpan w:val="4"/>
                <w:hideMark/>
              </w:tcPr>
            </w:tcPrChange>
          </w:tcPr>
          <w:p w14:paraId="5A0AF940" w14:textId="77777777" w:rsidR="00336DC9" w:rsidRPr="008826C8" w:rsidRDefault="00336DC9" w:rsidP="00336DC9">
            <w:pPr>
              <w:spacing w:before="60" w:after="60" w:line="240" w:lineRule="auto"/>
              <w:rPr>
                <w:sz w:val="18"/>
                <w:szCs w:val="18"/>
              </w:rPr>
            </w:pPr>
            <w:r w:rsidRPr="008826C8">
              <w:rPr>
                <w:sz w:val="18"/>
                <w:szCs w:val="18"/>
              </w:rPr>
              <w:t>10b-8.4.1</w:t>
            </w:r>
          </w:p>
        </w:tc>
        <w:tc>
          <w:tcPr>
            <w:tcW w:w="356" w:type="pct"/>
            <w:gridSpan w:val="3"/>
            <w:tcPrChange w:id="1106" w:author="Raphael Malyankar" w:date="2026-02-02T18:45:00Z" w16du:dateUtc="2026-02-03T01:45:00Z">
              <w:tcPr>
                <w:tcW w:w="436" w:type="pct"/>
              </w:tcPr>
            </w:tcPrChange>
          </w:tcPr>
          <w:p w14:paraId="7AE88D6F" w14:textId="77777777" w:rsidR="00336DC9" w:rsidRPr="008826C8" w:rsidRDefault="00336DC9" w:rsidP="00336DC9">
            <w:pPr>
              <w:spacing w:before="60" w:after="60" w:line="240" w:lineRule="auto"/>
              <w:rPr>
                <w:sz w:val="18"/>
                <w:szCs w:val="18"/>
              </w:rPr>
            </w:pPr>
          </w:p>
        </w:tc>
        <w:tc>
          <w:tcPr>
            <w:tcW w:w="1109" w:type="pct"/>
            <w:tcPrChange w:id="1107" w:author="Raphael Malyankar" w:date="2026-02-02T18:45:00Z" w16du:dateUtc="2026-02-03T01:45:00Z">
              <w:tcPr>
                <w:tcW w:w="1273" w:type="pct"/>
                <w:gridSpan w:val="2"/>
              </w:tcPr>
            </w:tcPrChange>
          </w:tcPr>
          <w:p w14:paraId="5E515F3B" w14:textId="5820B796" w:rsidR="00336DC9" w:rsidRPr="00030176" w:rsidRDefault="00336DC9" w:rsidP="00336DC9">
            <w:pPr>
              <w:spacing w:before="60" w:after="60" w:line="240" w:lineRule="auto"/>
              <w:rPr>
                <w:sz w:val="18"/>
                <w:szCs w:val="18"/>
                <w:rPrChange w:id="1108" w:author="Raphael Malyankar" w:date="2026-02-02T16:42:00Z" w16du:dateUtc="2026-02-02T23:42:00Z">
                  <w:rPr>
                    <w:color w:val="EE0000"/>
                    <w:sz w:val="18"/>
                    <w:szCs w:val="18"/>
                  </w:rPr>
                </w:rPrChange>
              </w:rPr>
            </w:pPr>
            <w:r w:rsidRPr="00030176">
              <w:rPr>
                <w:sz w:val="18"/>
                <w:szCs w:val="18"/>
                <w:rPrChange w:id="1109" w:author="Raphael Malyankar" w:date="2026-02-02T16:42:00Z" w16du:dateUtc="2026-02-02T23:42:00Z">
                  <w:rPr>
                    <w:color w:val="EE0000"/>
                    <w:sz w:val="18"/>
                    <w:szCs w:val="18"/>
                  </w:rPr>
                </w:rPrChange>
              </w:rPr>
              <w:t>Amend GML schema</w:t>
            </w:r>
          </w:p>
        </w:tc>
        <w:tc>
          <w:tcPr>
            <w:tcW w:w="311" w:type="pct"/>
            <w:tcPrChange w:id="1110" w:author="Raphael Malyankar" w:date="2026-02-02T18:45:00Z" w16du:dateUtc="2026-02-03T01:45:00Z">
              <w:tcPr>
                <w:tcW w:w="386" w:type="pct"/>
              </w:tcPr>
            </w:tcPrChange>
          </w:tcPr>
          <w:p w14:paraId="10FCA8FF" w14:textId="77777777" w:rsidR="00336DC9" w:rsidRPr="008826C8" w:rsidRDefault="00336DC9" w:rsidP="00336DC9">
            <w:pPr>
              <w:spacing w:before="60" w:after="60" w:line="240" w:lineRule="auto"/>
              <w:rPr>
                <w:sz w:val="18"/>
                <w:szCs w:val="18"/>
              </w:rPr>
            </w:pPr>
          </w:p>
        </w:tc>
      </w:tr>
      <w:tr w:rsidR="00C37FAA" w:rsidRPr="008826C8" w14:paraId="06814AC7" w14:textId="47EBE8BF" w:rsidTr="00180820">
        <w:tblPrEx>
          <w:tblW w:w="5000" w:type="pct"/>
          <w:tblLayout w:type="fixed"/>
          <w:tblCellMar>
            <w:top w:w="29" w:type="dxa"/>
            <w:left w:w="58" w:type="dxa"/>
            <w:bottom w:w="29" w:type="dxa"/>
            <w:right w:w="58" w:type="dxa"/>
          </w:tblCellMar>
          <w:tblPrExChange w:id="1111"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112" w:author="Raphael Malyankar" w:date="2026-02-02T18:45:00Z" w16du:dateUtc="2026-02-03T01:45:00Z">
            <w:trPr>
              <w:cantSplit/>
            </w:trPr>
          </w:trPrChange>
        </w:trPr>
        <w:tc>
          <w:tcPr>
            <w:tcW w:w="329" w:type="pct"/>
            <w:noWrap/>
            <w:hideMark/>
            <w:tcPrChange w:id="1113" w:author="Raphael Malyankar" w:date="2026-02-02T18:45:00Z" w16du:dateUtc="2026-02-03T01:45:00Z">
              <w:tcPr>
                <w:tcW w:w="376" w:type="pct"/>
                <w:noWrap/>
                <w:hideMark/>
              </w:tcPr>
            </w:tcPrChange>
          </w:tcPr>
          <w:p w14:paraId="5B9224F7" w14:textId="77777777" w:rsidR="00336DC9" w:rsidRPr="008826C8" w:rsidRDefault="00336DC9" w:rsidP="00336DC9">
            <w:pPr>
              <w:spacing w:before="60" w:after="60" w:line="240" w:lineRule="auto"/>
              <w:rPr>
                <w:sz w:val="18"/>
                <w:szCs w:val="18"/>
              </w:rPr>
            </w:pPr>
            <w:r w:rsidRPr="008826C8">
              <w:rPr>
                <w:sz w:val="18"/>
                <w:szCs w:val="18"/>
              </w:rPr>
              <w:t>100_5062</w:t>
            </w:r>
          </w:p>
        </w:tc>
        <w:tc>
          <w:tcPr>
            <w:tcW w:w="476" w:type="pct"/>
            <w:noWrap/>
            <w:hideMark/>
            <w:tcPrChange w:id="1114" w:author="Raphael Malyankar" w:date="2026-02-02T18:45:00Z" w16du:dateUtc="2026-02-03T01:45:00Z">
              <w:tcPr>
                <w:tcW w:w="490" w:type="pct"/>
                <w:noWrap/>
                <w:hideMark/>
              </w:tcPr>
            </w:tcPrChange>
          </w:tcPr>
          <w:p w14:paraId="10A0F6F8" w14:textId="77777777" w:rsidR="00336DC9" w:rsidRPr="00F447A6" w:rsidRDefault="00336DC9" w:rsidP="00336DC9">
            <w:pPr>
              <w:spacing w:before="60" w:after="60" w:line="240" w:lineRule="auto"/>
              <w:rPr>
                <w:rFonts w:cs="Arial"/>
                <w:sz w:val="18"/>
                <w:szCs w:val="18"/>
              </w:rPr>
            </w:pPr>
            <w:r w:rsidRPr="00F447A6">
              <w:rPr>
                <w:rFonts w:cs="Arial"/>
                <w:sz w:val="18"/>
                <w:szCs w:val="18"/>
              </w:rPr>
              <w:t>E</w:t>
            </w:r>
          </w:p>
        </w:tc>
        <w:tc>
          <w:tcPr>
            <w:tcW w:w="1699" w:type="pct"/>
            <w:gridSpan w:val="4"/>
            <w:hideMark/>
            <w:tcPrChange w:id="1115" w:author="Raphael Malyankar" w:date="2026-02-02T18:45:00Z" w16du:dateUtc="2026-02-03T01:45:00Z">
              <w:tcPr>
                <w:tcW w:w="1252" w:type="pct"/>
                <w:gridSpan w:val="6"/>
                <w:hideMark/>
              </w:tcPr>
            </w:tcPrChange>
          </w:tcPr>
          <w:p w14:paraId="5046CAA2" w14:textId="77777777" w:rsidR="00336DC9" w:rsidRPr="008826C8" w:rsidRDefault="00336DC9" w:rsidP="00336DC9">
            <w:pPr>
              <w:spacing w:before="60" w:after="60" w:line="240" w:lineRule="auto"/>
              <w:rPr>
                <w:sz w:val="18"/>
                <w:szCs w:val="18"/>
              </w:rPr>
            </w:pPr>
            <w:r w:rsidRPr="008826C8">
              <w:rPr>
                <w:sz w:val="18"/>
                <w:szCs w:val="18"/>
              </w:rPr>
              <w:t>For associations containing attributes, if the association is between a FeatureType and an InformationType, such association class is defined in the FC as an Information Association and included, as an informationBinding, only in the referencing FeatureType, not in the InformationType</w:t>
            </w:r>
          </w:p>
        </w:tc>
        <w:tc>
          <w:tcPr>
            <w:tcW w:w="354" w:type="pct"/>
            <w:noWrap/>
            <w:hideMark/>
            <w:tcPrChange w:id="1116" w:author="Raphael Malyankar" w:date="2026-02-02T18:45:00Z" w16du:dateUtc="2026-02-03T01:45:00Z">
              <w:tcPr>
                <w:tcW w:w="410" w:type="pct"/>
                <w:gridSpan w:val="2"/>
                <w:noWrap/>
                <w:hideMark/>
              </w:tcPr>
            </w:tcPrChange>
          </w:tcPr>
          <w:p w14:paraId="7D67D775"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117" w:author="Raphael Malyankar" w:date="2026-02-02T18:45:00Z" w16du:dateUtc="2026-02-03T01:45:00Z">
              <w:tcPr>
                <w:tcW w:w="377" w:type="pct"/>
                <w:gridSpan w:val="4"/>
                <w:hideMark/>
              </w:tcPr>
            </w:tcPrChange>
          </w:tcPr>
          <w:p w14:paraId="13C1A26F" w14:textId="77777777" w:rsidR="00336DC9" w:rsidRPr="008826C8" w:rsidRDefault="00336DC9" w:rsidP="00336DC9">
            <w:pPr>
              <w:spacing w:before="60" w:after="60" w:line="240" w:lineRule="auto"/>
              <w:rPr>
                <w:sz w:val="18"/>
                <w:szCs w:val="18"/>
              </w:rPr>
            </w:pPr>
          </w:p>
        </w:tc>
        <w:tc>
          <w:tcPr>
            <w:tcW w:w="356" w:type="pct"/>
            <w:gridSpan w:val="3"/>
            <w:tcPrChange w:id="1118" w:author="Raphael Malyankar" w:date="2026-02-02T18:45:00Z" w16du:dateUtc="2026-02-03T01:45:00Z">
              <w:tcPr>
                <w:tcW w:w="436" w:type="pct"/>
              </w:tcPr>
            </w:tcPrChange>
          </w:tcPr>
          <w:p w14:paraId="3CDD502B" w14:textId="77777777" w:rsidR="00336DC9" w:rsidRPr="008826C8" w:rsidRDefault="00336DC9" w:rsidP="00336DC9">
            <w:pPr>
              <w:spacing w:before="60" w:after="60" w:line="240" w:lineRule="auto"/>
              <w:rPr>
                <w:sz w:val="18"/>
                <w:szCs w:val="18"/>
              </w:rPr>
            </w:pPr>
          </w:p>
        </w:tc>
        <w:tc>
          <w:tcPr>
            <w:tcW w:w="1109" w:type="pct"/>
            <w:tcPrChange w:id="1119" w:author="Raphael Malyankar" w:date="2026-02-02T18:45:00Z" w16du:dateUtc="2026-02-03T01:45:00Z">
              <w:tcPr>
                <w:tcW w:w="1273" w:type="pct"/>
                <w:gridSpan w:val="2"/>
              </w:tcPr>
            </w:tcPrChange>
          </w:tcPr>
          <w:p w14:paraId="30670383" w14:textId="7A2FD061" w:rsidR="00336DC9" w:rsidRPr="00030176" w:rsidRDefault="00336DC9" w:rsidP="00336DC9">
            <w:pPr>
              <w:spacing w:before="60" w:after="60" w:line="240" w:lineRule="auto"/>
              <w:rPr>
                <w:sz w:val="18"/>
                <w:szCs w:val="18"/>
                <w:rPrChange w:id="1120" w:author="Raphael Malyankar" w:date="2026-02-02T16:42:00Z" w16du:dateUtc="2026-02-02T23:42:00Z">
                  <w:rPr>
                    <w:color w:val="EE0000"/>
                    <w:sz w:val="18"/>
                    <w:szCs w:val="18"/>
                  </w:rPr>
                </w:rPrChange>
              </w:rPr>
            </w:pPr>
            <w:r w:rsidRPr="00030176">
              <w:rPr>
                <w:sz w:val="18"/>
                <w:szCs w:val="18"/>
                <w:rPrChange w:id="1121" w:author="Raphael Malyankar" w:date="2026-02-02T16:42:00Z" w16du:dateUtc="2026-02-02T23:42:00Z">
                  <w:rPr>
                    <w:color w:val="EE0000"/>
                    <w:sz w:val="18"/>
                    <w:szCs w:val="18"/>
                  </w:rPr>
                </w:rPrChange>
              </w:rPr>
              <w:t>Amend GML schema</w:t>
            </w:r>
          </w:p>
        </w:tc>
        <w:tc>
          <w:tcPr>
            <w:tcW w:w="311" w:type="pct"/>
            <w:tcPrChange w:id="1122" w:author="Raphael Malyankar" w:date="2026-02-02T18:45:00Z" w16du:dateUtc="2026-02-03T01:45:00Z">
              <w:tcPr>
                <w:tcW w:w="386" w:type="pct"/>
              </w:tcPr>
            </w:tcPrChange>
          </w:tcPr>
          <w:p w14:paraId="404CC45F" w14:textId="77777777" w:rsidR="00336DC9" w:rsidRPr="008826C8" w:rsidRDefault="00336DC9" w:rsidP="00336DC9">
            <w:pPr>
              <w:spacing w:before="60" w:after="60" w:line="240" w:lineRule="auto"/>
              <w:rPr>
                <w:sz w:val="18"/>
                <w:szCs w:val="18"/>
              </w:rPr>
            </w:pPr>
          </w:p>
        </w:tc>
      </w:tr>
      <w:tr w:rsidR="00C37FAA" w:rsidRPr="008826C8" w14:paraId="3986F392" w14:textId="5C165A4F" w:rsidTr="00180820">
        <w:tblPrEx>
          <w:tblW w:w="5000" w:type="pct"/>
          <w:tblLayout w:type="fixed"/>
          <w:tblCellMar>
            <w:top w:w="29" w:type="dxa"/>
            <w:left w:w="58" w:type="dxa"/>
            <w:bottom w:w="29" w:type="dxa"/>
            <w:right w:w="58" w:type="dxa"/>
          </w:tblCellMar>
          <w:tblPrExChange w:id="1123"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124" w:author="Raphael Malyankar" w:date="2026-02-02T18:45:00Z" w16du:dateUtc="2026-02-03T01:45:00Z">
            <w:trPr>
              <w:cantSplit/>
            </w:trPr>
          </w:trPrChange>
        </w:trPr>
        <w:tc>
          <w:tcPr>
            <w:tcW w:w="329" w:type="pct"/>
            <w:noWrap/>
            <w:hideMark/>
            <w:tcPrChange w:id="1125" w:author="Raphael Malyankar" w:date="2026-02-02T18:45:00Z" w16du:dateUtc="2026-02-03T01:45:00Z">
              <w:tcPr>
                <w:tcW w:w="376" w:type="pct"/>
                <w:noWrap/>
                <w:hideMark/>
              </w:tcPr>
            </w:tcPrChange>
          </w:tcPr>
          <w:p w14:paraId="291E6E97" w14:textId="77777777" w:rsidR="00336DC9" w:rsidRPr="008826C8" w:rsidRDefault="00336DC9" w:rsidP="00336DC9">
            <w:pPr>
              <w:spacing w:before="60" w:after="60" w:line="240" w:lineRule="auto"/>
              <w:rPr>
                <w:sz w:val="18"/>
                <w:szCs w:val="18"/>
              </w:rPr>
            </w:pPr>
            <w:r w:rsidRPr="008826C8">
              <w:rPr>
                <w:sz w:val="18"/>
                <w:szCs w:val="18"/>
              </w:rPr>
              <w:t>100_5063</w:t>
            </w:r>
          </w:p>
        </w:tc>
        <w:tc>
          <w:tcPr>
            <w:tcW w:w="476" w:type="pct"/>
            <w:noWrap/>
            <w:hideMark/>
            <w:tcPrChange w:id="1126" w:author="Raphael Malyankar" w:date="2026-02-02T18:45:00Z" w16du:dateUtc="2026-02-03T01:45:00Z">
              <w:tcPr>
                <w:tcW w:w="490" w:type="pct"/>
                <w:noWrap/>
                <w:hideMark/>
              </w:tcPr>
            </w:tcPrChange>
          </w:tcPr>
          <w:p w14:paraId="0F855679" w14:textId="77777777" w:rsidR="00336DC9" w:rsidRPr="00F447A6" w:rsidRDefault="00336DC9" w:rsidP="00336DC9">
            <w:pPr>
              <w:spacing w:before="60" w:after="60" w:line="240" w:lineRule="auto"/>
              <w:rPr>
                <w:rFonts w:cs="Arial"/>
                <w:sz w:val="18"/>
                <w:szCs w:val="18"/>
              </w:rPr>
            </w:pPr>
            <w:r w:rsidRPr="00F447A6">
              <w:rPr>
                <w:rFonts w:cs="Arial"/>
                <w:sz w:val="18"/>
                <w:szCs w:val="18"/>
              </w:rPr>
              <w:t>C</w:t>
            </w:r>
          </w:p>
        </w:tc>
        <w:tc>
          <w:tcPr>
            <w:tcW w:w="1699" w:type="pct"/>
            <w:gridSpan w:val="4"/>
            <w:hideMark/>
            <w:tcPrChange w:id="1127" w:author="Raphael Malyankar" w:date="2026-02-02T18:45:00Z" w16du:dateUtc="2026-02-03T01:45:00Z">
              <w:tcPr>
                <w:tcW w:w="1252" w:type="pct"/>
                <w:gridSpan w:val="6"/>
                <w:hideMark/>
              </w:tcPr>
            </w:tcPrChange>
          </w:tcPr>
          <w:p w14:paraId="5456ACE6" w14:textId="632CAACA" w:rsidR="00336DC9" w:rsidRPr="008826C8" w:rsidRDefault="00336DC9" w:rsidP="00336DC9">
            <w:pPr>
              <w:spacing w:before="60" w:after="60" w:line="240" w:lineRule="auto"/>
              <w:rPr>
                <w:sz w:val="18"/>
                <w:szCs w:val="18"/>
              </w:rPr>
            </w:pPr>
            <w:r w:rsidRPr="008826C8">
              <w:rPr>
                <w:sz w:val="18"/>
                <w:szCs w:val="18"/>
              </w:rPr>
              <w:t xml:space="preserve">Local name in element tag </w:t>
            </w:r>
            <w:r w:rsidR="00C37FAA" w:rsidRPr="00EB36BF">
              <w:rPr>
                <w:sz w:val="18"/>
                <w:szCs w:val="18"/>
                <w:rPrChange w:id="1128" w:author="Raphael Malyankar" w:date="2026-02-02T16:30:00Z" w16du:dateUtc="2026-02-02T23:30:00Z">
                  <w:rPr>
                    <w:color w:val="EE0000"/>
                    <w:sz w:val="18"/>
                    <w:szCs w:val="18"/>
                  </w:rPr>
                </w:rPrChange>
              </w:rPr>
              <w:t>must</w:t>
            </w:r>
            <w:r w:rsidRPr="00EB36BF">
              <w:rPr>
                <w:sz w:val="18"/>
                <w:szCs w:val="18"/>
                <w:rPrChange w:id="1129" w:author="Raphael Malyankar" w:date="2026-02-02T16:30:00Z" w16du:dateUtc="2026-02-02T23:30:00Z">
                  <w:rPr>
                    <w:color w:val="EE0000"/>
                    <w:sz w:val="18"/>
                    <w:szCs w:val="18"/>
                  </w:rPr>
                </w:rPrChange>
              </w:rPr>
              <w:t xml:space="preserve"> </w:t>
            </w:r>
            <w:r w:rsidRPr="008826C8">
              <w:rPr>
                <w:sz w:val="18"/>
                <w:szCs w:val="18"/>
              </w:rPr>
              <w:t>match camel case code of corresponding feature, information type, attribute, or role.</w:t>
            </w:r>
          </w:p>
        </w:tc>
        <w:tc>
          <w:tcPr>
            <w:tcW w:w="354" w:type="pct"/>
            <w:noWrap/>
            <w:hideMark/>
            <w:tcPrChange w:id="1130" w:author="Raphael Malyankar" w:date="2026-02-02T18:45:00Z" w16du:dateUtc="2026-02-03T01:45:00Z">
              <w:tcPr>
                <w:tcW w:w="410" w:type="pct"/>
                <w:gridSpan w:val="2"/>
                <w:noWrap/>
                <w:hideMark/>
              </w:tcPr>
            </w:tcPrChange>
          </w:tcPr>
          <w:p w14:paraId="0BF67AE0"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131" w:author="Raphael Malyankar" w:date="2026-02-02T18:45:00Z" w16du:dateUtc="2026-02-03T01:45:00Z">
              <w:tcPr>
                <w:tcW w:w="377" w:type="pct"/>
                <w:gridSpan w:val="4"/>
                <w:hideMark/>
              </w:tcPr>
            </w:tcPrChange>
          </w:tcPr>
          <w:p w14:paraId="09D4888B" w14:textId="77777777" w:rsidR="00336DC9" w:rsidRPr="008826C8" w:rsidRDefault="00336DC9" w:rsidP="00336DC9">
            <w:pPr>
              <w:spacing w:before="60" w:after="60" w:line="240" w:lineRule="auto"/>
              <w:rPr>
                <w:sz w:val="18"/>
                <w:szCs w:val="18"/>
              </w:rPr>
            </w:pPr>
            <w:r w:rsidRPr="008826C8">
              <w:rPr>
                <w:sz w:val="18"/>
                <w:szCs w:val="18"/>
              </w:rPr>
              <w:t>10b-9</w:t>
            </w:r>
          </w:p>
        </w:tc>
        <w:tc>
          <w:tcPr>
            <w:tcW w:w="356" w:type="pct"/>
            <w:gridSpan w:val="3"/>
            <w:tcPrChange w:id="1132" w:author="Raphael Malyankar" w:date="2026-02-02T18:45:00Z" w16du:dateUtc="2026-02-03T01:45:00Z">
              <w:tcPr>
                <w:tcW w:w="436" w:type="pct"/>
              </w:tcPr>
            </w:tcPrChange>
          </w:tcPr>
          <w:p w14:paraId="2D55A12F" w14:textId="77777777" w:rsidR="00336DC9" w:rsidRPr="008826C8" w:rsidRDefault="00336DC9" w:rsidP="00336DC9">
            <w:pPr>
              <w:spacing w:before="60" w:after="60" w:line="240" w:lineRule="auto"/>
              <w:rPr>
                <w:sz w:val="18"/>
                <w:szCs w:val="18"/>
              </w:rPr>
            </w:pPr>
          </w:p>
        </w:tc>
        <w:tc>
          <w:tcPr>
            <w:tcW w:w="1109" w:type="pct"/>
            <w:tcPrChange w:id="1133" w:author="Raphael Malyankar" w:date="2026-02-02T18:45:00Z" w16du:dateUtc="2026-02-03T01:45:00Z">
              <w:tcPr>
                <w:tcW w:w="1273" w:type="pct"/>
                <w:gridSpan w:val="2"/>
              </w:tcPr>
            </w:tcPrChange>
          </w:tcPr>
          <w:p w14:paraId="102AFB54" w14:textId="1759FFBE" w:rsidR="00336DC9" w:rsidRPr="00030176" w:rsidRDefault="00336DC9" w:rsidP="00336DC9">
            <w:pPr>
              <w:spacing w:before="60" w:after="60" w:line="240" w:lineRule="auto"/>
              <w:rPr>
                <w:sz w:val="18"/>
                <w:szCs w:val="18"/>
                <w:rPrChange w:id="1134" w:author="Raphael Malyankar" w:date="2026-02-02T16:42:00Z" w16du:dateUtc="2026-02-02T23:42:00Z">
                  <w:rPr>
                    <w:color w:val="EE0000"/>
                    <w:sz w:val="18"/>
                    <w:szCs w:val="18"/>
                  </w:rPr>
                </w:rPrChange>
              </w:rPr>
            </w:pPr>
            <w:r w:rsidRPr="00030176">
              <w:rPr>
                <w:sz w:val="18"/>
                <w:szCs w:val="18"/>
                <w:rPrChange w:id="1135" w:author="Raphael Malyankar" w:date="2026-02-02T16:42:00Z" w16du:dateUtc="2026-02-02T23:42:00Z">
                  <w:rPr>
                    <w:color w:val="EE0000"/>
                    <w:sz w:val="18"/>
                    <w:szCs w:val="18"/>
                  </w:rPr>
                </w:rPrChange>
              </w:rPr>
              <w:t>Amend GML schema</w:t>
            </w:r>
          </w:p>
        </w:tc>
        <w:tc>
          <w:tcPr>
            <w:tcW w:w="311" w:type="pct"/>
            <w:tcPrChange w:id="1136" w:author="Raphael Malyankar" w:date="2026-02-02T18:45:00Z" w16du:dateUtc="2026-02-03T01:45:00Z">
              <w:tcPr>
                <w:tcW w:w="386" w:type="pct"/>
              </w:tcPr>
            </w:tcPrChange>
          </w:tcPr>
          <w:p w14:paraId="609374D2" w14:textId="77777777" w:rsidR="00336DC9" w:rsidRPr="008826C8" w:rsidRDefault="00336DC9" w:rsidP="00336DC9">
            <w:pPr>
              <w:spacing w:before="60" w:after="60" w:line="240" w:lineRule="auto"/>
              <w:rPr>
                <w:sz w:val="18"/>
                <w:szCs w:val="18"/>
              </w:rPr>
            </w:pPr>
          </w:p>
        </w:tc>
      </w:tr>
      <w:tr w:rsidR="00C37FAA" w:rsidRPr="008826C8" w14:paraId="0DF0986A" w14:textId="13F57A41" w:rsidTr="00180820">
        <w:tblPrEx>
          <w:tblW w:w="5000" w:type="pct"/>
          <w:tblLayout w:type="fixed"/>
          <w:tblCellMar>
            <w:top w:w="29" w:type="dxa"/>
            <w:left w:w="58" w:type="dxa"/>
            <w:bottom w:w="29" w:type="dxa"/>
            <w:right w:w="58" w:type="dxa"/>
          </w:tblCellMar>
          <w:tblPrExChange w:id="1137"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138" w:author="Raphael Malyankar" w:date="2026-02-02T18:45:00Z" w16du:dateUtc="2026-02-03T01:45:00Z">
            <w:trPr>
              <w:cantSplit/>
            </w:trPr>
          </w:trPrChange>
        </w:trPr>
        <w:tc>
          <w:tcPr>
            <w:tcW w:w="329" w:type="pct"/>
            <w:noWrap/>
            <w:hideMark/>
            <w:tcPrChange w:id="1139" w:author="Raphael Malyankar" w:date="2026-02-02T18:45:00Z" w16du:dateUtc="2026-02-03T01:45:00Z">
              <w:tcPr>
                <w:tcW w:w="376" w:type="pct"/>
                <w:noWrap/>
                <w:hideMark/>
              </w:tcPr>
            </w:tcPrChange>
          </w:tcPr>
          <w:p w14:paraId="093AEEED" w14:textId="77777777" w:rsidR="00336DC9" w:rsidRPr="008826C8" w:rsidRDefault="00336DC9" w:rsidP="00336DC9">
            <w:pPr>
              <w:spacing w:before="60" w:after="60" w:line="240" w:lineRule="auto"/>
              <w:rPr>
                <w:sz w:val="18"/>
                <w:szCs w:val="18"/>
              </w:rPr>
            </w:pPr>
            <w:r w:rsidRPr="008826C8">
              <w:rPr>
                <w:sz w:val="18"/>
                <w:szCs w:val="18"/>
              </w:rPr>
              <w:t>100_5064</w:t>
            </w:r>
          </w:p>
        </w:tc>
        <w:tc>
          <w:tcPr>
            <w:tcW w:w="476" w:type="pct"/>
            <w:noWrap/>
            <w:hideMark/>
            <w:tcPrChange w:id="1140" w:author="Raphael Malyankar" w:date="2026-02-02T18:45:00Z" w16du:dateUtc="2026-02-03T01:45:00Z">
              <w:tcPr>
                <w:tcW w:w="490" w:type="pct"/>
                <w:noWrap/>
                <w:hideMark/>
              </w:tcPr>
            </w:tcPrChange>
          </w:tcPr>
          <w:p w14:paraId="34ECA721" w14:textId="77777777" w:rsidR="00336DC9" w:rsidRPr="00F447A6" w:rsidRDefault="00336DC9" w:rsidP="00336DC9">
            <w:pPr>
              <w:spacing w:before="60" w:after="60" w:line="240" w:lineRule="auto"/>
              <w:rPr>
                <w:rFonts w:cs="Arial"/>
                <w:sz w:val="18"/>
                <w:szCs w:val="18"/>
              </w:rPr>
            </w:pPr>
            <w:r w:rsidRPr="00F447A6">
              <w:rPr>
                <w:rFonts w:cs="Arial"/>
                <w:sz w:val="18"/>
                <w:szCs w:val="18"/>
              </w:rPr>
              <w:t>C</w:t>
            </w:r>
          </w:p>
        </w:tc>
        <w:tc>
          <w:tcPr>
            <w:tcW w:w="1699" w:type="pct"/>
            <w:gridSpan w:val="4"/>
            <w:hideMark/>
            <w:tcPrChange w:id="1141" w:author="Raphael Malyankar" w:date="2026-02-02T18:45:00Z" w16du:dateUtc="2026-02-03T01:45:00Z">
              <w:tcPr>
                <w:tcW w:w="1252" w:type="pct"/>
                <w:gridSpan w:val="6"/>
                <w:hideMark/>
              </w:tcPr>
            </w:tcPrChange>
          </w:tcPr>
          <w:p w14:paraId="73D3C9B1" w14:textId="123DC409" w:rsidR="00336DC9" w:rsidRPr="008826C8" w:rsidRDefault="00336DC9" w:rsidP="00336DC9">
            <w:pPr>
              <w:spacing w:before="60" w:after="60" w:line="240" w:lineRule="auto"/>
              <w:rPr>
                <w:sz w:val="18"/>
                <w:szCs w:val="18"/>
              </w:rPr>
            </w:pPr>
            <w:r w:rsidRPr="008826C8">
              <w:rPr>
                <w:sz w:val="18"/>
                <w:szCs w:val="18"/>
              </w:rPr>
              <w:t xml:space="preserve">The tags "geometry" and "Dataset" are reserved and must not be used as local names of elements deriving from domain </w:t>
            </w:r>
            <w:r w:rsidR="009D7F41" w:rsidRPr="008826C8">
              <w:rPr>
                <w:sz w:val="18"/>
                <w:szCs w:val="18"/>
              </w:rPr>
              <w:t>modelling</w:t>
            </w:r>
            <w:r w:rsidRPr="008826C8">
              <w:rPr>
                <w:sz w:val="18"/>
                <w:szCs w:val="18"/>
              </w:rPr>
              <w:t>.</w:t>
            </w:r>
          </w:p>
        </w:tc>
        <w:tc>
          <w:tcPr>
            <w:tcW w:w="354" w:type="pct"/>
            <w:noWrap/>
            <w:hideMark/>
            <w:tcPrChange w:id="1142" w:author="Raphael Malyankar" w:date="2026-02-02T18:45:00Z" w16du:dateUtc="2026-02-03T01:45:00Z">
              <w:tcPr>
                <w:tcW w:w="410" w:type="pct"/>
                <w:gridSpan w:val="2"/>
                <w:noWrap/>
                <w:hideMark/>
              </w:tcPr>
            </w:tcPrChange>
          </w:tcPr>
          <w:p w14:paraId="193EAEED"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143" w:author="Raphael Malyankar" w:date="2026-02-02T18:45:00Z" w16du:dateUtc="2026-02-03T01:45:00Z">
              <w:tcPr>
                <w:tcW w:w="377" w:type="pct"/>
                <w:gridSpan w:val="4"/>
                <w:hideMark/>
              </w:tcPr>
            </w:tcPrChange>
          </w:tcPr>
          <w:p w14:paraId="14C969E8" w14:textId="77777777" w:rsidR="00336DC9" w:rsidRPr="008826C8" w:rsidRDefault="00336DC9" w:rsidP="00336DC9">
            <w:pPr>
              <w:spacing w:before="60" w:after="60" w:line="240" w:lineRule="auto"/>
              <w:rPr>
                <w:sz w:val="18"/>
                <w:szCs w:val="18"/>
              </w:rPr>
            </w:pPr>
            <w:r w:rsidRPr="008826C8">
              <w:rPr>
                <w:sz w:val="18"/>
                <w:szCs w:val="18"/>
              </w:rPr>
              <w:t>10b-9</w:t>
            </w:r>
          </w:p>
        </w:tc>
        <w:tc>
          <w:tcPr>
            <w:tcW w:w="356" w:type="pct"/>
            <w:gridSpan w:val="3"/>
            <w:tcPrChange w:id="1144" w:author="Raphael Malyankar" w:date="2026-02-02T18:45:00Z" w16du:dateUtc="2026-02-03T01:45:00Z">
              <w:tcPr>
                <w:tcW w:w="436" w:type="pct"/>
              </w:tcPr>
            </w:tcPrChange>
          </w:tcPr>
          <w:p w14:paraId="54B8FB69" w14:textId="77777777" w:rsidR="00336DC9" w:rsidRPr="008826C8" w:rsidRDefault="00336DC9" w:rsidP="00336DC9">
            <w:pPr>
              <w:spacing w:before="60" w:after="60" w:line="240" w:lineRule="auto"/>
              <w:rPr>
                <w:sz w:val="18"/>
                <w:szCs w:val="18"/>
              </w:rPr>
            </w:pPr>
          </w:p>
        </w:tc>
        <w:tc>
          <w:tcPr>
            <w:tcW w:w="1109" w:type="pct"/>
            <w:tcPrChange w:id="1145" w:author="Raphael Malyankar" w:date="2026-02-02T18:45:00Z" w16du:dateUtc="2026-02-03T01:45:00Z">
              <w:tcPr>
                <w:tcW w:w="1273" w:type="pct"/>
                <w:gridSpan w:val="2"/>
              </w:tcPr>
            </w:tcPrChange>
          </w:tcPr>
          <w:p w14:paraId="69F54F86" w14:textId="72B4E214" w:rsidR="00336DC9" w:rsidRPr="00030176" w:rsidRDefault="00336DC9" w:rsidP="00336DC9">
            <w:pPr>
              <w:spacing w:before="60" w:after="60" w:line="240" w:lineRule="auto"/>
              <w:rPr>
                <w:sz w:val="18"/>
                <w:szCs w:val="18"/>
                <w:rPrChange w:id="1146" w:author="Raphael Malyankar" w:date="2026-02-02T16:42:00Z" w16du:dateUtc="2026-02-02T23:42:00Z">
                  <w:rPr>
                    <w:color w:val="EE0000"/>
                    <w:sz w:val="18"/>
                    <w:szCs w:val="18"/>
                  </w:rPr>
                </w:rPrChange>
              </w:rPr>
            </w:pPr>
            <w:r w:rsidRPr="00030176">
              <w:rPr>
                <w:sz w:val="18"/>
                <w:szCs w:val="18"/>
                <w:rPrChange w:id="1147" w:author="Raphael Malyankar" w:date="2026-02-02T16:42:00Z" w16du:dateUtc="2026-02-02T23:42:00Z">
                  <w:rPr>
                    <w:color w:val="EE0000"/>
                    <w:sz w:val="18"/>
                    <w:szCs w:val="18"/>
                  </w:rPr>
                </w:rPrChange>
              </w:rPr>
              <w:t>Amend GML schema</w:t>
            </w:r>
          </w:p>
        </w:tc>
        <w:tc>
          <w:tcPr>
            <w:tcW w:w="311" w:type="pct"/>
            <w:tcPrChange w:id="1148" w:author="Raphael Malyankar" w:date="2026-02-02T18:45:00Z" w16du:dateUtc="2026-02-03T01:45:00Z">
              <w:tcPr>
                <w:tcW w:w="386" w:type="pct"/>
              </w:tcPr>
            </w:tcPrChange>
          </w:tcPr>
          <w:p w14:paraId="4B5FBA8C" w14:textId="77777777" w:rsidR="00336DC9" w:rsidRPr="008826C8" w:rsidRDefault="00336DC9" w:rsidP="00336DC9">
            <w:pPr>
              <w:spacing w:before="60" w:after="60" w:line="240" w:lineRule="auto"/>
              <w:rPr>
                <w:sz w:val="18"/>
                <w:szCs w:val="18"/>
              </w:rPr>
            </w:pPr>
          </w:p>
        </w:tc>
      </w:tr>
      <w:tr w:rsidR="00C37FAA" w:rsidRPr="008826C8" w14:paraId="2F06FA29" w14:textId="328469C6" w:rsidTr="00180820">
        <w:tblPrEx>
          <w:tblW w:w="5000" w:type="pct"/>
          <w:tblLayout w:type="fixed"/>
          <w:tblCellMar>
            <w:top w:w="29" w:type="dxa"/>
            <w:left w:w="58" w:type="dxa"/>
            <w:bottom w:w="29" w:type="dxa"/>
            <w:right w:w="58" w:type="dxa"/>
          </w:tblCellMar>
          <w:tblPrExChange w:id="1149"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150" w:author="Raphael Malyankar" w:date="2026-02-02T18:45:00Z" w16du:dateUtc="2026-02-03T01:45:00Z">
            <w:trPr>
              <w:cantSplit/>
            </w:trPr>
          </w:trPrChange>
        </w:trPr>
        <w:tc>
          <w:tcPr>
            <w:tcW w:w="329" w:type="pct"/>
            <w:noWrap/>
            <w:hideMark/>
            <w:tcPrChange w:id="1151" w:author="Raphael Malyankar" w:date="2026-02-02T18:45:00Z" w16du:dateUtc="2026-02-03T01:45:00Z">
              <w:tcPr>
                <w:tcW w:w="376" w:type="pct"/>
                <w:noWrap/>
                <w:hideMark/>
              </w:tcPr>
            </w:tcPrChange>
          </w:tcPr>
          <w:p w14:paraId="6213D7A6" w14:textId="77777777" w:rsidR="00336DC9" w:rsidRPr="008826C8" w:rsidRDefault="00336DC9" w:rsidP="00336DC9">
            <w:pPr>
              <w:spacing w:before="60" w:after="60" w:line="240" w:lineRule="auto"/>
              <w:rPr>
                <w:sz w:val="18"/>
                <w:szCs w:val="18"/>
              </w:rPr>
            </w:pPr>
            <w:r w:rsidRPr="008826C8">
              <w:rPr>
                <w:sz w:val="18"/>
                <w:szCs w:val="18"/>
              </w:rPr>
              <w:lastRenderedPageBreak/>
              <w:t>100_5065</w:t>
            </w:r>
          </w:p>
        </w:tc>
        <w:tc>
          <w:tcPr>
            <w:tcW w:w="476" w:type="pct"/>
            <w:noWrap/>
            <w:hideMark/>
            <w:tcPrChange w:id="1152" w:author="Raphael Malyankar" w:date="2026-02-02T18:45:00Z" w16du:dateUtc="2026-02-03T01:45:00Z">
              <w:tcPr>
                <w:tcW w:w="490" w:type="pct"/>
                <w:noWrap/>
                <w:hideMark/>
              </w:tcPr>
            </w:tcPrChange>
          </w:tcPr>
          <w:p w14:paraId="2E44DD89" w14:textId="77777777" w:rsidR="00336DC9" w:rsidRPr="00F447A6" w:rsidRDefault="00336DC9" w:rsidP="00336DC9">
            <w:pPr>
              <w:spacing w:before="60" w:after="60" w:line="240" w:lineRule="auto"/>
              <w:rPr>
                <w:rFonts w:cs="Arial"/>
                <w:sz w:val="18"/>
                <w:szCs w:val="18"/>
              </w:rPr>
            </w:pPr>
            <w:r w:rsidRPr="00F447A6">
              <w:rPr>
                <w:rFonts w:cs="Arial"/>
                <w:sz w:val="18"/>
                <w:szCs w:val="18"/>
              </w:rPr>
              <w:t>C</w:t>
            </w:r>
          </w:p>
        </w:tc>
        <w:tc>
          <w:tcPr>
            <w:tcW w:w="1699" w:type="pct"/>
            <w:gridSpan w:val="4"/>
            <w:hideMark/>
            <w:tcPrChange w:id="1153" w:author="Raphael Malyankar" w:date="2026-02-02T18:45:00Z" w16du:dateUtc="2026-02-03T01:45:00Z">
              <w:tcPr>
                <w:tcW w:w="1252" w:type="pct"/>
                <w:gridSpan w:val="6"/>
                <w:hideMark/>
              </w:tcPr>
            </w:tcPrChange>
          </w:tcPr>
          <w:p w14:paraId="79A58BAD" w14:textId="17D83F76" w:rsidR="00336DC9" w:rsidRPr="008826C8" w:rsidRDefault="00336DC9" w:rsidP="00336DC9">
            <w:pPr>
              <w:spacing w:before="60" w:after="60" w:line="240" w:lineRule="auto"/>
              <w:rPr>
                <w:sz w:val="18"/>
                <w:szCs w:val="18"/>
              </w:rPr>
            </w:pPr>
            <w:r w:rsidRPr="008826C8">
              <w:rPr>
                <w:sz w:val="18"/>
                <w:szCs w:val="18"/>
              </w:rPr>
              <w:t>GML data formats for S-100 datasets must follow the GML rules as described in the GML</w:t>
            </w:r>
            <w:r w:rsidR="008E5FA0">
              <w:rPr>
                <w:sz w:val="18"/>
                <w:szCs w:val="18"/>
              </w:rPr>
              <w:t xml:space="preserve"> </w:t>
            </w:r>
            <w:r w:rsidRPr="008826C8">
              <w:rPr>
                <w:sz w:val="18"/>
                <w:szCs w:val="18"/>
              </w:rPr>
              <w:t>specification (ISO 19136/OGC 07-036), as modified by the S-100 GML profile and Part 10b.</w:t>
            </w:r>
          </w:p>
        </w:tc>
        <w:tc>
          <w:tcPr>
            <w:tcW w:w="354" w:type="pct"/>
            <w:noWrap/>
            <w:hideMark/>
            <w:tcPrChange w:id="1154" w:author="Raphael Malyankar" w:date="2026-02-02T18:45:00Z" w16du:dateUtc="2026-02-03T01:45:00Z">
              <w:tcPr>
                <w:tcW w:w="410" w:type="pct"/>
                <w:gridSpan w:val="2"/>
                <w:noWrap/>
                <w:hideMark/>
              </w:tcPr>
            </w:tcPrChange>
          </w:tcPr>
          <w:p w14:paraId="2DC66E3C"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155" w:author="Raphael Malyankar" w:date="2026-02-02T18:45:00Z" w16du:dateUtc="2026-02-03T01:45:00Z">
              <w:tcPr>
                <w:tcW w:w="377" w:type="pct"/>
                <w:gridSpan w:val="4"/>
                <w:hideMark/>
              </w:tcPr>
            </w:tcPrChange>
          </w:tcPr>
          <w:p w14:paraId="307FB9C8" w14:textId="77777777" w:rsidR="00336DC9" w:rsidRPr="008826C8" w:rsidRDefault="00336DC9" w:rsidP="00336DC9">
            <w:pPr>
              <w:spacing w:before="60" w:after="60" w:line="240" w:lineRule="auto"/>
              <w:rPr>
                <w:sz w:val="18"/>
                <w:szCs w:val="18"/>
              </w:rPr>
            </w:pPr>
            <w:r w:rsidRPr="008826C8">
              <w:rPr>
                <w:sz w:val="18"/>
                <w:szCs w:val="18"/>
              </w:rPr>
              <w:t>10b-9</w:t>
            </w:r>
          </w:p>
        </w:tc>
        <w:tc>
          <w:tcPr>
            <w:tcW w:w="356" w:type="pct"/>
            <w:gridSpan w:val="3"/>
            <w:tcPrChange w:id="1156" w:author="Raphael Malyankar" w:date="2026-02-02T18:45:00Z" w16du:dateUtc="2026-02-03T01:45:00Z">
              <w:tcPr>
                <w:tcW w:w="436" w:type="pct"/>
              </w:tcPr>
            </w:tcPrChange>
          </w:tcPr>
          <w:p w14:paraId="10CB4BDD" w14:textId="77777777" w:rsidR="00336DC9" w:rsidRPr="008826C8" w:rsidRDefault="00336DC9" w:rsidP="00336DC9">
            <w:pPr>
              <w:spacing w:before="60" w:after="60" w:line="240" w:lineRule="auto"/>
              <w:rPr>
                <w:sz w:val="18"/>
                <w:szCs w:val="18"/>
              </w:rPr>
            </w:pPr>
          </w:p>
        </w:tc>
        <w:tc>
          <w:tcPr>
            <w:tcW w:w="1109" w:type="pct"/>
            <w:tcPrChange w:id="1157" w:author="Raphael Malyankar" w:date="2026-02-02T18:45:00Z" w16du:dateUtc="2026-02-03T01:45:00Z">
              <w:tcPr>
                <w:tcW w:w="1273" w:type="pct"/>
                <w:gridSpan w:val="2"/>
              </w:tcPr>
            </w:tcPrChange>
          </w:tcPr>
          <w:p w14:paraId="1BAECB12" w14:textId="20F96A93" w:rsidR="00336DC9" w:rsidRPr="00030176" w:rsidRDefault="00336DC9" w:rsidP="00336DC9">
            <w:pPr>
              <w:spacing w:before="60" w:after="60" w:line="240" w:lineRule="auto"/>
              <w:rPr>
                <w:sz w:val="18"/>
                <w:szCs w:val="18"/>
                <w:rPrChange w:id="1158" w:author="Raphael Malyankar" w:date="2026-02-02T16:42:00Z" w16du:dateUtc="2026-02-02T23:42:00Z">
                  <w:rPr>
                    <w:color w:val="EE0000"/>
                    <w:sz w:val="18"/>
                    <w:szCs w:val="18"/>
                  </w:rPr>
                </w:rPrChange>
              </w:rPr>
            </w:pPr>
            <w:r w:rsidRPr="00030176">
              <w:rPr>
                <w:sz w:val="18"/>
                <w:szCs w:val="18"/>
                <w:rPrChange w:id="1159" w:author="Raphael Malyankar" w:date="2026-02-02T16:42:00Z" w16du:dateUtc="2026-02-02T23:42:00Z">
                  <w:rPr>
                    <w:color w:val="EE0000"/>
                    <w:sz w:val="18"/>
                    <w:szCs w:val="18"/>
                  </w:rPr>
                </w:rPrChange>
              </w:rPr>
              <w:t>Amend GML schema</w:t>
            </w:r>
          </w:p>
        </w:tc>
        <w:tc>
          <w:tcPr>
            <w:tcW w:w="311" w:type="pct"/>
            <w:tcPrChange w:id="1160" w:author="Raphael Malyankar" w:date="2026-02-02T18:45:00Z" w16du:dateUtc="2026-02-03T01:45:00Z">
              <w:tcPr>
                <w:tcW w:w="386" w:type="pct"/>
              </w:tcPr>
            </w:tcPrChange>
          </w:tcPr>
          <w:p w14:paraId="1CDA8D66" w14:textId="77777777" w:rsidR="00336DC9" w:rsidRPr="008826C8" w:rsidRDefault="00336DC9" w:rsidP="00336DC9">
            <w:pPr>
              <w:spacing w:before="60" w:after="60" w:line="240" w:lineRule="auto"/>
              <w:rPr>
                <w:sz w:val="18"/>
                <w:szCs w:val="18"/>
              </w:rPr>
            </w:pPr>
          </w:p>
        </w:tc>
      </w:tr>
      <w:tr w:rsidR="00C37FAA" w:rsidRPr="008826C8" w14:paraId="7B58DB6E" w14:textId="076F4BF0" w:rsidTr="00180820">
        <w:tblPrEx>
          <w:tblW w:w="5000" w:type="pct"/>
          <w:tblLayout w:type="fixed"/>
          <w:tblCellMar>
            <w:top w:w="29" w:type="dxa"/>
            <w:left w:w="58" w:type="dxa"/>
            <w:bottom w:w="29" w:type="dxa"/>
            <w:right w:w="58" w:type="dxa"/>
          </w:tblCellMar>
          <w:tblPrExChange w:id="1161"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162" w:author="Raphael Malyankar" w:date="2026-02-02T18:45:00Z" w16du:dateUtc="2026-02-03T01:45:00Z">
            <w:trPr>
              <w:cantSplit/>
            </w:trPr>
          </w:trPrChange>
        </w:trPr>
        <w:tc>
          <w:tcPr>
            <w:tcW w:w="329" w:type="pct"/>
            <w:noWrap/>
            <w:hideMark/>
            <w:tcPrChange w:id="1163" w:author="Raphael Malyankar" w:date="2026-02-02T18:45:00Z" w16du:dateUtc="2026-02-03T01:45:00Z">
              <w:tcPr>
                <w:tcW w:w="376" w:type="pct"/>
                <w:noWrap/>
                <w:hideMark/>
              </w:tcPr>
            </w:tcPrChange>
          </w:tcPr>
          <w:p w14:paraId="39B7BBD4" w14:textId="77777777" w:rsidR="00336DC9" w:rsidRPr="008826C8" w:rsidRDefault="00336DC9" w:rsidP="00336DC9">
            <w:pPr>
              <w:spacing w:before="60" w:after="60" w:line="240" w:lineRule="auto"/>
              <w:rPr>
                <w:sz w:val="18"/>
                <w:szCs w:val="18"/>
              </w:rPr>
            </w:pPr>
            <w:r w:rsidRPr="008826C8">
              <w:rPr>
                <w:sz w:val="18"/>
                <w:szCs w:val="18"/>
              </w:rPr>
              <w:t>100_5066</w:t>
            </w:r>
          </w:p>
        </w:tc>
        <w:tc>
          <w:tcPr>
            <w:tcW w:w="476" w:type="pct"/>
            <w:noWrap/>
            <w:hideMark/>
            <w:tcPrChange w:id="1164" w:author="Raphael Malyankar" w:date="2026-02-02T18:45:00Z" w16du:dateUtc="2026-02-03T01:45:00Z">
              <w:tcPr>
                <w:tcW w:w="490" w:type="pct"/>
                <w:noWrap/>
                <w:hideMark/>
              </w:tcPr>
            </w:tcPrChange>
          </w:tcPr>
          <w:p w14:paraId="58AD920D" w14:textId="77777777" w:rsidR="00336DC9" w:rsidRPr="00F447A6" w:rsidRDefault="00336DC9" w:rsidP="00336DC9">
            <w:pPr>
              <w:spacing w:before="60" w:after="60" w:line="240" w:lineRule="auto"/>
              <w:rPr>
                <w:rFonts w:cs="Arial"/>
                <w:sz w:val="18"/>
                <w:szCs w:val="18"/>
              </w:rPr>
            </w:pPr>
            <w:r w:rsidRPr="00F447A6">
              <w:rPr>
                <w:rFonts w:cs="Arial"/>
                <w:sz w:val="18"/>
                <w:szCs w:val="18"/>
              </w:rPr>
              <w:t>W</w:t>
            </w:r>
          </w:p>
        </w:tc>
        <w:tc>
          <w:tcPr>
            <w:tcW w:w="1699" w:type="pct"/>
            <w:gridSpan w:val="4"/>
            <w:hideMark/>
            <w:tcPrChange w:id="1165" w:author="Raphael Malyankar" w:date="2026-02-02T18:45:00Z" w16du:dateUtc="2026-02-03T01:45:00Z">
              <w:tcPr>
                <w:tcW w:w="1252" w:type="pct"/>
                <w:gridSpan w:val="6"/>
                <w:hideMark/>
              </w:tcPr>
            </w:tcPrChange>
          </w:tcPr>
          <w:p w14:paraId="549FC6B3" w14:textId="77777777" w:rsidR="00336DC9" w:rsidRPr="008826C8" w:rsidRDefault="00336DC9" w:rsidP="00336DC9">
            <w:pPr>
              <w:spacing w:before="60" w:after="60" w:line="240" w:lineRule="auto"/>
              <w:rPr>
                <w:sz w:val="18"/>
                <w:szCs w:val="18"/>
              </w:rPr>
            </w:pPr>
            <w:r w:rsidRPr="008826C8">
              <w:rPr>
                <w:sz w:val="18"/>
                <w:szCs w:val="18"/>
              </w:rPr>
              <w:t xml:space="preserve">For the simplest geometry requirements where no spatial attribution or associations are required,  native GML types, imported by the S-100 GML Profile Schemas, and representing S-100 point, curve and surface geometry can [MUST] be used. These implement equivalents to point, curve and surface geometry defined as geometric primitives in Feature Catalogues. </w:t>
            </w:r>
          </w:p>
        </w:tc>
        <w:tc>
          <w:tcPr>
            <w:tcW w:w="354" w:type="pct"/>
            <w:noWrap/>
            <w:hideMark/>
            <w:tcPrChange w:id="1166" w:author="Raphael Malyankar" w:date="2026-02-02T18:45:00Z" w16du:dateUtc="2026-02-03T01:45:00Z">
              <w:tcPr>
                <w:tcW w:w="410" w:type="pct"/>
                <w:gridSpan w:val="2"/>
                <w:noWrap/>
                <w:hideMark/>
              </w:tcPr>
            </w:tcPrChange>
          </w:tcPr>
          <w:p w14:paraId="7E275827"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167" w:author="Raphael Malyankar" w:date="2026-02-02T18:45:00Z" w16du:dateUtc="2026-02-03T01:45:00Z">
              <w:tcPr>
                <w:tcW w:w="377" w:type="pct"/>
                <w:gridSpan w:val="4"/>
                <w:hideMark/>
              </w:tcPr>
            </w:tcPrChange>
          </w:tcPr>
          <w:p w14:paraId="466DBF83" w14:textId="77777777" w:rsidR="00336DC9" w:rsidRPr="008826C8" w:rsidRDefault="00336DC9" w:rsidP="00336DC9">
            <w:pPr>
              <w:spacing w:before="60" w:after="60" w:line="240" w:lineRule="auto"/>
              <w:rPr>
                <w:sz w:val="18"/>
                <w:szCs w:val="18"/>
              </w:rPr>
            </w:pPr>
            <w:r w:rsidRPr="008826C8">
              <w:rPr>
                <w:sz w:val="18"/>
                <w:szCs w:val="18"/>
              </w:rPr>
              <w:t>10b-10.1.1</w:t>
            </w:r>
          </w:p>
        </w:tc>
        <w:tc>
          <w:tcPr>
            <w:tcW w:w="356" w:type="pct"/>
            <w:gridSpan w:val="3"/>
            <w:tcPrChange w:id="1168" w:author="Raphael Malyankar" w:date="2026-02-02T18:45:00Z" w16du:dateUtc="2026-02-03T01:45:00Z">
              <w:tcPr>
                <w:tcW w:w="436" w:type="pct"/>
              </w:tcPr>
            </w:tcPrChange>
          </w:tcPr>
          <w:p w14:paraId="064A128E" w14:textId="77777777" w:rsidR="00336DC9" w:rsidRPr="008826C8" w:rsidRDefault="00336DC9" w:rsidP="00336DC9">
            <w:pPr>
              <w:spacing w:before="60" w:after="60" w:line="240" w:lineRule="auto"/>
              <w:rPr>
                <w:sz w:val="18"/>
                <w:szCs w:val="18"/>
              </w:rPr>
            </w:pPr>
          </w:p>
        </w:tc>
        <w:tc>
          <w:tcPr>
            <w:tcW w:w="1109" w:type="pct"/>
            <w:tcPrChange w:id="1169" w:author="Raphael Malyankar" w:date="2026-02-02T18:45:00Z" w16du:dateUtc="2026-02-03T01:45:00Z">
              <w:tcPr>
                <w:tcW w:w="1273" w:type="pct"/>
                <w:gridSpan w:val="2"/>
              </w:tcPr>
            </w:tcPrChange>
          </w:tcPr>
          <w:p w14:paraId="78E85077" w14:textId="1B7A51C9" w:rsidR="00336DC9" w:rsidRPr="00030176" w:rsidRDefault="00336DC9" w:rsidP="00336DC9">
            <w:pPr>
              <w:spacing w:before="60" w:after="60" w:line="240" w:lineRule="auto"/>
              <w:rPr>
                <w:sz w:val="18"/>
                <w:szCs w:val="18"/>
                <w:rPrChange w:id="1170" w:author="Raphael Malyankar" w:date="2026-02-02T16:42:00Z" w16du:dateUtc="2026-02-02T23:42:00Z">
                  <w:rPr>
                    <w:color w:val="EE0000"/>
                    <w:sz w:val="18"/>
                    <w:szCs w:val="18"/>
                  </w:rPr>
                </w:rPrChange>
              </w:rPr>
            </w:pPr>
            <w:r w:rsidRPr="00030176">
              <w:rPr>
                <w:sz w:val="18"/>
                <w:szCs w:val="18"/>
                <w:rPrChange w:id="1171" w:author="Raphael Malyankar" w:date="2026-02-02T16:42:00Z" w16du:dateUtc="2026-02-02T23:42:00Z">
                  <w:rPr>
                    <w:color w:val="EE0000"/>
                    <w:sz w:val="18"/>
                    <w:szCs w:val="18"/>
                  </w:rPr>
                </w:rPrChange>
              </w:rPr>
              <w:t>Amend GML schema</w:t>
            </w:r>
          </w:p>
        </w:tc>
        <w:tc>
          <w:tcPr>
            <w:tcW w:w="311" w:type="pct"/>
            <w:tcPrChange w:id="1172" w:author="Raphael Malyankar" w:date="2026-02-02T18:45:00Z" w16du:dateUtc="2026-02-03T01:45:00Z">
              <w:tcPr>
                <w:tcW w:w="386" w:type="pct"/>
              </w:tcPr>
            </w:tcPrChange>
          </w:tcPr>
          <w:p w14:paraId="53C0ED69" w14:textId="77777777" w:rsidR="00336DC9" w:rsidRPr="008826C8" w:rsidRDefault="00336DC9" w:rsidP="00336DC9">
            <w:pPr>
              <w:spacing w:before="60" w:after="60" w:line="240" w:lineRule="auto"/>
              <w:rPr>
                <w:sz w:val="18"/>
                <w:szCs w:val="18"/>
              </w:rPr>
            </w:pPr>
          </w:p>
        </w:tc>
      </w:tr>
      <w:tr w:rsidR="00C37FAA" w:rsidRPr="008826C8" w14:paraId="4A7F1026" w14:textId="2B60A9F7" w:rsidTr="00180820">
        <w:tblPrEx>
          <w:tblW w:w="5000" w:type="pct"/>
          <w:tblLayout w:type="fixed"/>
          <w:tblCellMar>
            <w:top w:w="29" w:type="dxa"/>
            <w:left w:w="58" w:type="dxa"/>
            <w:bottom w:w="29" w:type="dxa"/>
            <w:right w:w="58" w:type="dxa"/>
          </w:tblCellMar>
          <w:tblPrExChange w:id="1173"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174" w:author="Raphael Malyankar" w:date="2026-02-02T18:45:00Z" w16du:dateUtc="2026-02-03T01:45:00Z">
            <w:trPr>
              <w:cantSplit/>
            </w:trPr>
          </w:trPrChange>
        </w:trPr>
        <w:tc>
          <w:tcPr>
            <w:tcW w:w="329" w:type="pct"/>
            <w:noWrap/>
            <w:hideMark/>
            <w:tcPrChange w:id="1175" w:author="Raphael Malyankar" w:date="2026-02-02T18:45:00Z" w16du:dateUtc="2026-02-03T01:45:00Z">
              <w:tcPr>
                <w:tcW w:w="376" w:type="pct"/>
                <w:noWrap/>
                <w:hideMark/>
              </w:tcPr>
            </w:tcPrChange>
          </w:tcPr>
          <w:p w14:paraId="1AE6F8CF" w14:textId="77777777" w:rsidR="00336DC9" w:rsidRPr="008826C8" w:rsidRDefault="00336DC9" w:rsidP="00336DC9">
            <w:pPr>
              <w:spacing w:before="60" w:after="60" w:line="240" w:lineRule="auto"/>
              <w:rPr>
                <w:sz w:val="18"/>
                <w:szCs w:val="18"/>
              </w:rPr>
            </w:pPr>
            <w:r w:rsidRPr="008826C8">
              <w:rPr>
                <w:sz w:val="18"/>
                <w:szCs w:val="18"/>
              </w:rPr>
              <w:t>100_5067</w:t>
            </w:r>
          </w:p>
        </w:tc>
        <w:tc>
          <w:tcPr>
            <w:tcW w:w="476" w:type="pct"/>
            <w:noWrap/>
            <w:hideMark/>
            <w:tcPrChange w:id="1176" w:author="Raphael Malyankar" w:date="2026-02-02T18:45:00Z" w16du:dateUtc="2026-02-03T01:45:00Z">
              <w:tcPr>
                <w:tcW w:w="490" w:type="pct"/>
                <w:noWrap/>
                <w:hideMark/>
              </w:tcPr>
            </w:tcPrChange>
          </w:tcPr>
          <w:p w14:paraId="29E3DBC4" w14:textId="77777777" w:rsidR="00336DC9" w:rsidRPr="00F447A6" w:rsidRDefault="00336DC9" w:rsidP="00336DC9">
            <w:pPr>
              <w:spacing w:before="60" w:after="60" w:line="240" w:lineRule="auto"/>
              <w:rPr>
                <w:rFonts w:cs="Arial"/>
                <w:sz w:val="18"/>
                <w:szCs w:val="18"/>
              </w:rPr>
            </w:pPr>
            <w:r w:rsidRPr="00F447A6">
              <w:rPr>
                <w:rFonts w:cs="Arial"/>
                <w:sz w:val="18"/>
                <w:szCs w:val="18"/>
              </w:rPr>
              <w:t>E</w:t>
            </w:r>
          </w:p>
        </w:tc>
        <w:tc>
          <w:tcPr>
            <w:tcW w:w="1699" w:type="pct"/>
            <w:gridSpan w:val="4"/>
            <w:hideMark/>
            <w:tcPrChange w:id="1177" w:author="Raphael Malyankar" w:date="2026-02-02T18:45:00Z" w16du:dateUtc="2026-02-03T01:45:00Z">
              <w:tcPr>
                <w:tcW w:w="1252" w:type="pct"/>
                <w:gridSpan w:val="6"/>
                <w:hideMark/>
              </w:tcPr>
            </w:tcPrChange>
          </w:tcPr>
          <w:p w14:paraId="3D8B5586" w14:textId="4185EDD4" w:rsidR="00336DC9" w:rsidRPr="008826C8" w:rsidRDefault="00336DC9" w:rsidP="00336DC9">
            <w:pPr>
              <w:spacing w:before="60" w:after="60" w:line="240" w:lineRule="auto"/>
              <w:rPr>
                <w:sz w:val="18"/>
                <w:szCs w:val="18"/>
              </w:rPr>
            </w:pPr>
            <w:r w:rsidRPr="008826C8">
              <w:rPr>
                <w:sz w:val="18"/>
                <w:szCs w:val="18"/>
              </w:rPr>
              <w:t>More complex Schemas requiring referencing and spatial attributes (and more complex curve</w:t>
            </w:r>
            <w:r w:rsidR="008E5FA0">
              <w:rPr>
                <w:sz w:val="18"/>
                <w:szCs w:val="18"/>
              </w:rPr>
              <w:t xml:space="preserve"> </w:t>
            </w:r>
            <w:r w:rsidRPr="008826C8">
              <w:rPr>
                <w:sz w:val="18"/>
                <w:szCs w:val="18"/>
              </w:rPr>
              <w:t xml:space="preserve">interpolations) </w:t>
            </w:r>
            <w:del w:id="1178" w:author="Raphael Malyankar" w:date="2026-02-02T16:44:00Z" w16du:dateUtc="2026-02-02T23:44:00Z">
              <w:r w:rsidRPr="00030176" w:rsidDel="00030176">
                <w:rPr>
                  <w:strike/>
                  <w:sz w:val="18"/>
                  <w:szCs w:val="18"/>
                  <w:rPrChange w:id="1179" w:author="Raphael Malyankar" w:date="2026-02-02T16:44:00Z" w16du:dateUtc="2026-02-02T23:44:00Z">
                    <w:rPr>
                      <w:strike/>
                      <w:color w:val="EE0000"/>
                      <w:sz w:val="18"/>
                      <w:szCs w:val="18"/>
                    </w:rPr>
                  </w:rPrChange>
                </w:rPr>
                <w:delText>can</w:delText>
              </w:r>
              <w:r w:rsidRPr="00030176" w:rsidDel="00030176">
                <w:rPr>
                  <w:sz w:val="18"/>
                  <w:szCs w:val="18"/>
                  <w:rPrChange w:id="1180" w:author="Raphael Malyankar" w:date="2026-02-02T16:44:00Z" w16du:dateUtc="2026-02-02T23:44:00Z">
                    <w:rPr>
                      <w:color w:val="EE0000"/>
                      <w:sz w:val="18"/>
                      <w:szCs w:val="18"/>
                    </w:rPr>
                  </w:rPrChange>
                </w:rPr>
                <w:delText xml:space="preserve"> </w:delText>
              </w:r>
              <w:r w:rsidR="00C37FAA" w:rsidRPr="00030176" w:rsidDel="00030176">
                <w:rPr>
                  <w:sz w:val="18"/>
                  <w:szCs w:val="18"/>
                  <w:rPrChange w:id="1181" w:author="Raphael Malyankar" w:date="2026-02-02T16:44:00Z" w16du:dateUtc="2026-02-02T23:44:00Z">
                    <w:rPr>
                      <w:color w:val="EE0000"/>
                      <w:sz w:val="18"/>
                      <w:szCs w:val="18"/>
                    </w:rPr>
                  </w:rPrChange>
                </w:rPr>
                <w:delText>[</w:delText>
              </w:r>
            </w:del>
            <w:r w:rsidR="00C37FAA" w:rsidRPr="00030176">
              <w:rPr>
                <w:sz w:val="18"/>
                <w:szCs w:val="18"/>
                <w:rPrChange w:id="1182" w:author="Raphael Malyankar" w:date="2026-02-02T16:44:00Z" w16du:dateUtc="2026-02-02T23:44:00Z">
                  <w:rPr>
                    <w:color w:val="EE0000"/>
                    <w:sz w:val="18"/>
                    <w:szCs w:val="18"/>
                  </w:rPr>
                </w:rPrChange>
              </w:rPr>
              <w:t>must</w:t>
            </w:r>
            <w:del w:id="1183" w:author="Raphael Malyankar" w:date="2026-02-02T16:44:00Z" w16du:dateUtc="2026-02-02T23:44:00Z">
              <w:r w:rsidR="00C37FAA" w:rsidRPr="00030176" w:rsidDel="00030176">
                <w:rPr>
                  <w:sz w:val="18"/>
                  <w:szCs w:val="18"/>
                  <w:rPrChange w:id="1184" w:author="Raphael Malyankar" w:date="2026-02-02T16:44:00Z" w16du:dateUtc="2026-02-02T23:44:00Z">
                    <w:rPr>
                      <w:color w:val="EE0000"/>
                      <w:sz w:val="18"/>
                      <w:szCs w:val="18"/>
                    </w:rPr>
                  </w:rPrChange>
                </w:rPr>
                <w:delText>]</w:delText>
              </w:r>
            </w:del>
            <w:r w:rsidR="00C37FAA" w:rsidRPr="00030176">
              <w:rPr>
                <w:sz w:val="18"/>
                <w:szCs w:val="18"/>
              </w:rPr>
              <w:t xml:space="preserve"> </w:t>
            </w:r>
            <w:r w:rsidRPr="008826C8">
              <w:rPr>
                <w:sz w:val="18"/>
                <w:szCs w:val="18"/>
              </w:rPr>
              <w:t>make use of the more complex</w:t>
            </w:r>
            <w:r w:rsidR="008E5FA0">
              <w:rPr>
                <w:sz w:val="18"/>
                <w:szCs w:val="18"/>
              </w:rPr>
              <w:t xml:space="preserve"> </w:t>
            </w:r>
            <w:r w:rsidRPr="008826C8">
              <w:rPr>
                <w:sz w:val="18"/>
                <w:szCs w:val="18"/>
              </w:rPr>
              <w:t>constructions defined specifically for the S-100 GML Profile</w:t>
            </w:r>
          </w:p>
        </w:tc>
        <w:tc>
          <w:tcPr>
            <w:tcW w:w="354" w:type="pct"/>
            <w:noWrap/>
            <w:hideMark/>
            <w:tcPrChange w:id="1185" w:author="Raphael Malyankar" w:date="2026-02-02T18:45:00Z" w16du:dateUtc="2026-02-03T01:45:00Z">
              <w:tcPr>
                <w:tcW w:w="410" w:type="pct"/>
                <w:gridSpan w:val="2"/>
                <w:noWrap/>
                <w:hideMark/>
              </w:tcPr>
            </w:tcPrChange>
          </w:tcPr>
          <w:p w14:paraId="7563C98B"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186" w:author="Raphael Malyankar" w:date="2026-02-02T18:45:00Z" w16du:dateUtc="2026-02-03T01:45:00Z">
              <w:tcPr>
                <w:tcW w:w="377" w:type="pct"/>
                <w:gridSpan w:val="4"/>
                <w:hideMark/>
              </w:tcPr>
            </w:tcPrChange>
          </w:tcPr>
          <w:p w14:paraId="1037DF52" w14:textId="77777777" w:rsidR="00336DC9" w:rsidRPr="008826C8" w:rsidRDefault="00336DC9" w:rsidP="00336DC9">
            <w:pPr>
              <w:spacing w:before="60" w:after="60" w:line="240" w:lineRule="auto"/>
              <w:rPr>
                <w:sz w:val="18"/>
                <w:szCs w:val="18"/>
              </w:rPr>
            </w:pPr>
            <w:r w:rsidRPr="008826C8">
              <w:rPr>
                <w:sz w:val="18"/>
                <w:szCs w:val="18"/>
              </w:rPr>
              <w:t>10b-10.1.1</w:t>
            </w:r>
          </w:p>
        </w:tc>
        <w:tc>
          <w:tcPr>
            <w:tcW w:w="356" w:type="pct"/>
            <w:gridSpan w:val="3"/>
            <w:tcPrChange w:id="1187" w:author="Raphael Malyankar" w:date="2026-02-02T18:45:00Z" w16du:dateUtc="2026-02-03T01:45:00Z">
              <w:tcPr>
                <w:tcW w:w="436" w:type="pct"/>
              </w:tcPr>
            </w:tcPrChange>
          </w:tcPr>
          <w:p w14:paraId="0DEDB611" w14:textId="77777777" w:rsidR="00336DC9" w:rsidRPr="008826C8" w:rsidRDefault="00336DC9" w:rsidP="00336DC9">
            <w:pPr>
              <w:spacing w:before="60" w:after="60" w:line="240" w:lineRule="auto"/>
              <w:rPr>
                <w:sz w:val="18"/>
                <w:szCs w:val="18"/>
              </w:rPr>
            </w:pPr>
          </w:p>
        </w:tc>
        <w:tc>
          <w:tcPr>
            <w:tcW w:w="1109" w:type="pct"/>
            <w:tcPrChange w:id="1188" w:author="Raphael Malyankar" w:date="2026-02-02T18:45:00Z" w16du:dateUtc="2026-02-03T01:45:00Z">
              <w:tcPr>
                <w:tcW w:w="1273" w:type="pct"/>
                <w:gridSpan w:val="2"/>
              </w:tcPr>
            </w:tcPrChange>
          </w:tcPr>
          <w:p w14:paraId="2A2F0774" w14:textId="3EA05154" w:rsidR="00336DC9" w:rsidRPr="00030176" w:rsidRDefault="00336DC9" w:rsidP="00336DC9">
            <w:pPr>
              <w:spacing w:before="60" w:after="60" w:line="240" w:lineRule="auto"/>
              <w:rPr>
                <w:sz w:val="18"/>
                <w:szCs w:val="18"/>
                <w:rPrChange w:id="1189" w:author="Raphael Malyankar" w:date="2026-02-02T16:42:00Z" w16du:dateUtc="2026-02-02T23:42:00Z">
                  <w:rPr>
                    <w:color w:val="EE0000"/>
                    <w:sz w:val="18"/>
                    <w:szCs w:val="18"/>
                  </w:rPr>
                </w:rPrChange>
              </w:rPr>
            </w:pPr>
            <w:r w:rsidRPr="00030176">
              <w:rPr>
                <w:sz w:val="18"/>
                <w:szCs w:val="18"/>
                <w:rPrChange w:id="1190" w:author="Raphael Malyankar" w:date="2026-02-02T16:42:00Z" w16du:dateUtc="2026-02-02T23:42:00Z">
                  <w:rPr>
                    <w:color w:val="EE0000"/>
                    <w:sz w:val="18"/>
                    <w:szCs w:val="18"/>
                  </w:rPr>
                </w:rPrChange>
              </w:rPr>
              <w:t>Amend GML schema</w:t>
            </w:r>
          </w:p>
        </w:tc>
        <w:tc>
          <w:tcPr>
            <w:tcW w:w="311" w:type="pct"/>
            <w:tcPrChange w:id="1191" w:author="Raphael Malyankar" w:date="2026-02-02T18:45:00Z" w16du:dateUtc="2026-02-03T01:45:00Z">
              <w:tcPr>
                <w:tcW w:w="386" w:type="pct"/>
              </w:tcPr>
            </w:tcPrChange>
          </w:tcPr>
          <w:p w14:paraId="366533E2" w14:textId="77777777" w:rsidR="00336DC9" w:rsidRPr="008826C8" w:rsidRDefault="00336DC9" w:rsidP="00336DC9">
            <w:pPr>
              <w:spacing w:before="60" w:after="60" w:line="240" w:lineRule="auto"/>
              <w:rPr>
                <w:sz w:val="18"/>
                <w:szCs w:val="18"/>
              </w:rPr>
            </w:pPr>
          </w:p>
        </w:tc>
      </w:tr>
      <w:tr w:rsidR="00C37FAA" w:rsidRPr="008826C8" w14:paraId="70B5A9F7" w14:textId="6384460F" w:rsidTr="00180820">
        <w:tblPrEx>
          <w:tblW w:w="5000" w:type="pct"/>
          <w:tblLayout w:type="fixed"/>
          <w:tblCellMar>
            <w:top w:w="29" w:type="dxa"/>
            <w:left w:w="58" w:type="dxa"/>
            <w:bottom w:w="29" w:type="dxa"/>
            <w:right w:w="58" w:type="dxa"/>
          </w:tblCellMar>
          <w:tblPrExChange w:id="1192"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193" w:author="Raphael Malyankar" w:date="2026-02-02T18:45:00Z" w16du:dateUtc="2026-02-03T01:45:00Z">
            <w:trPr>
              <w:cantSplit/>
            </w:trPr>
          </w:trPrChange>
        </w:trPr>
        <w:tc>
          <w:tcPr>
            <w:tcW w:w="329" w:type="pct"/>
            <w:noWrap/>
            <w:hideMark/>
            <w:tcPrChange w:id="1194" w:author="Raphael Malyankar" w:date="2026-02-02T18:45:00Z" w16du:dateUtc="2026-02-03T01:45:00Z">
              <w:tcPr>
                <w:tcW w:w="376" w:type="pct"/>
                <w:noWrap/>
                <w:hideMark/>
              </w:tcPr>
            </w:tcPrChange>
          </w:tcPr>
          <w:p w14:paraId="079B66F6" w14:textId="77777777" w:rsidR="00336DC9" w:rsidRPr="008826C8" w:rsidRDefault="00336DC9" w:rsidP="00336DC9">
            <w:pPr>
              <w:spacing w:before="60" w:after="60" w:line="240" w:lineRule="auto"/>
              <w:rPr>
                <w:sz w:val="18"/>
                <w:szCs w:val="18"/>
              </w:rPr>
            </w:pPr>
            <w:r w:rsidRPr="008826C8">
              <w:rPr>
                <w:sz w:val="18"/>
                <w:szCs w:val="18"/>
              </w:rPr>
              <w:t>100_5068</w:t>
            </w:r>
          </w:p>
        </w:tc>
        <w:tc>
          <w:tcPr>
            <w:tcW w:w="476" w:type="pct"/>
            <w:noWrap/>
            <w:hideMark/>
            <w:tcPrChange w:id="1195" w:author="Raphael Malyankar" w:date="2026-02-02T18:45:00Z" w16du:dateUtc="2026-02-03T01:45:00Z">
              <w:tcPr>
                <w:tcW w:w="490" w:type="pct"/>
                <w:noWrap/>
                <w:hideMark/>
              </w:tcPr>
            </w:tcPrChange>
          </w:tcPr>
          <w:p w14:paraId="6FC9A715" w14:textId="77777777" w:rsidR="00336DC9" w:rsidRPr="00F447A6" w:rsidRDefault="00336DC9" w:rsidP="00336DC9">
            <w:pPr>
              <w:spacing w:before="60" w:after="60" w:line="240" w:lineRule="auto"/>
              <w:rPr>
                <w:rFonts w:cs="Arial"/>
                <w:sz w:val="18"/>
                <w:szCs w:val="18"/>
              </w:rPr>
            </w:pPr>
            <w:r w:rsidRPr="00F447A6">
              <w:rPr>
                <w:rFonts w:cs="Arial"/>
                <w:sz w:val="18"/>
                <w:szCs w:val="18"/>
              </w:rPr>
              <w:t>C</w:t>
            </w:r>
          </w:p>
        </w:tc>
        <w:tc>
          <w:tcPr>
            <w:tcW w:w="1699" w:type="pct"/>
            <w:gridSpan w:val="4"/>
            <w:hideMark/>
            <w:tcPrChange w:id="1196" w:author="Raphael Malyankar" w:date="2026-02-02T18:45:00Z" w16du:dateUtc="2026-02-03T01:45:00Z">
              <w:tcPr>
                <w:tcW w:w="1252" w:type="pct"/>
                <w:gridSpan w:val="6"/>
                <w:hideMark/>
              </w:tcPr>
            </w:tcPrChange>
          </w:tcPr>
          <w:p w14:paraId="12D13C72" w14:textId="77777777" w:rsidR="00336DC9" w:rsidRPr="008826C8" w:rsidRDefault="00336DC9" w:rsidP="00336DC9">
            <w:pPr>
              <w:spacing w:before="60" w:after="60" w:line="240" w:lineRule="auto"/>
              <w:rPr>
                <w:sz w:val="18"/>
                <w:szCs w:val="18"/>
              </w:rPr>
            </w:pPr>
            <w:r w:rsidRPr="008826C8">
              <w:rPr>
                <w:sz w:val="18"/>
                <w:szCs w:val="18"/>
              </w:rPr>
              <w:t>GML Application Schemas shall name the S100 spatial attribute type as geometry elements using the reserved element name “geometry”.</w:t>
            </w:r>
          </w:p>
        </w:tc>
        <w:tc>
          <w:tcPr>
            <w:tcW w:w="354" w:type="pct"/>
            <w:noWrap/>
            <w:hideMark/>
            <w:tcPrChange w:id="1197" w:author="Raphael Malyankar" w:date="2026-02-02T18:45:00Z" w16du:dateUtc="2026-02-03T01:45:00Z">
              <w:tcPr>
                <w:tcW w:w="410" w:type="pct"/>
                <w:gridSpan w:val="2"/>
                <w:noWrap/>
                <w:hideMark/>
              </w:tcPr>
            </w:tcPrChange>
          </w:tcPr>
          <w:p w14:paraId="62F46FA1"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198" w:author="Raphael Malyankar" w:date="2026-02-02T18:45:00Z" w16du:dateUtc="2026-02-03T01:45:00Z">
              <w:tcPr>
                <w:tcW w:w="377" w:type="pct"/>
                <w:gridSpan w:val="4"/>
                <w:hideMark/>
              </w:tcPr>
            </w:tcPrChange>
          </w:tcPr>
          <w:p w14:paraId="566B62AF" w14:textId="77777777" w:rsidR="00336DC9" w:rsidRPr="008826C8" w:rsidRDefault="00336DC9" w:rsidP="00336DC9">
            <w:pPr>
              <w:spacing w:before="60" w:after="60" w:line="240" w:lineRule="auto"/>
              <w:rPr>
                <w:sz w:val="18"/>
                <w:szCs w:val="18"/>
              </w:rPr>
            </w:pPr>
            <w:r w:rsidRPr="008826C8">
              <w:rPr>
                <w:sz w:val="18"/>
                <w:szCs w:val="18"/>
              </w:rPr>
              <w:t>10b-10.1.5</w:t>
            </w:r>
          </w:p>
        </w:tc>
        <w:tc>
          <w:tcPr>
            <w:tcW w:w="356" w:type="pct"/>
            <w:gridSpan w:val="3"/>
            <w:tcPrChange w:id="1199" w:author="Raphael Malyankar" w:date="2026-02-02T18:45:00Z" w16du:dateUtc="2026-02-03T01:45:00Z">
              <w:tcPr>
                <w:tcW w:w="436" w:type="pct"/>
              </w:tcPr>
            </w:tcPrChange>
          </w:tcPr>
          <w:p w14:paraId="6D956F9F" w14:textId="77777777" w:rsidR="00336DC9" w:rsidRPr="008826C8" w:rsidRDefault="00336DC9" w:rsidP="00336DC9">
            <w:pPr>
              <w:spacing w:before="60" w:after="60" w:line="240" w:lineRule="auto"/>
              <w:rPr>
                <w:sz w:val="18"/>
                <w:szCs w:val="18"/>
              </w:rPr>
            </w:pPr>
          </w:p>
        </w:tc>
        <w:tc>
          <w:tcPr>
            <w:tcW w:w="1109" w:type="pct"/>
            <w:tcPrChange w:id="1200" w:author="Raphael Malyankar" w:date="2026-02-02T18:45:00Z" w16du:dateUtc="2026-02-03T01:45:00Z">
              <w:tcPr>
                <w:tcW w:w="1273" w:type="pct"/>
                <w:gridSpan w:val="2"/>
              </w:tcPr>
            </w:tcPrChange>
          </w:tcPr>
          <w:p w14:paraId="02327AEB" w14:textId="275CDE08" w:rsidR="00336DC9" w:rsidRPr="00030176" w:rsidRDefault="00336DC9" w:rsidP="00336DC9">
            <w:pPr>
              <w:spacing w:before="60" w:after="60" w:line="240" w:lineRule="auto"/>
              <w:rPr>
                <w:sz w:val="18"/>
                <w:szCs w:val="18"/>
                <w:rPrChange w:id="1201" w:author="Raphael Malyankar" w:date="2026-02-02T16:42:00Z" w16du:dateUtc="2026-02-02T23:42:00Z">
                  <w:rPr>
                    <w:color w:val="EE0000"/>
                    <w:sz w:val="18"/>
                    <w:szCs w:val="18"/>
                  </w:rPr>
                </w:rPrChange>
              </w:rPr>
            </w:pPr>
            <w:r w:rsidRPr="00030176">
              <w:rPr>
                <w:sz w:val="18"/>
                <w:szCs w:val="18"/>
                <w:rPrChange w:id="1202" w:author="Raphael Malyankar" w:date="2026-02-02T16:42:00Z" w16du:dateUtc="2026-02-02T23:42:00Z">
                  <w:rPr>
                    <w:color w:val="EE0000"/>
                    <w:sz w:val="18"/>
                    <w:szCs w:val="18"/>
                  </w:rPr>
                </w:rPrChange>
              </w:rPr>
              <w:t>Amend GML schema</w:t>
            </w:r>
          </w:p>
        </w:tc>
        <w:tc>
          <w:tcPr>
            <w:tcW w:w="311" w:type="pct"/>
            <w:tcPrChange w:id="1203" w:author="Raphael Malyankar" w:date="2026-02-02T18:45:00Z" w16du:dateUtc="2026-02-03T01:45:00Z">
              <w:tcPr>
                <w:tcW w:w="386" w:type="pct"/>
              </w:tcPr>
            </w:tcPrChange>
          </w:tcPr>
          <w:p w14:paraId="648088EF" w14:textId="77777777" w:rsidR="00336DC9" w:rsidRPr="008826C8" w:rsidRDefault="00336DC9" w:rsidP="00336DC9">
            <w:pPr>
              <w:spacing w:before="60" w:after="60" w:line="240" w:lineRule="auto"/>
              <w:rPr>
                <w:sz w:val="18"/>
                <w:szCs w:val="18"/>
              </w:rPr>
            </w:pPr>
          </w:p>
        </w:tc>
      </w:tr>
      <w:tr w:rsidR="00C37FAA" w:rsidRPr="008826C8" w14:paraId="59C6F963" w14:textId="321230B6" w:rsidTr="00180820">
        <w:tblPrEx>
          <w:tblW w:w="5000" w:type="pct"/>
          <w:tblLayout w:type="fixed"/>
          <w:tblCellMar>
            <w:top w:w="29" w:type="dxa"/>
            <w:left w:w="58" w:type="dxa"/>
            <w:bottom w:w="29" w:type="dxa"/>
            <w:right w:w="58" w:type="dxa"/>
          </w:tblCellMar>
          <w:tblPrExChange w:id="120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205" w:author="Raphael Malyankar" w:date="2026-02-02T18:45:00Z" w16du:dateUtc="2026-02-03T01:45:00Z">
            <w:trPr>
              <w:cantSplit/>
            </w:trPr>
          </w:trPrChange>
        </w:trPr>
        <w:tc>
          <w:tcPr>
            <w:tcW w:w="329" w:type="pct"/>
            <w:noWrap/>
            <w:hideMark/>
            <w:tcPrChange w:id="1206" w:author="Raphael Malyankar" w:date="2026-02-02T18:45:00Z" w16du:dateUtc="2026-02-03T01:45:00Z">
              <w:tcPr>
                <w:tcW w:w="376" w:type="pct"/>
                <w:noWrap/>
                <w:hideMark/>
              </w:tcPr>
            </w:tcPrChange>
          </w:tcPr>
          <w:p w14:paraId="04465322" w14:textId="77777777" w:rsidR="00336DC9" w:rsidRPr="008826C8" w:rsidRDefault="00336DC9" w:rsidP="00336DC9">
            <w:pPr>
              <w:spacing w:before="60" w:after="60" w:line="240" w:lineRule="auto"/>
              <w:rPr>
                <w:sz w:val="18"/>
                <w:szCs w:val="18"/>
              </w:rPr>
            </w:pPr>
            <w:r w:rsidRPr="008826C8">
              <w:rPr>
                <w:sz w:val="18"/>
                <w:szCs w:val="18"/>
              </w:rPr>
              <w:t>100_5069</w:t>
            </w:r>
          </w:p>
        </w:tc>
        <w:tc>
          <w:tcPr>
            <w:tcW w:w="476" w:type="pct"/>
            <w:noWrap/>
            <w:hideMark/>
            <w:tcPrChange w:id="1207" w:author="Raphael Malyankar" w:date="2026-02-02T18:45:00Z" w16du:dateUtc="2026-02-03T01:45:00Z">
              <w:tcPr>
                <w:tcW w:w="490" w:type="pct"/>
                <w:noWrap/>
                <w:hideMark/>
              </w:tcPr>
            </w:tcPrChange>
          </w:tcPr>
          <w:p w14:paraId="18EFF022" w14:textId="77777777" w:rsidR="00336DC9" w:rsidRPr="00F447A6" w:rsidRDefault="00336DC9" w:rsidP="00336DC9">
            <w:pPr>
              <w:spacing w:before="60" w:after="60" w:line="240" w:lineRule="auto"/>
              <w:rPr>
                <w:rFonts w:cs="Arial"/>
                <w:sz w:val="18"/>
                <w:szCs w:val="18"/>
              </w:rPr>
            </w:pPr>
            <w:r w:rsidRPr="00F447A6">
              <w:rPr>
                <w:rFonts w:cs="Arial"/>
                <w:sz w:val="18"/>
                <w:szCs w:val="18"/>
              </w:rPr>
              <w:t>C</w:t>
            </w:r>
          </w:p>
        </w:tc>
        <w:tc>
          <w:tcPr>
            <w:tcW w:w="1699" w:type="pct"/>
            <w:gridSpan w:val="4"/>
            <w:hideMark/>
            <w:tcPrChange w:id="1208" w:author="Raphael Malyankar" w:date="2026-02-02T18:45:00Z" w16du:dateUtc="2026-02-03T01:45:00Z">
              <w:tcPr>
                <w:tcW w:w="1252" w:type="pct"/>
                <w:gridSpan w:val="6"/>
                <w:hideMark/>
              </w:tcPr>
            </w:tcPrChange>
          </w:tcPr>
          <w:p w14:paraId="4E9ABF0F" w14:textId="1435DA4D" w:rsidR="00336DC9" w:rsidRPr="00030176" w:rsidDel="00030176" w:rsidRDefault="00336DC9" w:rsidP="00336DC9">
            <w:pPr>
              <w:spacing w:before="60" w:after="60" w:line="240" w:lineRule="auto"/>
              <w:rPr>
                <w:del w:id="1209" w:author="Raphael Malyankar" w:date="2026-02-02T16:44:00Z" w16du:dateUtc="2026-02-02T23:44:00Z"/>
                <w:sz w:val="18"/>
                <w:szCs w:val="18"/>
              </w:rPr>
            </w:pPr>
            <w:del w:id="1210" w:author="Raphael Malyankar" w:date="2026-02-02T16:44:00Z" w16du:dateUtc="2026-02-02T23:44:00Z">
              <w:r w:rsidRPr="00030176" w:rsidDel="00030176">
                <w:rPr>
                  <w:strike/>
                  <w:sz w:val="18"/>
                  <w:szCs w:val="18"/>
                </w:rPr>
                <w:delText>The temporal model and temporal primitives defined in ISO 19108, including temporal positions, instants, time periods, are not supported. S-100 data should code dates and times as thematic attributes</w:delText>
              </w:r>
              <w:r w:rsidRPr="00030176" w:rsidDel="00030176">
                <w:rPr>
                  <w:sz w:val="18"/>
                  <w:szCs w:val="18"/>
                </w:rPr>
                <w:delText xml:space="preserve">. </w:delText>
              </w:r>
            </w:del>
          </w:p>
          <w:p w14:paraId="5EC5D543" w14:textId="523B6F52" w:rsidR="00202027" w:rsidRPr="008826C8" w:rsidRDefault="00202027" w:rsidP="00336DC9">
            <w:pPr>
              <w:spacing w:before="60" w:after="60" w:line="240" w:lineRule="auto"/>
              <w:rPr>
                <w:sz w:val="18"/>
                <w:szCs w:val="18"/>
              </w:rPr>
            </w:pPr>
            <w:r w:rsidRPr="00030176">
              <w:rPr>
                <w:sz w:val="18"/>
                <w:szCs w:val="18"/>
                <w:rPrChange w:id="1211" w:author="Raphael Malyankar" w:date="2026-02-02T16:44:00Z" w16du:dateUtc="2026-02-02T23:44:00Z">
                  <w:rPr>
                    <w:color w:val="EE0000"/>
                    <w:sz w:val="18"/>
                    <w:szCs w:val="18"/>
                  </w:rPr>
                </w:rPrChange>
              </w:rPr>
              <w:t>The GML schema codes dates and times as thematic attributes and not unsupported  temporal primitives defined in ISO 19108 or the OGC GML specification.</w:t>
            </w:r>
          </w:p>
        </w:tc>
        <w:tc>
          <w:tcPr>
            <w:tcW w:w="354" w:type="pct"/>
            <w:noWrap/>
            <w:hideMark/>
            <w:tcPrChange w:id="1212" w:author="Raphael Malyankar" w:date="2026-02-02T18:45:00Z" w16du:dateUtc="2026-02-03T01:45:00Z">
              <w:tcPr>
                <w:tcW w:w="410" w:type="pct"/>
                <w:gridSpan w:val="2"/>
                <w:noWrap/>
                <w:hideMark/>
              </w:tcPr>
            </w:tcPrChange>
          </w:tcPr>
          <w:p w14:paraId="3CCE907E"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213" w:author="Raphael Malyankar" w:date="2026-02-02T18:45:00Z" w16du:dateUtc="2026-02-03T01:45:00Z">
              <w:tcPr>
                <w:tcW w:w="377" w:type="pct"/>
                <w:gridSpan w:val="4"/>
                <w:hideMark/>
              </w:tcPr>
            </w:tcPrChange>
          </w:tcPr>
          <w:p w14:paraId="5B8A0AA3" w14:textId="77777777" w:rsidR="00336DC9" w:rsidRPr="008826C8" w:rsidRDefault="00336DC9" w:rsidP="00336DC9">
            <w:pPr>
              <w:spacing w:before="60" w:after="60" w:line="240" w:lineRule="auto"/>
              <w:rPr>
                <w:sz w:val="18"/>
                <w:szCs w:val="18"/>
              </w:rPr>
            </w:pPr>
            <w:r w:rsidRPr="008826C8">
              <w:rPr>
                <w:sz w:val="18"/>
                <w:szCs w:val="18"/>
              </w:rPr>
              <w:t>10b-10.2</w:t>
            </w:r>
          </w:p>
        </w:tc>
        <w:tc>
          <w:tcPr>
            <w:tcW w:w="356" w:type="pct"/>
            <w:gridSpan w:val="3"/>
            <w:tcPrChange w:id="1214" w:author="Raphael Malyankar" w:date="2026-02-02T18:45:00Z" w16du:dateUtc="2026-02-03T01:45:00Z">
              <w:tcPr>
                <w:tcW w:w="436" w:type="pct"/>
              </w:tcPr>
            </w:tcPrChange>
          </w:tcPr>
          <w:p w14:paraId="18FE5397" w14:textId="77777777" w:rsidR="00336DC9" w:rsidRPr="008826C8" w:rsidRDefault="00336DC9" w:rsidP="00336DC9">
            <w:pPr>
              <w:spacing w:before="60" w:after="60" w:line="240" w:lineRule="auto"/>
              <w:rPr>
                <w:sz w:val="18"/>
                <w:szCs w:val="18"/>
              </w:rPr>
            </w:pPr>
          </w:p>
        </w:tc>
        <w:tc>
          <w:tcPr>
            <w:tcW w:w="1109" w:type="pct"/>
            <w:tcPrChange w:id="1215" w:author="Raphael Malyankar" w:date="2026-02-02T18:45:00Z" w16du:dateUtc="2026-02-03T01:45:00Z">
              <w:tcPr>
                <w:tcW w:w="1273" w:type="pct"/>
                <w:gridSpan w:val="2"/>
              </w:tcPr>
            </w:tcPrChange>
          </w:tcPr>
          <w:p w14:paraId="1E2FE98C" w14:textId="667ADC80" w:rsidR="00336DC9" w:rsidRPr="00030176" w:rsidRDefault="00336DC9" w:rsidP="00336DC9">
            <w:pPr>
              <w:spacing w:before="60" w:after="60" w:line="240" w:lineRule="auto"/>
              <w:rPr>
                <w:sz w:val="18"/>
                <w:szCs w:val="18"/>
                <w:rPrChange w:id="1216" w:author="Raphael Malyankar" w:date="2026-02-02T16:42:00Z" w16du:dateUtc="2026-02-02T23:42:00Z">
                  <w:rPr>
                    <w:color w:val="EE0000"/>
                    <w:sz w:val="18"/>
                    <w:szCs w:val="18"/>
                  </w:rPr>
                </w:rPrChange>
              </w:rPr>
            </w:pPr>
            <w:r w:rsidRPr="00030176">
              <w:rPr>
                <w:sz w:val="18"/>
                <w:szCs w:val="18"/>
                <w:rPrChange w:id="1217" w:author="Raphael Malyankar" w:date="2026-02-02T16:42:00Z" w16du:dateUtc="2026-02-02T23:42:00Z">
                  <w:rPr>
                    <w:color w:val="EE0000"/>
                    <w:sz w:val="18"/>
                    <w:szCs w:val="18"/>
                  </w:rPr>
                </w:rPrChange>
              </w:rPr>
              <w:t>Amend GML schema</w:t>
            </w:r>
            <w:r w:rsidR="005639F0" w:rsidRPr="00030176">
              <w:rPr>
                <w:sz w:val="18"/>
                <w:szCs w:val="18"/>
                <w:rPrChange w:id="1218" w:author="Raphael Malyankar" w:date="2026-02-02T16:42:00Z" w16du:dateUtc="2026-02-02T23:42:00Z">
                  <w:rPr>
                    <w:color w:val="EE0000"/>
                    <w:sz w:val="18"/>
                    <w:szCs w:val="18"/>
                  </w:rPr>
                </w:rPrChange>
              </w:rPr>
              <w:t xml:space="preserve"> to remove unsupported elements</w:t>
            </w:r>
          </w:p>
        </w:tc>
        <w:tc>
          <w:tcPr>
            <w:tcW w:w="311" w:type="pct"/>
            <w:tcPrChange w:id="1219" w:author="Raphael Malyankar" w:date="2026-02-02T18:45:00Z" w16du:dateUtc="2026-02-03T01:45:00Z">
              <w:tcPr>
                <w:tcW w:w="386" w:type="pct"/>
              </w:tcPr>
            </w:tcPrChange>
          </w:tcPr>
          <w:p w14:paraId="7EE38191" w14:textId="77777777" w:rsidR="00336DC9" w:rsidRPr="008826C8" w:rsidRDefault="00336DC9" w:rsidP="00336DC9">
            <w:pPr>
              <w:spacing w:before="60" w:after="60" w:line="240" w:lineRule="auto"/>
              <w:rPr>
                <w:sz w:val="18"/>
                <w:szCs w:val="18"/>
              </w:rPr>
            </w:pPr>
          </w:p>
        </w:tc>
      </w:tr>
      <w:tr w:rsidR="00C37FAA" w:rsidRPr="008826C8" w14:paraId="2FC0D628" w14:textId="78EE9481" w:rsidTr="00180820">
        <w:tblPrEx>
          <w:tblW w:w="5000" w:type="pct"/>
          <w:tblLayout w:type="fixed"/>
          <w:tblCellMar>
            <w:top w:w="29" w:type="dxa"/>
            <w:left w:w="58" w:type="dxa"/>
            <w:bottom w:w="29" w:type="dxa"/>
            <w:right w:w="58" w:type="dxa"/>
          </w:tblCellMar>
          <w:tblPrExChange w:id="1220"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221" w:author="Raphael Malyankar" w:date="2026-02-02T18:45:00Z" w16du:dateUtc="2026-02-03T01:45:00Z">
            <w:trPr>
              <w:cantSplit/>
            </w:trPr>
          </w:trPrChange>
        </w:trPr>
        <w:tc>
          <w:tcPr>
            <w:tcW w:w="329" w:type="pct"/>
            <w:noWrap/>
            <w:hideMark/>
            <w:tcPrChange w:id="1222" w:author="Raphael Malyankar" w:date="2026-02-02T18:45:00Z" w16du:dateUtc="2026-02-03T01:45:00Z">
              <w:tcPr>
                <w:tcW w:w="376" w:type="pct"/>
                <w:noWrap/>
                <w:hideMark/>
              </w:tcPr>
            </w:tcPrChange>
          </w:tcPr>
          <w:p w14:paraId="415A3391" w14:textId="77777777" w:rsidR="00336DC9" w:rsidRPr="008826C8" w:rsidRDefault="00336DC9" w:rsidP="00336DC9">
            <w:pPr>
              <w:spacing w:before="60" w:after="60" w:line="240" w:lineRule="auto"/>
              <w:rPr>
                <w:sz w:val="18"/>
                <w:szCs w:val="18"/>
              </w:rPr>
            </w:pPr>
            <w:r w:rsidRPr="008826C8">
              <w:rPr>
                <w:sz w:val="18"/>
                <w:szCs w:val="18"/>
              </w:rPr>
              <w:t>100_5070</w:t>
            </w:r>
          </w:p>
        </w:tc>
        <w:tc>
          <w:tcPr>
            <w:tcW w:w="476" w:type="pct"/>
            <w:noWrap/>
            <w:hideMark/>
            <w:tcPrChange w:id="1223" w:author="Raphael Malyankar" w:date="2026-02-02T18:45:00Z" w16du:dateUtc="2026-02-03T01:45:00Z">
              <w:tcPr>
                <w:tcW w:w="490" w:type="pct"/>
                <w:noWrap/>
                <w:hideMark/>
              </w:tcPr>
            </w:tcPrChange>
          </w:tcPr>
          <w:p w14:paraId="3C790B08" w14:textId="1E7C76A5" w:rsidR="00336DC9" w:rsidRPr="00F447A6" w:rsidRDefault="00202027" w:rsidP="00336DC9">
            <w:pPr>
              <w:spacing w:before="60" w:after="60" w:line="240" w:lineRule="auto"/>
              <w:rPr>
                <w:rFonts w:cs="Arial"/>
                <w:sz w:val="18"/>
                <w:szCs w:val="18"/>
              </w:rPr>
            </w:pPr>
            <w:r>
              <w:rPr>
                <w:rFonts w:cs="Arial"/>
                <w:sz w:val="18"/>
                <w:szCs w:val="18"/>
              </w:rPr>
              <w:t>c</w:t>
            </w:r>
          </w:p>
        </w:tc>
        <w:tc>
          <w:tcPr>
            <w:tcW w:w="1699" w:type="pct"/>
            <w:gridSpan w:val="4"/>
            <w:hideMark/>
            <w:tcPrChange w:id="1224" w:author="Raphael Malyankar" w:date="2026-02-02T18:45:00Z" w16du:dateUtc="2026-02-03T01:45:00Z">
              <w:tcPr>
                <w:tcW w:w="1252" w:type="pct"/>
                <w:gridSpan w:val="6"/>
                <w:hideMark/>
              </w:tcPr>
            </w:tcPrChange>
          </w:tcPr>
          <w:p w14:paraId="6EB573A8" w14:textId="377563DD" w:rsidR="00C37FAA" w:rsidRPr="00030176" w:rsidDel="00030176" w:rsidRDefault="00336DC9" w:rsidP="00336DC9">
            <w:pPr>
              <w:spacing w:before="60" w:after="60" w:line="240" w:lineRule="auto"/>
              <w:rPr>
                <w:del w:id="1225" w:author="Raphael Malyankar" w:date="2026-02-02T16:44:00Z" w16du:dateUtc="2026-02-02T23:44:00Z"/>
                <w:strike/>
                <w:sz w:val="18"/>
                <w:szCs w:val="18"/>
              </w:rPr>
            </w:pPr>
            <w:del w:id="1226" w:author="Raphael Malyankar" w:date="2026-02-02T16:44:00Z" w16du:dateUtc="2026-02-02T23:44:00Z">
              <w:r w:rsidRPr="00030176" w:rsidDel="00030176">
                <w:rPr>
                  <w:strike/>
                  <w:sz w:val="18"/>
                  <w:szCs w:val="18"/>
                </w:rPr>
                <w:delText>If the GML schema uses GML dynamic features</w:delText>
              </w:r>
            </w:del>
          </w:p>
          <w:p w14:paraId="11349B92" w14:textId="02C6C35B" w:rsidR="00202027" w:rsidRPr="008826C8" w:rsidRDefault="00202027" w:rsidP="00336DC9">
            <w:pPr>
              <w:spacing w:before="60" w:after="60" w:line="240" w:lineRule="auto"/>
              <w:rPr>
                <w:sz w:val="18"/>
                <w:szCs w:val="18"/>
              </w:rPr>
            </w:pPr>
            <w:r w:rsidRPr="00030176">
              <w:rPr>
                <w:sz w:val="18"/>
                <w:szCs w:val="18"/>
                <w:rPrChange w:id="1227" w:author="Raphael Malyankar" w:date="2026-02-02T16:44:00Z" w16du:dateUtc="2026-02-02T23:44:00Z">
                  <w:rPr>
                    <w:color w:val="EE0000"/>
                    <w:sz w:val="18"/>
                    <w:szCs w:val="18"/>
                  </w:rPr>
                </w:rPrChange>
              </w:rPr>
              <w:t>The GML schema does not use GML dynamic features (unsupported by S-100)</w:t>
            </w:r>
          </w:p>
        </w:tc>
        <w:tc>
          <w:tcPr>
            <w:tcW w:w="354" w:type="pct"/>
            <w:noWrap/>
            <w:hideMark/>
            <w:tcPrChange w:id="1228" w:author="Raphael Malyankar" w:date="2026-02-02T18:45:00Z" w16du:dateUtc="2026-02-03T01:45:00Z">
              <w:tcPr>
                <w:tcW w:w="410" w:type="pct"/>
                <w:gridSpan w:val="2"/>
                <w:noWrap/>
                <w:hideMark/>
              </w:tcPr>
            </w:tcPrChange>
          </w:tcPr>
          <w:p w14:paraId="198CCC49"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229" w:author="Raphael Malyankar" w:date="2026-02-02T18:45:00Z" w16du:dateUtc="2026-02-03T01:45:00Z">
              <w:tcPr>
                <w:tcW w:w="377" w:type="pct"/>
                <w:gridSpan w:val="4"/>
                <w:hideMark/>
              </w:tcPr>
            </w:tcPrChange>
          </w:tcPr>
          <w:p w14:paraId="4985DECA" w14:textId="77777777" w:rsidR="00336DC9" w:rsidRPr="008826C8" w:rsidRDefault="00336DC9" w:rsidP="00336DC9">
            <w:pPr>
              <w:spacing w:before="60" w:after="60" w:line="240" w:lineRule="auto"/>
              <w:rPr>
                <w:sz w:val="18"/>
                <w:szCs w:val="18"/>
              </w:rPr>
            </w:pPr>
            <w:r w:rsidRPr="008826C8">
              <w:rPr>
                <w:sz w:val="18"/>
                <w:szCs w:val="18"/>
              </w:rPr>
              <w:t>10b-10.2</w:t>
            </w:r>
          </w:p>
        </w:tc>
        <w:tc>
          <w:tcPr>
            <w:tcW w:w="356" w:type="pct"/>
            <w:gridSpan w:val="3"/>
            <w:tcPrChange w:id="1230" w:author="Raphael Malyankar" w:date="2026-02-02T18:45:00Z" w16du:dateUtc="2026-02-03T01:45:00Z">
              <w:tcPr>
                <w:tcW w:w="436" w:type="pct"/>
              </w:tcPr>
            </w:tcPrChange>
          </w:tcPr>
          <w:p w14:paraId="061DD4E4" w14:textId="77777777" w:rsidR="00336DC9" w:rsidRPr="008826C8" w:rsidRDefault="00336DC9" w:rsidP="00336DC9">
            <w:pPr>
              <w:spacing w:before="60" w:after="60" w:line="240" w:lineRule="auto"/>
              <w:rPr>
                <w:sz w:val="18"/>
                <w:szCs w:val="18"/>
              </w:rPr>
            </w:pPr>
          </w:p>
        </w:tc>
        <w:tc>
          <w:tcPr>
            <w:tcW w:w="1109" w:type="pct"/>
            <w:tcPrChange w:id="1231" w:author="Raphael Malyankar" w:date="2026-02-02T18:45:00Z" w16du:dateUtc="2026-02-03T01:45:00Z">
              <w:tcPr>
                <w:tcW w:w="1273" w:type="pct"/>
                <w:gridSpan w:val="2"/>
              </w:tcPr>
            </w:tcPrChange>
          </w:tcPr>
          <w:p w14:paraId="64B7E344" w14:textId="7745610A" w:rsidR="00336DC9" w:rsidRPr="00030176" w:rsidRDefault="00336DC9" w:rsidP="00336DC9">
            <w:pPr>
              <w:spacing w:before="60" w:after="60" w:line="240" w:lineRule="auto"/>
              <w:rPr>
                <w:sz w:val="18"/>
                <w:szCs w:val="18"/>
                <w:rPrChange w:id="1232" w:author="Raphael Malyankar" w:date="2026-02-02T16:42:00Z" w16du:dateUtc="2026-02-02T23:42:00Z">
                  <w:rPr>
                    <w:color w:val="EE0000"/>
                    <w:sz w:val="18"/>
                    <w:szCs w:val="18"/>
                  </w:rPr>
                </w:rPrChange>
              </w:rPr>
            </w:pPr>
            <w:r w:rsidRPr="00030176">
              <w:rPr>
                <w:sz w:val="18"/>
                <w:szCs w:val="18"/>
                <w:rPrChange w:id="1233" w:author="Raphael Malyankar" w:date="2026-02-02T16:42:00Z" w16du:dateUtc="2026-02-02T23:42:00Z">
                  <w:rPr>
                    <w:color w:val="EE0000"/>
                    <w:sz w:val="18"/>
                    <w:szCs w:val="18"/>
                  </w:rPr>
                </w:rPrChange>
              </w:rPr>
              <w:t>Amend GML schema</w:t>
            </w:r>
            <w:r w:rsidR="005639F0" w:rsidRPr="00030176">
              <w:rPr>
                <w:sz w:val="18"/>
                <w:szCs w:val="18"/>
                <w:rPrChange w:id="1234" w:author="Raphael Malyankar" w:date="2026-02-02T16:42:00Z" w16du:dateUtc="2026-02-02T23:42:00Z">
                  <w:rPr>
                    <w:color w:val="EE0000"/>
                    <w:sz w:val="18"/>
                    <w:szCs w:val="18"/>
                  </w:rPr>
                </w:rPrChange>
              </w:rPr>
              <w:t xml:space="preserve"> to remove unsupported elements</w:t>
            </w:r>
          </w:p>
        </w:tc>
        <w:tc>
          <w:tcPr>
            <w:tcW w:w="311" w:type="pct"/>
            <w:tcPrChange w:id="1235" w:author="Raphael Malyankar" w:date="2026-02-02T18:45:00Z" w16du:dateUtc="2026-02-03T01:45:00Z">
              <w:tcPr>
                <w:tcW w:w="386" w:type="pct"/>
              </w:tcPr>
            </w:tcPrChange>
          </w:tcPr>
          <w:p w14:paraId="73C40A60" w14:textId="77777777" w:rsidR="00336DC9" w:rsidRPr="008826C8" w:rsidRDefault="00336DC9" w:rsidP="00336DC9">
            <w:pPr>
              <w:spacing w:before="60" w:after="60" w:line="240" w:lineRule="auto"/>
              <w:rPr>
                <w:sz w:val="18"/>
                <w:szCs w:val="18"/>
              </w:rPr>
            </w:pPr>
          </w:p>
        </w:tc>
      </w:tr>
      <w:tr w:rsidR="00C37FAA" w:rsidRPr="008826C8" w14:paraId="54F3C004" w14:textId="42CF0C45" w:rsidTr="00180820">
        <w:tblPrEx>
          <w:tblW w:w="5000" w:type="pct"/>
          <w:tblLayout w:type="fixed"/>
          <w:tblCellMar>
            <w:top w:w="29" w:type="dxa"/>
            <w:left w:w="58" w:type="dxa"/>
            <w:bottom w:w="29" w:type="dxa"/>
            <w:right w:w="58" w:type="dxa"/>
          </w:tblCellMar>
          <w:tblPrExChange w:id="1236"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237" w:author="Raphael Malyankar" w:date="2026-02-02T18:45:00Z" w16du:dateUtc="2026-02-03T01:45:00Z">
            <w:trPr>
              <w:cantSplit/>
            </w:trPr>
          </w:trPrChange>
        </w:trPr>
        <w:tc>
          <w:tcPr>
            <w:tcW w:w="329" w:type="pct"/>
            <w:noWrap/>
            <w:hideMark/>
            <w:tcPrChange w:id="1238" w:author="Raphael Malyankar" w:date="2026-02-02T18:45:00Z" w16du:dateUtc="2026-02-03T01:45:00Z">
              <w:tcPr>
                <w:tcW w:w="376" w:type="pct"/>
                <w:noWrap/>
                <w:hideMark/>
              </w:tcPr>
            </w:tcPrChange>
          </w:tcPr>
          <w:p w14:paraId="13E49027" w14:textId="77777777" w:rsidR="00336DC9" w:rsidRPr="008826C8" w:rsidRDefault="00336DC9" w:rsidP="00336DC9">
            <w:pPr>
              <w:spacing w:before="60" w:after="60" w:line="240" w:lineRule="auto"/>
              <w:rPr>
                <w:sz w:val="18"/>
                <w:szCs w:val="18"/>
              </w:rPr>
            </w:pPr>
            <w:r w:rsidRPr="008826C8">
              <w:rPr>
                <w:sz w:val="18"/>
                <w:szCs w:val="18"/>
              </w:rPr>
              <w:t>100_5071</w:t>
            </w:r>
          </w:p>
        </w:tc>
        <w:tc>
          <w:tcPr>
            <w:tcW w:w="476" w:type="pct"/>
            <w:noWrap/>
            <w:hideMark/>
            <w:tcPrChange w:id="1239" w:author="Raphael Malyankar" w:date="2026-02-02T18:45:00Z" w16du:dateUtc="2026-02-03T01:45:00Z">
              <w:tcPr>
                <w:tcW w:w="490" w:type="pct"/>
                <w:noWrap/>
                <w:hideMark/>
              </w:tcPr>
            </w:tcPrChange>
          </w:tcPr>
          <w:p w14:paraId="427AF6EB" w14:textId="77777777" w:rsidR="00336DC9" w:rsidRPr="00F447A6" w:rsidRDefault="00336DC9" w:rsidP="00336DC9">
            <w:pPr>
              <w:spacing w:before="60" w:after="60" w:line="240" w:lineRule="auto"/>
              <w:rPr>
                <w:rFonts w:cs="Arial"/>
                <w:sz w:val="18"/>
                <w:szCs w:val="18"/>
              </w:rPr>
            </w:pPr>
            <w:r w:rsidRPr="00F447A6">
              <w:rPr>
                <w:rFonts w:cs="Arial"/>
                <w:sz w:val="18"/>
                <w:szCs w:val="18"/>
              </w:rPr>
              <w:t>C</w:t>
            </w:r>
          </w:p>
        </w:tc>
        <w:tc>
          <w:tcPr>
            <w:tcW w:w="1699" w:type="pct"/>
            <w:gridSpan w:val="4"/>
            <w:hideMark/>
            <w:tcPrChange w:id="1240" w:author="Raphael Malyankar" w:date="2026-02-02T18:45:00Z" w16du:dateUtc="2026-02-03T01:45:00Z">
              <w:tcPr>
                <w:tcW w:w="1252" w:type="pct"/>
                <w:gridSpan w:val="6"/>
                <w:hideMark/>
              </w:tcPr>
            </w:tcPrChange>
          </w:tcPr>
          <w:p w14:paraId="551B9841" w14:textId="42FE2EF0" w:rsidR="00336DC9" w:rsidRPr="00030176" w:rsidDel="00030176" w:rsidRDefault="00336DC9" w:rsidP="00336DC9">
            <w:pPr>
              <w:spacing w:before="60" w:after="60" w:line="240" w:lineRule="auto"/>
              <w:rPr>
                <w:del w:id="1241" w:author="Raphael Malyankar" w:date="2026-02-02T16:44:00Z" w16du:dateUtc="2026-02-02T23:44:00Z"/>
                <w:strike/>
                <w:sz w:val="18"/>
                <w:szCs w:val="18"/>
              </w:rPr>
            </w:pPr>
            <w:del w:id="1242" w:author="Raphael Malyankar" w:date="2026-02-02T16:44:00Z" w16du:dateUtc="2026-02-02T23:44:00Z">
              <w:r w:rsidRPr="00030176" w:rsidDel="00030176">
                <w:rPr>
                  <w:strike/>
                  <w:sz w:val="18"/>
                  <w:szCs w:val="18"/>
                </w:rPr>
                <w:delText>If the GML schema uses GML Topology</w:delText>
              </w:r>
            </w:del>
          </w:p>
          <w:p w14:paraId="21AD62A1" w14:textId="5C0C263D" w:rsidR="00202027" w:rsidRPr="008826C8" w:rsidRDefault="00202027" w:rsidP="00336DC9">
            <w:pPr>
              <w:spacing w:before="60" w:after="60" w:line="240" w:lineRule="auto"/>
              <w:rPr>
                <w:sz w:val="18"/>
                <w:szCs w:val="18"/>
              </w:rPr>
            </w:pPr>
            <w:r w:rsidRPr="00030176">
              <w:rPr>
                <w:sz w:val="18"/>
                <w:szCs w:val="18"/>
                <w:rPrChange w:id="1243" w:author="Raphael Malyankar" w:date="2026-02-02T16:44:00Z" w16du:dateUtc="2026-02-02T23:44:00Z">
                  <w:rPr>
                    <w:color w:val="EE0000"/>
                    <w:sz w:val="18"/>
                    <w:szCs w:val="18"/>
                  </w:rPr>
                </w:rPrChange>
              </w:rPr>
              <w:t>The GML schema does not use GML Topology (unsupported by S-100)</w:t>
            </w:r>
          </w:p>
        </w:tc>
        <w:tc>
          <w:tcPr>
            <w:tcW w:w="354" w:type="pct"/>
            <w:noWrap/>
            <w:hideMark/>
            <w:tcPrChange w:id="1244" w:author="Raphael Malyankar" w:date="2026-02-02T18:45:00Z" w16du:dateUtc="2026-02-03T01:45:00Z">
              <w:tcPr>
                <w:tcW w:w="410" w:type="pct"/>
                <w:gridSpan w:val="2"/>
                <w:noWrap/>
                <w:hideMark/>
              </w:tcPr>
            </w:tcPrChange>
          </w:tcPr>
          <w:p w14:paraId="00D354BA"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245" w:author="Raphael Malyankar" w:date="2026-02-02T18:45:00Z" w16du:dateUtc="2026-02-03T01:45:00Z">
              <w:tcPr>
                <w:tcW w:w="377" w:type="pct"/>
                <w:gridSpan w:val="4"/>
                <w:hideMark/>
              </w:tcPr>
            </w:tcPrChange>
          </w:tcPr>
          <w:p w14:paraId="46661300" w14:textId="77777777" w:rsidR="00336DC9" w:rsidRPr="008826C8" w:rsidRDefault="00336DC9" w:rsidP="00336DC9">
            <w:pPr>
              <w:spacing w:before="60" w:after="60" w:line="240" w:lineRule="auto"/>
              <w:rPr>
                <w:sz w:val="18"/>
                <w:szCs w:val="18"/>
              </w:rPr>
            </w:pPr>
            <w:r w:rsidRPr="008826C8">
              <w:rPr>
                <w:sz w:val="18"/>
                <w:szCs w:val="18"/>
              </w:rPr>
              <w:t>10b-10.2</w:t>
            </w:r>
          </w:p>
        </w:tc>
        <w:tc>
          <w:tcPr>
            <w:tcW w:w="356" w:type="pct"/>
            <w:gridSpan w:val="3"/>
            <w:tcPrChange w:id="1246" w:author="Raphael Malyankar" w:date="2026-02-02T18:45:00Z" w16du:dateUtc="2026-02-03T01:45:00Z">
              <w:tcPr>
                <w:tcW w:w="436" w:type="pct"/>
              </w:tcPr>
            </w:tcPrChange>
          </w:tcPr>
          <w:p w14:paraId="6DD1E9B7" w14:textId="77777777" w:rsidR="00336DC9" w:rsidRPr="008826C8" w:rsidRDefault="00336DC9" w:rsidP="00336DC9">
            <w:pPr>
              <w:spacing w:before="60" w:after="60" w:line="240" w:lineRule="auto"/>
              <w:rPr>
                <w:sz w:val="18"/>
                <w:szCs w:val="18"/>
              </w:rPr>
            </w:pPr>
          </w:p>
        </w:tc>
        <w:tc>
          <w:tcPr>
            <w:tcW w:w="1109" w:type="pct"/>
            <w:tcPrChange w:id="1247" w:author="Raphael Malyankar" w:date="2026-02-02T18:45:00Z" w16du:dateUtc="2026-02-03T01:45:00Z">
              <w:tcPr>
                <w:tcW w:w="1273" w:type="pct"/>
                <w:gridSpan w:val="2"/>
              </w:tcPr>
            </w:tcPrChange>
          </w:tcPr>
          <w:p w14:paraId="17584518" w14:textId="51504749" w:rsidR="00336DC9" w:rsidRPr="00030176" w:rsidRDefault="00336DC9" w:rsidP="00336DC9">
            <w:pPr>
              <w:spacing w:before="60" w:after="60" w:line="240" w:lineRule="auto"/>
              <w:rPr>
                <w:sz w:val="18"/>
                <w:szCs w:val="18"/>
                <w:rPrChange w:id="1248" w:author="Raphael Malyankar" w:date="2026-02-02T16:42:00Z" w16du:dateUtc="2026-02-02T23:42:00Z">
                  <w:rPr>
                    <w:color w:val="EE0000"/>
                    <w:sz w:val="18"/>
                    <w:szCs w:val="18"/>
                  </w:rPr>
                </w:rPrChange>
              </w:rPr>
            </w:pPr>
            <w:r w:rsidRPr="00030176">
              <w:rPr>
                <w:sz w:val="18"/>
                <w:szCs w:val="18"/>
                <w:rPrChange w:id="1249" w:author="Raphael Malyankar" w:date="2026-02-02T16:42:00Z" w16du:dateUtc="2026-02-02T23:42:00Z">
                  <w:rPr>
                    <w:color w:val="EE0000"/>
                    <w:sz w:val="18"/>
                    <w:szCs w:val="18"/>
                  </w:rPr>
                </w:rPrChange>
              </w:rPr>
              <w:t>Amend GML schema</w:t>
            </w:r>
            <w:r w:rsidR="005639F0" w:rsidRPr="00030176">
              <w:rPr>
                <w:sz w:val="18"/>
                <w:szCs w:val="18"/>
                <w:rPrChange w:id="1250" w:author="Raphael Malyankar" w:date="2026-02-02T16:42:00Z" w16du:dateUtc="2026-02-02T23:42:00Z">
                  <w:rPr>
                    <w:color w:val="EE0000"/>
                    <w:sz w:val="18"/>
                    <w:szCs w:val="18"/>
                  </w:rPr>
                </w:rPrChange>
              </w:rPr>
              <w:t xml:space="preserve"> to remove unsupported elements</w:t>
            </w:r>
          </w:p>
        </w:tc>
        <w:tc>
          <w:tcPr>
            <w:tcW w:w="311" w:type="pct"/>
            <w:tcPrChange w:id="1251" w:author="Raphael Malyankar" w:date="2026-02-02T18:45:00Z" w16du:dateUtc="2026-02-03T01:45:00Z">
              <w:tcPr>
                <w:tcW w:w="386" w:type="pct"/>
              </w:tcPr>
            </w:tcPrChange>
          </w:tcPr>
          <w:p w14:paraId="1C16959A" w14:textId="77777777" w:rsidR="00336DC9" w:rsidRPr="008826C8" w:rsidRDefault="00336DC9" w:rsidP="00336DC9">
            <w:pPr>
              <w:spacing w:before="60" w:after="60" w:line="240" w:lineRule="auto"/>
              <w:rPr>
                <w:sz w:val="18"/>
                <w:szCs w:val="18"/>
              </w:rPr>
            </w:pPr>
          </w:p>
        </w:tc>
      </w:tr>
      <w:tr w:rsidR="00C37FAA" w:rsidRPr="008826C8" w14:paraId="6A2BED19" w14:textId="2975E2F4" w:rsidTr="00180820">
        <w:tblPrEx>
          <w:tblW w:w="5000" w:type="pct"/>
          <w:tblLayout w:type="fixed"/>
          <w:tblCellMar>
            <w:top w:w="29" w:type="dxa"/>
            <w:left w:w="58" w:type="dxa"/>
            <w:bottom w:w="29" w:type="dxa"/>
            <w:right w:w="58" w:type="dxa"/>
          </w:tblCellMar>
          <w:tblPrExChange w:id="1252"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253" w:author="Raphael Malyankar" w:date="2026-02-02T18:45:00Z" w16du:dateUtc="2026-02-03T01:45:00Z">
            <w:trPr>
              <w:cantSplit/>
            </w:trPr>
          </w:trPrChange>
        </w:trPr>
        <w:tc>
          <w:tcPr>
            <w:tcW w:w="329" w:type="pct"/>
            <w:noWrap/>
            <w:hideMark/>
            <w:tcPrChange w:id="1254" w:author="Raphael Malyankar" w:date="2026-02-02T18:45:00Z" w16du:dateUtc="2026-02-03T01:45:00Z">
              <w:tcPr>
                <w:tcW w:w="376" w:type="pct"/>
                <w:noWrap/>
                <w:hideMark/>
              </w:tcPr>
            </w:tcPrChange>
          </w:tcPr>
          <w:p w14:paraId="261A36AA" w14:textId="77777777" w:rsidR="00336DC9" w:rsidRPr="008826C8" w:rsidRDefault="00336DC9" w:rsidP="00336DC9">
            <w:pPr>
              <w:spacing w:before="60" w:after="60" w:line="240" w:lineRule="auto"/>
              <w:rPr>
                <w:sz w:val="18"/>
                <w:szCs w:val="18"/>
              </w:rPr>
            </w:pPr>
            <w:r w:rsidRPr="008826C8">
              <w:rPr>
                <w:sz w:val="18"/>
                <w:szCs w:val="18"/>
              </w:rPr>
              <w:t>100_5072</w:t>
            </w:r>
          </w:p>
        </w:tc>
        <w:tc>
          <w:tcPr>
            <w:tcW w:w="476" w:type="pct"/>
            <w:noWrap/>
            <w:hideMark/>
            <w:tcPrChange w:id="1255" w:author="Raphael Malyankar" w:date="2026-02-02T18:45:00Z" w16du:dateUtc="2026-02-03T01:45:00Z">
              <w:tcPr>
                <w:tcW w:w="490" w:type="pct"/>
                <w:noWrap/>
                <w:hideMark/>
              </w:tcPr>
            </w:tcPrChange>
          </w:tcPr>
          <w:p w14:paraId="56AFF019" w14:textId="77777777" w:rsidR="00336DC9" w:rsidRPr="00F447A6" w:rsidRDefault="00336DC9" w:rsidP="00336DC9">
            <w:pPr>
              <w:spacing w:before="60" w:after="60" w:line="240" w:lineRule="auto"/>
              <w:rPr>
                <w:rFonts w:cs="Arial"/>
                <w:sz w:val="18"/>
                <w:szCs w:val="18"/>
              </w:rPr>
            </w:pPr>
            <w:r w:rsidRPr="00F447A6">
              <w:rPr>
                <w:rFonts w:cs="Arial"/>
                <w:sz w:val="18"/>
                <w:szCs w:val="18"/>
              </w:rPr>
              <w:t>C</w:t>
            </w:r>
          </w:p>
        </w:tc>
        <w:tc>
          <w:tcPr>
            <w:tcW w:w="1699" w:type="pct"/>
            <w:gridSpan w:val="4"/>
            <w:hideMark/>
            <w:tcPrChange w:id="1256" w:author="Raphael Malyankar" w:date="2026-02-02T18:45:00Z" w16du:dateUtc="2026-02-03T01:45:00Z">
              <w:tcPr>
                <w:tcW w:w="1252" w:type="pct"/>
                <w:gridSpan w:val="6"/>
                <w:hideMark/>
              </w:tcPr>
            </w:tcPrChange>
          </w:tcPr>
          <w:p w14:paraId="66E279AC" w14:textId="2CB1D961" w:rsidR="00336DC9" w:rsidRPr="00030176" w:rsidDel="00030176" w:rsidRDefault="00336DC9" w:rsidP="00336DC9">
            <w:pPr>
              <w:spacing w:before="60" w:after="60" w:line="240" w:lineRule="auto"/>
              <w:rPr>
                <w:del w:id="1257" w:author="Raphael Malyankar" w:date="2026-02-02T16:44:00Z" w16du:dateUtc="2026-02-02T23:44:00Z"/>
                <w:strike/>
                <w:sz w:val="18"/>
                <w:szCs w:val="18"/>
              </w:rPr>
            </w:pPr>
            <w:del w:id="1258" w:author="Raphael Malyankar" w:date="2026-02-02T16:44:00Z" w16du:dateUtc="2026-02-02T23:44:00Z">
              <w:r w:rsidRPr="00030176" w:rsidDel="00030176">
                <w:rPr>
                  <w:strike/>
                  <w:sz w:val="18"/>
                  <w:szCs w:val="18"/>
                </w:rPr>
                <w:delText>If the GML schema uses GML Linear referencing</w:delText>
              </w:r>
            </w:del>
          </w:p>
          <w:p w14:paraId="6BFDED30" w14:textId="1B40D1A5" w:rsidR="00202027" w:rsidRPr="008826C8" w:rsidRDefault="00202027" w:rsidP="00336DC9">
            <w:pPr>
              <w:spacing w:before="60" w:after="60" w:line="240" w:lineRule="auto"/>
              <w:rPr>
                <w:sz w:val="18"/>
                <w:szCs w:val="18"/>
              </w:rPr>
            </w:pPr>
            <w:r w:rsidRPr="00030176">
              <w:rPr>
                <w:sz w:val="18"/>
                <w:szCs w:val="18"/>
                <w:rPrChange w:id="1259" w:author="Raphael Malyankar" w:date="2026-02-02T16:44:00Z" w16du:dateUtc="2026-02-02T23:44:00Z">
                  <w:rPr>
                    <w:color w:val="EE0000"/>
                    <w:sz w:val="18"/>
                    <w:szCs w:val="18"/>
                  </w:rPr>
                </w:rPrChange>
              </w:rPr>
              <w:t>The GML schema does not use GML Linear referencing (unsupported by S-100)</w:t>
            </w:r>
          </w:p>
        </w:tc>
        <w:tc>
          <w:tcPr>
            <w:tcW w:w="354" w:type="pct"/>
            <w:noWrap/>
            <w:hideMark/>
            <w:tcPrChange w:id="1260" w:author="Raphael Malyankar" w:date="2026-02-02T18:45:00Z" w16du:dateUtc="2026-02-03T01:45:00Z">
              <w:tcPr>
                <w:tcW w:w="410" w:type="pct"/>
                <w:gridSpan w:val="2"/>
                <w:noWrap/>
                <w:hideMark/>
              </w:tcPr>
            </w:tcPrChange>
          </w:tcPr>
          <w:p w14:paraId="033C483B"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261" w:author="Raphael Malyankar" w:date="2026-02-02T18:45:00Z" w16du:dateUtc="2026-02-03T01:45:00Z">
              <w:tcPr>
                <w:tcW w:w="377" w:type="pct"/>
                <w:gridSpan w:val="4"/>
                <w:hideMark/>
              </w:tcPr>
            </w:tcPrChange>
          </w:tcPr>
          <w:p w14:paraId="3AABC185" w14:textId="77777777" w:rsidR="00336DC9" w:rsidRPr="008826C8" w:rsidRDefault="00336DC9" w:rsidP="00336DC9">
            <w:pPr>
              <w:spacing w:before="60" w:after="60" w:line="240" w:lineRule="auto"/>
              <w:rPr>
                <w:sz w:val="18"/>
                <w:szCs w:val="18"/>
              </w:rPr>
            </w:pPr>
            <w:r w:rsidRPr="008826C8">
              <w:rPr>
                <w:sz w:val="18"/>
                <w:szCs w:val="18"/>
              </w:rPr>
              <w:t>10b-10.2</w:t>
            </w:r>
          </w:p>
        </w:tc>
        <w:tc>
          <w:tcPr>
            <w:tcW w:w="356" w:type="pct"/>
            <w:gridSpan w:val="3"/>
            <w:tcPrChange w:id="1262" w:author="Raphael Malyankar" w:date="2026-02-02T18:45:00Z" w16du:dateUtc="2026-02-03T01:45:00Z">
              <w:tcPr>
                <w:tcW w:w="436" w:type="pct"/>
              </w:tcPr>
            </w:tcPrChange>
          </w:tcPr>
          <w:p w14:paraId="7F1B61B4" w14:textId="77777777" w:rsidR="00336DC9" w:rsidRPr="008826C8" w:rsidRDefault="00336DC9" w:rsidP="00336DC9">
            <w:pPr>
              <w:spacing w:before="60" w:after="60" w:line="240" w:lineRule="auto"/>
              <w:rPr>
                <w:sz w:val="18"/>
                <w:szCs w:val="18"/>
              </w:rPr>
            </w:pPr>
          </w:p>
        </w:tc>
        <w:tc>
          <w:tcPr>
            <w:tcW w:w="1109" w:type="pct"/>
            <w:tcPrChange w:id="1263" w:author="Raphael Malyankar" w:date="2026-02-02T18:45:00Z" w16du:dateUtc="2026-02-03T01:45:00Z">
              <w:tcPr>
                <w:tcW w:w="1273" w:type="pct"/>
                <w:gridSpan w:val="2"/>
              </w:tcPr>
            </w:tcPrChange>
          </w:tcPr>
          <w:p w14:paraId="57FF7C62" w14:textId="0FCEE05D" w:rsidR="00336DC9" w:rsidRPr="00030176" w:rsidRDefault="00336DC9" w:rsidP="00336DC9">
            <w:pPr>
              <w:spacing w:before="60" w:after="60" w:line="240" w:lineRule="auto"/>
              <w:rPr>
                <w:sz w:val="18"/>
                <w:szCs w:val="18"/>
                <w:rPrChange w:id="1264" w:author="Raphael Malyankar" w:date="2026-02-02T16:42:00Z" w16du:dateUtc="2026-02-02T23:42:00Z">
                  <w:rPr>
                    <w:color w:val="EE0000"/>
                    <w:sz w:val="18"/>
                    <w:szCs w:val="18"/>
                  </w:rPr>
                </w:rPrChange>
              </w:rPr>
            </w:pPr>
            <w:r w:rsidRPr="00030176">
              <w:rPr>
                <w:sz w:val="18"/>
                <w:szCs w:val="18"/>
                <w:rPrChange w:id="1265" w:author="Raphael Malyankar" w:date="2026-02-02T16:42:00Z" w16du:dateUtc="2026-02-02T23:42:00Z">
                  <w:rPr>
                    <w:color w:val="EE0000"/>
                    <w:sz w:val="18"/>
                    <w:szCs w:val="18"/>
                  </w:rPr>
                </w:rPrChange>
              </w:rPr>
              <w:t>Amend GML schema</w:t>
            </w:r>
            <w:r w:rsidR="005639F0" w:rsidRPr="00030176">
              <w:rPr>
                <w:sz w:val="18"/>
                <w:szCs w:val="18"/>
                <w:rPrChange w:id="1266" w:author="Raphael Malyankar" w:date="2026-02-02T16:42:00Z" w16du:dateUtc="2026-02-02T23:42:00Z">
                  <w:rPr>
                    <w:color w:val="EE0000"/>
                    <w:sz w:val="18"/>
                    <w:szCs w:val="18"/>
                  </w:rPr>
                </w:rPrChange>
              </w:rPr>
              <w:t xml:space="preserve"> to remove unsupported elements</w:t>
            </w:r>
          </w:p>
        </w:tc>
        <w:tc>
          <w:tcPr>
            <w:tcW w:w="311" w:type="pct"/>
            <w:tcPrChange w:id="1267" w:author="Raphael Malyankar" w:date="2026-02-02T18:45:00Z" w16du:dateUtc="2026-02-03T01:45:00Z">
              <w:tcPr>
                <w:tcW w:w="386" w:type="pct"/>
              </w:tcPr>
            </w:tcPrChange>
          </w:tcPr>
          <w:p w14:paraId="2A907259" w14:textId="77777777" w:rsidR="00336DC9" w:rsidRPr="008826C8" w:rsidRDefault="00336DC9" w:rsidP="00336DC9">
            <w:pPr>
              <w:spacing w:before="60" w:after="60" w:line="240" w:lineRule="auto"/>
              <w:rPr>
                <w:sz w:val="18"/>
                <w:szCs w:val="18"/>
              </w:rPr>
            </w:pPr>
          </w:p>
        </w:tc>
      </w:tr>
      <w:tr w:rsidR="00C37FAA" w:rsidRPr="008826C8" w14:paraId="5A2B289E" w14:textId="027F93A8" w:rsidTr="00180820">
        <w:tblPrEx>
          <w:tblW w:w="5000" w:type="pct"/>
          <w:tblLayout w:type="fixed"/>
          <w:tblCellMar>
            <w:top w:w="29" w:type="dxa"/>
            <w:left w:w="58" w:type="dxa"/>
            <w:bottom w:w="29" w:type="dxa"/>
            <w:right w:w="58" w:type="dxa"/>
          </w:tblCellMar>
          <w:tblPrExChange w:id="1268"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269" w:author="Raphael Malyankar" w:date="2026-02-02T18:45:00Z" w16du:dateUtc="2026-02-03T01:45:00Z">
            <w:trPr>
              <w:cantSplit/>
            </w:trPr>
          </w:trPrChange>
        </w:trPr>
        <w:tc>
          <w:tcPr>
            <w:tcW w:w="329" w:type="pct"/>
            <w:noWrap/>
            <w:hideMark/>
            <w:tcPrChange w:id="1270" w:author="Raphael Malyankar" w:date="2026-02-02T18:45:00Z" w16du:dateUtc="2026-02-03T01:45:00Z">
              <w:tcPr>
                <w:tcW w:w="376" w:type="pct"/>
                <w:noWrap/>
                <w:hideMark/>
              </w:tcPr>
            </w:tcPrChange>
          </w:tcPr>
          <w:p w14:paraId="3233CA80" w14:textId="77777777" w:rsidR="00336DC9" w:rsidRPr="008826C8" w:rsidRDefault="00336DC9" w:rsidP="00336DC9">
            <w:pPr>
              <w:spacing w:before="60" w:after="60" w:line="240" w:lineRule="auto"/>
              <w:rPr>
                <w:sz w:val="18"/>
                <w:szCs w:val="18"/>
              </w:rPr>
            </w:pPr>
            <w:r w:rsidRPr="008826C8">
              <w:rPr>
                <w:sz w:val="18"/>
                <w:szCs w:val="18"/>
              </w:rPr>
              <w:lastRenderedPageBreak/>
              <w:t>100_5073</w:t>
            </w:r>
          </w:p>
        </w:tc>
        <w:tc>
          <w:tcPr>
            <w:tcW w:w="476" w:type="pct"/>
            <w:noWrap/>
            <w:hideMark/>
            <w:tcPrChange w:id="1271" w:author="Raphael Malyankar" w:date="2026-02-02T18:45:00Z" w16du:dateUtc="2026-02-03T01:45:00Z">
              <w:tcPr>
                <w:tcW w:w="490" w:type="pct"/>
                <w:noWrap/>
                <w:hideMark/>
              </w:tcPr>
            </w:tcPrChange>
          </w:tcPr>
          <w:p w14:paraId="07EC51FE" w14:textId="77777777" w:rsidR="00336DC9" w:rsidRPr="00F447A6" w:rsidRDefault="00336DC9" w:rsidP="00336DC9">
            <w:pPr>
              <w:spacing w:before="60" w:after="60" w:line="240" w:lineRule="auto"/>
              <w:rPr>
                <w:rFonts w:cs="Arial"/>
                <w:sz w:val="18"/>
                <w:szCs w:val="18"/>
              </w:rPr>
            </w:pPr>
            <w:r w:rsidRPr="00F447A6">
              <w:rPr>
                <w:rFonts w:cs="Arial"/>
                <w:sz w:val="18"/>
                <w:szCs w:val="18"/>
              </w:rPr>
              <w:t>C</w:t>
            </w:r>
          </w:p>
        </w:tc>
        <w:tc>
          <w:tcPr>
            <w:tcW w:w="1699" w:type="pct"/>
            <w:gridSpan w:val="4"/>
            <w:hideMark/>
            <w:tcPrChange w:id="1272" w:author="Raphael Malyankar" w:date="2026-02-02T18:45:00Z" w16du:dateUtc="2026-02-03T01:45:00Z">
              <w:tcPr>
                <w:tcW w:w="1252" w:type="pct"/>
                <w:gridSpan w:val="6"/>
                <w:hideMark/>
              </w:tcPr>
            </w:tcPrChange>
          </w:tcPr>
          <w:p w14:paraId="6CEF3839" w14:textId="3871A0A9" w:rsidR="00336DC9" w:rsidRPr="009A389A" w:rsidDel="00030176" w:rsidRDefault="00336DC9" w:rsidP="00336DC9">
            <w:pPr>
              <w:spacing w:before="60" w:after="60" w:line="240" w:lineRule="auto"/>
              <w:rPr>
                <w:del w:id="1273" w:author="Raphael Malyankar" w:date="2026-02-02T16:43:00Z" w16du:dateUtc="2026-02-02T23:43:00Z"/>
                <w:strike/>
                <w:sz w:val="18"/>
                <w:szCs w:val="18"/>
              </w:rPr>
            </w:pPr>
            <w:del w:id="1274" w:author="Raphael Malyankar" w:date="2026-02-02T16:43:00Z" w16du:dateUtc="2026-02-02T23:43:00Z">
              <w:r w:rsidRPr="009A389A" w:rsidDel="00030176">
                <w:rPr>
                  <w:strike/>
                  <w:sz w:val="18"/>
                  <w:szCs w:val="18"/>
                </w:rPr>
                <w:delText>IF the GML Schema uses GML Coverages</w:delText>
              </w:r>
            </w:del>
          </w:p>
          <w:p w14:paraId="237AD7B8" w14:textId="247E154E" w:rsidR="00202027" w:rsidRPr="008826C8" w:rsidRDefault="00202027" w:rsidP="00336DC9">
            <w:pPr>
              <w:spacing w:before="60" w:after="60" w:line="240" w:lineRule="auto"/>
              <w:rPr>
                <w:sz w:val="18"/>
                <w:szCs w:val="18"/>
              </w:rPr>
            </w:pPr>
            <w:r w:rsidRPr="009A389A">
              <w:rPr>
                <w:sz w:val="18"/>
                <w:szCs w:val="18"/>
                <w:rPrChange w:id="1275" w:author="Raphael Malyankar" w:date="2026-02-02T17:07:00Z" w16du:dateUtc="2026-02-03T00:07:00Z">
                  <w:rPr>
                    <w:color w:val="EE0000"/>
                    <w:sz w:val="18"/>
                    <w:szCs w:val="18"/>
                  </w:rPr>
                </w:rPrChange>
              </w:rPr>
              <w:t>The GML schema does not use GML Coverages (unsupported by S-100)</w:t>
            </w:r>
          </w:p>
        </w:tc>
        <w:tc>
          <w:tcPr>
            <w:tcW w:w="354" w:type="pct"/>
            <w:noWrap/>
            <w:hideMark/>
            <w:tcPrChange w:id="1276" w:author="Raphael Malyankar" w:date="2026-02-02T18:45:00Z" w16du:dateUtc="2026-02-03T01:45:00Z">
              <w:tcPr>
                <w:tcW w:w="410" w:type="pct"/>
                <w:gridSpan w:val="2"/>
                <w:noWrap/>
                <w:hideMark/>
              </w:tcPr>
            </w:tcPrChange>
          </w:tcPr>
          <w:p w14:paraId="6B4EB5CD"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277" w:author="Raphael Malyankar" w:date="2026-02-02T18:45:00Z" w16du:dateUtc="2026-02-03T01:45:00Z">
              <w:tcPr>
                <w:tcW w:w="377" w:type="pct"/>
                <w:gridSpan w:val="4"/>
                <w:hideMark/>
              </w:tcPr>
            </w:tcPrChange>
          </w:tcPr>
          <w:p w14:paraId="45A15AF4" w14:textId="77777777" w:rsidR="00336DC9" w:rsidRPr="008826C8" w:rsidRDefault="00336DC9" w:rsidP="00336DC9">
            <w:pPr>
              <w:spacing w:before="60" w:after="60" w:line="240" w:lineRule="auto"/>
              <w:rPr>
                <w:sz w:val="18"/>
                <w:szCs w:val="18"/>
              </w:rPr>
            </w:pPr>
            <w:r w:rsidRPr="008826C8">
              <w:rPr>
                <w:sz w:val="18"/>
                <w:szCs w:val="18"/>
              </w:rPr>
              <w:t>10b-10.2</w:t>
            </w:r>
          </w:p>
        </w:tc>
        <w:tc>
          <w:tcPr>
            <w:tcW w:w="356" w:type="pct"/>
            <w:gridSpan w:val="3"/>
            <w:tcPrChange w:id="1278" w:author="Raphael Malyankar" w:date="2026-02-02T18:45:00Z" w16du:dateUtc="2026-02-03T01:45:00Z">
              <w:tcPr>
                <w:tcW w:w="436" w:type="pct"/>
              </w:tcPr>
            </w:tcPrChange>
          </w:tcPr>
          <w:p w14:paraId="471D752C" w14:textId="77777777" w:rsidR="00336DC9" w:rsidRPr="008826C8" w:rsidRDefault="00336DC9" w:rsidP="00336DC9">
            <w:pPr>
              <w:spacing w:before="60" w:after="60" w:line="240" w:lineRule="auto"/>
              <w:rPr>
                <w:sz w:val="18"/>
                <w:szCs w:val="18"/>
              </w:rPr>
            </w:pPr>
          </w:p>
        </w:tc>
        <w:tc>
          <w:tcPr>
            <w:tcW w:w="1109" w:type="pct"/>
            <w:tcPrChange w:id="1279" w:author="Raphael Malyankar" w:date="2026-02-02T18:45:00Z" w16du:dateUtc="2026-02-03T01:45:00Z">
              <w:tcPr>
                <w:tcW w:w="1273" w:type="pct"/>
                <w:gridSpan w:val="2"/>
              </w:tcPr>
            </w:tcPrChange>
          </w:tcPr>
          <w:p w14:paraId="46A40A2F" w14:textId="2FD4AFB5" w:rsidR="00336DC9" w:rsidRPr="00030176" w:rsidRDefault="00336DC9" w:rsidP="00336DC9">
            <w:pPr>
              <w:spacing w:before="60" w:after="60" w:line="240" w:lineRule="auto"/>
              <w:rPr>
                <w:sz w:val="18"/>
                <w:szCs w:val="18"/>
                <w:rPrChange w:id="1280" w:author="Raphael Malyankar" w:date="2026-02-02T16:42:00Z" w16du:dateUtc="2026-02-02T23:42:00Z">
                  <w:rPr>
                    <w:color w:val="EE0000"/>
                    <w:sz w:val="18"/>
                    <w:szCs w:val="18"/>
                  </w:rPr>
                </w:rPrChange>
              </w:rPr>
            </w:pPr>
            <w:r w:rsidRPr="00030176">
              <w:rPr>
                <w:sz w:val="18"/>
                <w:szCs w:val="18"/>
                <w:rPrChange w:id="1281" w:author="Raphael Malyankar" w:date="2026-02-02T16:42:00Z" w16du:dateUtc="2026-02-02T23:42:00Z">
                  <w:rPr>
                    <w:color w:val="EE0000"/>
                    <w:sz w:val="18"/>
                    <w:szCs w:val="18"/>
                  </w:rPr>
                </w:rPrChange>
              </w:rPr>
              <w:t>Amend GML schema</w:t>
            </w:r>
            <w:r w:rsidR="005639F0" w:rsidRPr="00030176">
              <w:rPr>
                <w:sz w:val="18"/>
                <w:szCs w:val="18"/>
                <w:rPrChange w:id="1282" w:author="Raphael Malyankar" w:date="2026-02-02T16:42:00Z" w16du:dateUtc="2026-02-02T23:42:00Z">
                  <w:rPr>
                    <w:color w:val="EE0000"/>
                    <w:sz w:val="18"/>
                    <w:szCs w:val="18"/>
                  </w:rPr>
                </w:rPrChange>
              </w:rPr>
              <w:t xml:space="preserve"> to remove unsupported elements</w:t>
            </w:r>
          </w:p>
        </w:tc>
        <w:tc>
          <w:tcPr>
            <w:tcW w:w="311" w:type="pct"/>
            <w:tcPrChange w:id="1283" w:author="Raphael Malyankar" w:date="2026-02-02T18:45:00Z" w16du:dateUtc="2026-02-03T01:45:00Z">
              <w:tcPr>
                <w:tcW w:w="386" w:type="pct"/>
              </w:tcPr>
            </w:tcPrChange>
          </w:tcPr>
          <w:p w14:paraId="735046E8" w14:textId="77777777" w:rsidR="00336DC9" w:rsidRPr="008826C8" w:rsidRDefault="00336DC9" w:rsidP="00336DC9">
            <w:pPr>
              <w:spacing w:before="60" w:after="60" w:line="240" w:lineRule="auto"/>
              <w:rPr>
                <w:sz w:val="18"/>
                <w:szCs w:val="18"/>
              </w:rPr>
            </w:pPr>
          </w:p>
        </w:tc>
      </w:tr>
      <w:tr w:rsidR="00C37FAA" w:rsidRPr="008826C8" w14:paraId="39BBE107" w14:textId="69BD18EF" w:rsidTr="00180820">
        <w:tblPrEx>
          <w:tblW w:w="5000" w:type="pct"/>
          <w:tblLayout w:type="fixed"/>
          <w:tblCellMar>
            <w:top w:w="29" w:type="dxa"/>
            <w:left w:w="58" w:type="dxa"/>
            <w:bottom w:w="29" w:type="dxa"/>
            <w:right w:w="58" w:type="dxa"/>
          </w:tblCellMar>
          <w:tblPrExChange w:id="128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285" w:author="Raphael Malyankar" w:date="2026-02-02T18:45:00Z" w16du:dateUtc="2026-02-03T01:45:00Z">
            <w:trPr>
              <w:cantSplit/>
            </w:trPr>
          </w:trPrChange>
        </w:trPr>
        <w:tc>
          <w:tcPr>
            <w:tcW w:w="329" w:type="pct"/>
            <w:noWrap/>
            <w:hideMark/>
            <w:tcPrChange w:id="1286" w:author="Raphael Malyankar" w:date="2026-02-02T18:45:00Z" w16du:dateUtc="2026-02-03T01:45:00Z">
              <w:tcPr>
                <w:tcW w:w="376" w:type="pct"/>
                <w:noWrap/>
                <w:hideMark/>
              </w:tcPr>
            </w:tcPrChange>
          </w:tcPr>
          <w:p w14:paraId="44C21768" w14:textId="77777777" w:rsidR="00336DC9" w:rsidRPr="008826C8" w:rsidRDefault="00336DC9" w:rsidP="00336DC9">
            <w:pPr>
              <w:spacing w:before="60" w:after="60" w:line="240" w:lineRule="auto"/>
              <w:rPr>
                <w:sz w:val="18"/>
                <w:szCs w:val="18"/>
              </w:rPr>
            </w:pPr>
            <w:r w:rsidRPr="008826C8">
              <w:rPr>
                <w:sz w:val="18"/>
                <w:szCs w:val="18"/>
              </w:rPr>
              <w:t>100_5074</w:t>
            </w:r>
          </w:p>
        </w:tc>
        <w:tc>
          <w:tcPr>
            <w:tcW w:w="476" w:type="pct"/>
            <w:noWrap/>
            <w:hideMark/>
            <w:tcPrChange w:id="1287" w:author="Raphael Malyankar" w:date="2026-02-02T18:45:00Z" w16du:dateUtc="2026-02-03T01:45:00Z">
              <w:tcPr>
                <w:tcW w:w="490" w:type="pct"/>
                <w:noWrap/>
                <w:hideMark/>
              </w:tcPr>
            </w:tcPrChange>
          </w:tcPr>
          <w:p w14:paraId="6508BABC" w14:textId="77777777" w:rsidR="00336DC9" w:rsidRPr="00F447A6" w:rsidRDefault="00336DC9" w:rsidP="00336DC9">
            <w:pPr>
              <w:spacing w:before="60" w:after="60" w:line="240" w:lineRule="auto"/>
              <w:rPr>
                <w:rFonts w:cs="Arial"/>
                <w:sz w:val="18"/>
                <w:szCs w:val="18"/>
              </w:rPr>
            </w:pPr>
            <w:r w:rsidRPr="00F447A6">
              <w:rPr>
                <w:rFonts w:cs="Arial"/>
                <w:sz w:val="18"/>
                <w:szCs w:val="18"/>
              </w:rPr>
              <w:t>C</w:t>
            </w:r>
          </w:p>
        </w:tc>
        <w:tc>
          <w:tcPr>
            <w:tcW w:w="1699" w:type="pct"/>
            <w:gridSpan w:val="4"/>
            <w:hideMark/>
            <w:tcPrChange w:id="1288" w:author="Raphael Malyankar" w:date="2026-02-02T18:45:00Z" w16du:dateUtc="2026-02-03T01:45:00Z">
              <w:tcPr>
                <w:tcW w:w="1252" w:type="pct"/>
                <w:gridSpan w:val="6"/>
                <w:hideMark/>
              </w:tcPr>
            </w:tcPrChange>
          </w:tcPr>
          <w:p w14:paraId="6FE1B94A" w14:textId="32F7A474" w:rsidR="00336DC9" w:rsidRPr="009A389A" w:rsidDel="00030176" w:rsidRDefault="00336DC9" w:rsidP="00336DC9">
            <w:pPr>
              <w:spacing w:before="60" w:after="60" w:line="240" w:lineRule="auto"/>
              <w:rPr>
                <w:del w:id="1289" w:author="Raphael Malyankar" w:date="2026-02-02T16:43:00Z" w16du:dateUtc="2026-02-02T23:43:00Z"/>
                <w:strike/>
                <w:sz w:val="18"/>
                <w:szCs w:val="18"/>
              </w:rPr>
            </w:pPr>
            <w:del w:id="1290" w:author="Raphael Malyankar" w:date="2026-02-02T16:43:00Z" w16du:dateUtc="2026-02-02T23:43:00Z">
              <w:r w:rsidRPr="009A389A" w:rsidDel="00030176">
                <w:rPr>
                  <w:strike/>
                  <w:sz w:val="18"/>
                  <w:szCs w:val="18"/>
                </w:rPr>
                <w:delText>If the GML schema uses coordinate reference systems definitions</w:delText>
              </w:r>
            </w:del>
          </w:p>
          <w:p w14:paraId="1CA455E5" w14:textId="62B45603" w:rsidR="00202027" w:rsidRPr="008826C8" w:rsidRDefault="00202027" w:rsidP="00336DC9">
            <w:pPr>
              <w:spacing w:before="60" w:after="60" w:line="240" w:lineRule="auto"/>
              <w:rPr>
                <w:sz w:val="18"/>
                <w:szCs w:val="18"/>
              </w:rPr>
            </w:pPr>
            <w:r w:rsidRPr="009A389A">
              <w:rPr>
                <w:sz w:val="18"/>
                <w:szCs w:val="18"/>
                <w:rPrChange w:id="1291" w:author="Raphael Malyankar" w:date="2026-02-02T17:07:00Z" w16du:dateUtc="2026-02-03T00:07:00Z">
                  <w:rPr>
                    <w:color w:val="EE0000"/>
                    <w:sz w:val="18"/>
                    <w:szCs w:val="18"/>
                  </w:rPr>
                </w:rPrChange>
              </w:rPr>
              <w:t>The GML schema does not use coordinate reference systems definitions (unsupported by S-100)</w:t>
            </w:r>
          </w:p>
        </w:tc>
        <w:tc>
          <w:tcPr>
            <w:tcW w:w="354" w:type="pct"/>
            <w:noWrap/>
            <w:hideMark/>
            <w:tcPrChange w:id="1292" w:author="Raphael Malyankar" w:date="2026-02-02T18:45:00Z" w16du:dateUtc="2026-02-03T01:45:00Z">
              <w:tcPr>
                <w:tcW w:w="410" w:type="pct"/>
                <w:gridSpan w:val="2"/>
                <w:noWrap/>
                <w:hideMark/>
              </w:tcPr>
            </w:tcPrChange>
          </w:tcPr>
          <w:p w14:paraId="34355948"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293" w:author="Raphael Malyankar" w:date="2026-02-02T18:45:00Z" w16du:dateUtc="2026-02-03T01:45:00Z">
              <w:tcPr>
                <w:tcW w:w="377" w:type="pct"/>
                <w:gridSpan w:val="4"/>
                <w:hideMark/>
              </w:tcPr>
            </w:tcPrChange>
          </w:tcPr>
          <w:p w14:paraId="7DAEE609" w14:textId="77777777" w:rsidR="00336DC9" w:rsidRPr="008826C8" w:rsidRDefault="00336DC9" w:rsidP="00336DC9">
            <w:pPr>
              <w:spacing w:before="60" w:after="60" w:line="240" w:lineRule="auto"/>
              <w:rPr>
                <w:sz w:val="18"/>
                <w:szCs w:val="18"/>
              </w:rPr>
            </w:pPr>
            <w:r w:rsidRPr="008826C8">
              <w:rPr>
                <w:sz w:val="18"/>
                <w:szCs w:val="18"/>
              </w:rPr>
              <w:t>10b-10.2</w:t>
            </w:r>
          </w:p>
        </w:tc>
        <w:tc>
          <w:tcPr>
            <w:tcW w:w="356" w:type="pct"/>
            <w:gridSpan w:val="3"/>
            <w:tcPrChange w:id="1294" w:author="Raphael Malyankar" w:date="2026-02-02T18:45:00Z" w16du:dateUtc="2026-02-03T01:45:00Z">
              <w:tcPr>
                <w:tcW w:w="436" w:type="pct"/>
              </w:tcPr>
            </w:tcPrChange>
          </w:tcPr>
          <w:p w14:paraId="36B4E11B" w14:textId="77777777" w:rsidR="00336DC9" w:rsidRPr="008826C8" w:rsidRDefault="00336DC9" w:rsidP="00336DC9">
            <w:pPr>
              <w:spacing w:before="60" w:after="60" w:line="240" w:lineRule="auto"/>
              <w:rPr>
                <w:sz w:val="18"/>
                <w:szCs w:val="18"/>
              </w:rPr>
            </w:pPr>
          </w:p>
        </w:tc>
        <w:tc>
          <w:tcPr>
            <w:tcW w:w="1109" w:type="pct"/>
            <w:tcPrChange w:id="1295" w:author="Raphael Malyankar" w:date="2026-02-02T18:45:00Z" w16du:dateUtc="2026-02-03T01:45:00Z">
              <w:tcPr>
                <w:tcW w:w="1273" w:type="pct"/>
                <w:gridSpan w:val="2"/>
              </w:tcPr>
            </w:tcPrChange>
          </w:tcPr>
          <w:p w14:paraId="6FF373B5" w14:textId="09DE2B45" w:rsidR="00336DC9" w:rsidRPr="00030176" w:rsidRDefault="00336DC9" w:rsidP="00336DC9">
            <w:pPr>
              <w:spacing w:before="60" w:after="60" w:line="240" w:lineRule="auto"/>
              <w:rPr>
                <w:sz w:val="18"/>
                <w:szCs w:val="18"/>
                <w:rPrChange w:id="1296" w:author="Raphael Malyankar" w:date="2026-02-02T16:42:00Z" w16du:dateUtc="2026-02-02T23:42:00Z">
                  <w:rPr>
                    <w:color w:val="EE0000"/>
                    <w:sz w:val="18"/>
                    <w:szCs w:val="18"/>
                  </w:rPr>
                </w:rPrChange>
              </w:rPr>
            </w:pPr>
            <w:r w:rsidRPr="00030176">
              <w:rPr>
                <w:sz w:val="18"/>
                <w:szCs w:val="18"/>
                <w:rPrChange w:id="1297" w:author="Raphael Malyankar" w:date="2026-02-02T16:42:00Z" w16du:dateUtc="2026-02-02T23:42:00Z">
                  <w:rPr>
                    <w:color w:val="EE0000"/>
                    <w:sz w:val="18"/>
                    <w:szCs w:val="18"/>
                  </w:rPr>
                </w:rPrChange>
              </w:rPr>
              <w:t>Amend GML schema</w:t>
            </w:r>
            <w:r w:rsidR="005639F0" w:rsidRPr="00030176">
              <w:rPr>
                <w:sz w:val="18"/>
                <w:szCs w:val="18"/>
                <w:rPrChange w:id="1298" w:author="Raphael Malyankar" w:date="2026-02-02T16:42:00Z" w16du:dateUtc="2026-02-02T23:42:00Z">
                  <w:rPr>
                    <w:color w:val="EE0000"/>
                    <w:sz w:val="18"/>
                    <w:szCs w:val="18"/>
                  </w:rPr>
                </w:rPrChange>
              </w:rPr>
              <w:t xml:space="preserve"> to remove unsupported elements</w:t>
            </w:r>
          </w:p>
        </w:tc>
        <w:tc>
          <w:tcPr>
            <w:tcW w:w="311" w:type="pct"/>
            <w:tcPrChange w:id="1299" w:author="Raphael Malyankar" w:date="2026-02-02T18:45:00Z" w16du:dateUtc="2026-02-03T01:45:00Z">
              <w:tcPr>
                <w:tcW w:w="386" w:type="pct"/>
              </w:tcPr>
            </w:tcPrChange>
          </w:tcPr>
          <w:p w14:paraId="167273E6" w14:textId="77777777" w:rsidR="00336DC9" w:rsidRPr="008826C8" w:rsidRDefault="00336DC9" w:rsidP="00336DC9">
            <w:pPr>
              <w:spacing w:before="60" w:after="60" w:line="240" w:lineRule="auto"/>
              <w:rPr>
                <w:sz w:val="18"/>
                <w:szCs w:val="18"/>
              </w:rPr>
            </w:pPr>
          </w:p>
        </w:tc>
      </w:tr>
      <w:tr w:rsidR="00C37FAA" w:rsidRPr="008826C8" w14:paraId="0470E9D6" w14:textId="3FD507AF" w:rsidTr="00180820">
        <w:tblPrEx>
          <w:tblW w:w="5000" w:type="pct"/>
          <w:tblLayout w:type="fixed"/>
          <w:tblCellMar>
            <w:top w:w="29" w:type="dxa"/>
            <w:left w:w="58" w:type="dxa"/>
            <w:bottom w:w="29" w:type="dxa"/>
            <w:right w:w="58" w:type="dxa"/>
          </w:tblCellMar>
          <w:tblPrExChange w:id="1300"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301" w:author="Raphael Malyankar" w:date="2026-02-02T18:45:00Z" w16du:dateUtc="2026-02-03T01:45:00Z">
            <w:trPr>
              <w:cantSplit/>
            </w:trPr>
          </w:trPrChange>
        </w:trPr>
        <w:tc>
          <w:tcPr>
            <w:tcW w:w="329" w:type="pct"/>
            <w:noWrap/>
            <w:hideMark/>
            <w:tcPrChange w:id="1302" w:author="Raphael Malyankar" w:date="2026-02-02T18:45:00Z" w16du:dateUtc="2026-02-03T01:45:00Z">
              <w:tcPr>
                <w:tcW w:w="376" w:type="pct"/>
                <w:noWrap/>
                <w:hideMark/>
              </w:tcPr>
            </w:tcPrChange>
          </w:tcPr>
          <w:p w14:paraId="77B4A9D3" w14:textId="77777777" w:rsidR="00336DC9" w:rsidRPr="008826C8" w:rsidRDefault="00336DC9" w:rsidP="00336DC9">
            <w:pPr>
              <w:spacing w:before="60" w:after="60" w:line="240" w:lineRule="auto"/>
              <w:rPr>
                <w:sz w:val="18"/>
                <w:szCs w:val="18"/>
              </w:rPr>
            </w:pPr>
            <w:r w:rsidRPr="008826C8">
              <w:rPr>
                <w:sz w:val="18"/>
                <w:szCs w:val="18"/>
              </w:rPr>
              <w:t>100_5075</w:t>
            </w:r>
          </w:p>
        </w:tc>
        <w:tc>
          <w:tcPr>
            <w:tcW w:w="476" w:type="pct"/>
            <w:noWrap/>
            <w:hideMark/>
            <w:tcPrChange w:id="1303" w:author="Raphael Malyankar" w:date="2026-02-02T18:45:00Z" w16du:dateUtc="2026-02-03T01:45:00Z">
              <w:tcPr>
                <w:tcW w:w="490" w:type="pct"/>
                <w:noWrap/>
                <w:hideMark/>
              </w:tcPr>
            </w:tcPrChange>
          </w:tcPr>
          <w:p w14:paraId="68E3ED26" w14:textId="77777777" w:rsidR="00336DC9" w:rsidRPr="00F447A6" w:rsidRDefault="00336DC9" w:rsidP="00336DC9">
            <w:pPr>
              <w:spacing w:before="60" w:after="60" w:line="240" w:lineRule="auto"/>
              <w:rPr>
                <w:rFonts w:cs="Arial"/>
                <w:sz w:val="18"/>
                <w:szCs w:val="18"/>
              </w:rPr>
            </w:pPr>
            <w:r w:rsidRPr="00F447A6">
              <w:rPr>
                <w:rFonts w:cs="Arial"/>
                <w:sz w:val="18"/>
                <w:szCs w:val="18"/>
              </w:rPr>
              <w:t>C</w:t>
            </w:r>
          </w:p>
        </w:tc>
        <w:tc>
          <w:tcPr>
            <w:tcW w:w="1699" w:type="pct"/>
            <w:gridSpan w:val="4"/>
            <w:hideMark/>
            <w:tcPrChange w:id="1304" w:author="Raphael Malyankar" w:date="2026-02-02T18:45:00Z" w16du:dateUtc="2026-02-03T01:45:00Z">
              <w:tcPr>
                <w:tcW w:w="1252" w:type="pct"/>
                <w:gridSpan w:val="6"/>
                <w:hideMark/>
              </w:tcPr>
            </w:tcPrChange>
          </w:tcPr>
          <w:p w14:paraId="57D562C9" w14:textId="08505ECD" w:rsidR="00336DC9" w:rsidRPr="00202027" w:rsidDel="00030176" w:rsidRDefault="00336DC9" w:rsidP="00336DC9">
            <w:pPr>
              <w:spacing w:before="60" w:after="60" w:line="240" w:lineRule="auto"/>
              <w:rPr>
                <w:del w:id="1305" w:author="Raphael Malyankar" w:date="2026-02-02T16:43:00Z" w16du:dateUtc="2026-02-02T23:43:00Z"/>
                <w:strike/>
                <w:sz w:val="18"/>
                <w:szCs w:val="18"/>
              </w:rPr>
            </w:pPr>
            <w:del w:id="1306" w:author="Raphael Malyankar" w:date="2026-02-02T16:43:00Z" w16du:dateUtc="2026-02-02T23:43:00Z">
              <w:r w:rsidRPr="00202027" w:rsidDel="00030176">
                <w:rPr>
                  <w:strike/>
                  <w:sz w:val="18"/>
                  <w:szCs w:val="18"/>
                </w:rPr>
                <w:delText>If the GML schema uses GML observations feature</w:delText>
              </w:r>
            </w:del>
          </w:p>
          <w:p w14:paraId="29C1EDF4" w14:textId="0D11A2DC" w:rsidR="00202027" w:rsidRPr="008826C8" w:rsidRDefault="00202027" w:rsidP="00336DC9">
            <w:pPr>
              <w:spacing w:before="60" w:after="60" w:line="240" w:lineRule="auto"/>
              <w:rPr>
                <w:sz w:val="18"/>
                <w:szCs w:val="18"/>
              </w:rPr>
            </w:pPr>
            <w:r w:rsidRPr="00030176">
              <w:rPr>
                <w:sz w:val="18"/>
                <w:szCs w:val="18"/>
                <w:rPrChange w:id="1307" w:author="Raphael Malyankar" w:date="2026-02-02T16:43:00Z" w16du:dateUtc="2026-02-02T23:43:00Z">
                  <w:rPr>
                    <w:color w:val="EE0000"/>
                    <w:sz w:val="18"/>
                    <w:szCs w:val="18"/>
                  </w:rPr>
                </w:rPrChange>
              </w:rPr>
              <w:t>The GML schema does not use GML observations features (unsupported by S-100)</w:t>
            </w:r>
          </w:p>
        </w:tc>
        <w:tc>
          <w:tcPr>
            <w:tcW w:w="354" w:type="pct"/>
            <w:noWrap/>
            <w:hideMark/>
            <w:tcPrChange w:id="1308" w:author="Raphael Malyankar" w:date="2026-02-02T18:45:00Z" w16du:dateUtc="2026-02-03T01:45:00Z">
              <w:tcPr>
                <w:tcW w:w="410" w:type="pct"/>
                <w:gridSpan w:val="2"/>
                <w:noWrap/>
                <w:hideMark/>
              </w:tcPr>
            </w:tcPrChange>
          </w:tcPr>
          <w:p w14:paraId="1889A8B0"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309" w:author="Raphael Malyankar" w:date="2026-02-02T18:45:00Z" w16du:dateUtc="2026-02-03T01:45:00Z">
              <w:tcPr>
                <w:tcW w:w="377" w:type="pct"/>
                <w:gridSpan w:val="4"/>
                <w:hideMark/>
              </w:tcPr>
            </w:tcPrChange>
          </w:tcPr>
          <w:p w14:paraId="74192A19" w14:textId="77777777" w:rsidR="00336DC9" w:rsidRPr="008826C8" w:rsidRDefault="00336DC9" w:rsidP="00336DC9">
            <w:pPr>
              <w:spacing w:before="60" w:after="60" w:line="240" w:lineRule="auto"/>
              <w:rPr>
                <w:sz w:val="18"/>
                <w:szCs w:val="18"/>
              </w:rPr>
            </w:pPr>
            <w:r w:rsidRPr="008826C8">
              <w:rPr>
                <w:sz w:val="18"/>
                <w:szCs w:val="18"/>
              </w:rPr>
              <w:t>10b-10.2</w:t>
            </w:r>
          </w:p>
        </w:tc>
        <w:tc>
          <w:tcPr>
            <w:tcW w:w="356" w:type="pct"/>
            <w:gridSpan w:val="3"/>
            <w:tcPrChange w:id="1310" w:author="Raphael Malyankar" w:date="2026-02-02T18:45:00Z" w16du:dateUtc="2026-02-03T01:45:00Z">
              <w:tcPr>
                <w:tcW w:w="436" w:type="pct"/>
              </w:tcPr>
            </w:tcPrChange>
          </w:tcPr>
          <w:p w14:paraId="4FA4E943" w14:textId="77777777" w:rsidR="00336DC9" w:rsidRPr="008826C8" w:rsidRDefault="00336DC9" w:rsidP="00336DC9">
            <w:pPr>
              <w:spacing w:before="60" w:after="60" w:line="240" w:lineRule="auto"/>
              <w:rPr>
                <w:sz w:val="18"/>
                <w:szCs w:val="18"/>
              </w:rPr>
            </w:pPr>
          </w:p>
        </w:tc>
        <w:tc>
          <w:tcPr>
            <w:tcW w:w="1109" w:type="pct"/>
            <w:tcPrChange w:id="1311" w:author="Raphael Malyankar" w:date="2026-02-02T18:45:00Z" w16du:dateUtc="2026-02-03T01:45:00Z">
              <w:tcPr>
                <w:tcW w:w="1273" w:type="pct"/>
                <w:gridSpan w:val="2"/>
              </w:tcPr>
            </w:tcPrChange>
          </w:tcPr>
          <w:p w14:paraId="5BFDDBAA" w14:textId="35B5877E" w:rsidR="00336DC9" w:rsidRPr="00030176" w:rsidRDefault="00336DC9" w:rsidP="00336DC9">
            <w:pPr>
              <w:spacing w:before="60" w:after="60" w:line="240" w:lineRule="auto"/>
              <w:rPr>
                <w:sz w:val="18"/>
                <w:szCs w:val="18"/>
                <w:rPrChange w:id="1312" w:author="Raphael Malyankar" w:date="2026-02-02T16:42:00Z" w16du:dateUtc="2026-02-02T23:42:00Z">
                  <w:rPr>
                    <w:color w:val="EE0000"/>
                    <w:sz w:val="18"/>
                    <w:szCs w:val="18"/>
                  </w:rPr>
                </w:rPrChange>
              </w:rPr>
            </w:pPr>
            <w:r w:rsidRPr="00030176">
              <w:rPr>
                <w:sz w:val="18"/>
                <w:szCs w:val="18"/>
                <w:rPrChange w:id="1313" w:author="Raphael Malyankar" w:date="2026-02-02T16:42:00Z" w16du:dateUtc="2026-02-02T23:42:00Z">
                  <w:rPr>
                    <w:color w:val="EE0000"/>
                    <w:sz w:val="18"/>
                    <w:szCs w:val="18"/>
                  </w:rPr>
                </w:rPrChange>
              </w:rPr>
              <w:t>Amend GML schema</w:t>
            </w:r>
            <w:r w:rsidR="005639F0" w:rsidRPr="00030176">
              <w:rPr>
                <w:sz w:val="18"/>
                <w:szCs w:val="18"/>
                <w:rPrChange w:id="1314" w:author="Raphael Malyankar" w:date="2026-02-02T16:42:00Z" w16du:dateUtc="2026-02-02T23:42:00Z">
                  <w:rPr>
                    <w:color w:val="EE0000"/>
                    <w:sz w:val="18"/>
                    <w:szCs w:val="18"/>
                  </w:rPr>
                </w:rPrChange>
              </w:rPr>
              <w:t xml:space="preserve"> to remove unsupported elements</w:t>
            </w:r>
          </w:p>
        </w:tc>
        <w:tc>
          <w:tcPr>
            <w:tcW w:w="311" w:type="pct"/>
            <w:tcPrChange w:id="1315" w:author="Raphael Malyankar" w:date="2026-02-02T18:45:00Z" w16du:dateUtc="2026-02-03T01:45:00Z">
              <w:tcPr>
                <w:tcW w:w="386" w:type="pct"/>
              </w:tcPr>
            </w:tcPrChange>
          </w:tcPr>
          <w:p w14:paraId="6A94A933" w14:textId="77777777" w:rsidR="00336DC9" w:rsidRPr="008826C8" w:rsidRDefault="00336DC9" w:rsidP="00336DC9">
            <w:pPr>
              <w:spacing w:before="60" w:after="60" w:line="240" w:lineRule="auto"/>
              <w:rPr>
                <w:sz w:val="18"/>
                <w:szCs w:val="18"/>
              </w:rPr>
            </w:pPr>
          </w:p>
        </w:tc>
      </w:tr>
      <w:tr w:rsidR="00C37FAA" w:rsidRPr="008826C8" w14:paraId="38EA1446" w14:textId="642C078E" w:rsidTr="00180820">
        <w:tblPrEx>
          <w:tblW w:w="5000" w:type="pct"/>
          <w:tblLayout w:type="fixed"/>
          <w:tblCellMar>
            <w:top w:w="29" w:type="dxa"/>
            <w:left w:w="58" w:type="dxa"/>
            <w:bottom w:w="29" w:type="dxa"/>
            <w:right w:w="58" w:type="dxa"/>
          </w:tblCellMar>
          <w:tblPrExChange w:id="1316"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317" w:author="Raphael Malyankar" w:date="2026-02-02T18:45:00Z" w16du:dateUtc="2026-02-03T01:45:00Z">
            <w:trPr>
              <w:cantSplit/>
            </w:trPr>
          </w:trPrChange>
        </w:trPr>
        <w:tc>
          <w:tcPr>
            <w:tcW w:w="329" w:type="pct"/>
            <w:noWrap/>
            <w:hideMark/>
            <w:tcPrChange w:id="1318" w:author="Raphael Malyankar" w:date="2026-02-02T18:45:00Z" w16du:dateUtc="2026-02-03T01:45:00Z">
              <w:tcPr>
                <w:tcW w:w="376" w:type="pct"/>
                <w:noWrap/>
                <w:hideMark/>
              </w:tcPr>
            </w:tcPrChange>
          </w:tcPr>
          <w:p w14:paraId="7AC767D1" w14:textId="77777777" w:rsidR="00336DC9" w:rsidRPr="008826C8" w:rsidRDefault="00336DC9" w:rsidP="00336DC9">
            <w:pPr>
              <w:spacing w:before="60" w:after="60" w:line="240" w:lineRule="auto"/>
              <w:rPr>
                <w:sz w:val="18"/>
                <w:szCs w:val="18"/>
              </w:rPr>
            </w:pPr>
            <w:r w:rsidRPr="008826C8">
              <w:rPr>
                <w:sz w:val="18"/>
                <w:szCs w:val="18"/>
              </w:rPr>
              <w:t>100_5076</w:t>
            </w:r>
          </w:p>
        </w:tc>
        <w:tc>
          <w:tcPr>
            <w:tcW w:w="476" w:type="pct"/>
            <w:noWrap/>
            <w:hideMark/>
            <w:tcPrChange w:id="1319" w:author="Raphael Malyankar" w:date="2026-02-02T18:45:00Z" w16du:dateUtc="2026-02-03T01:45:00Z">
              <w:tcPr>
                <w:tcW w:w="490" w:type="pct"/>
                <w:noWrap/>
                <w:hideMark/>
              </w:tcPr>
            </w:tcPrChange>
          </w:tcPr>
          <w:p w14:paraId="4EE6BC27" w14:textId="77777777" w:rsidR="00336DC9" w:rsidRPr="00F447A6" w:rsidRDefault="00336DC9" w:rsidP="00336DC9">
            <w:pPr>
              <w:spacing w:before="60" w:after="60" w:line="240" w:lineRule="auto"/>
              <w:rPr>
                <w:rFonts w:cs="Arial"/>
                <w:sz w:val="18"/>
                <w:szCs w:val="18"/>
              </w:rPr>
            </w:pPr>
            <w:r w:rsidRPr="00F447A6">
              <w:rPr>
                <w:rFonts w:cs="Arial"/>
                <w:sz w:val="18"/>
                <w:szCs w:val="18"/>
              </w:rPr>
              <w:t>W</w:t>
            </w:r>
          </w:p>
        </w:tc>
        <w:tc>
          <w:tcPr>
            <w:tcW w:w="1699" w:type="pct"/>
            <w:gridSpan w:val="4"/>
            <w:hideMark/>
            <w:tcPrChange w:id="1320" w:author="Raphael Malyankar" w:date="2026-02-02T18:45:00Z" w16du:dateUtc="2026-02-03T01:45:00Z">
              <w:tcPr>
                <w:tcW w:w="1252" w:type="pct"/>
                <w:gridSpan w:val="6"/>
                <w:hideMark/>
              </w:tcPr>
            </w:tcPrChange>
          </w:tcPr>
          <w:p w14:paraId="49B1C7F2" w14:textId="77777777" w:rsidR="00336DC9" w:rsidRPr="008826C8" w:rsidRDefault="00336DC9" w:rsidP="00336DC9">
            <w:pPr>
              <w:spacing w:before="60" w:after="60" w:line="240" w:lineRule="auto"/>
              <w:rPr>
                <w:sz w:val="18"/>
                <w:szCs w:val="18"/>
              </w:rPr>
            </w:pPr>
            <w:r w:rsidRPr="008826C8">
              <w:rPr>
                <w:sz w:val="18"/>
                <w:szCs w:val="18"/>
              </w:rPr>
              <w:t>Compliance level must be indicated by an XML schema annotation as described in 10b-10.3</w:t>
            </w:r>
          </w:p>
        </w:tc>
        <w:tc>
          <w:tcPr>
            <w:tcW w:w="354" w:type="pct"/>
            <w:noWrap/>
            <w:hideMark/>
            <w:tcPrChange w:id="1321" w:author="Raphael Malyankar" w:date="2026-02-02T18:45:00Z" w16du:dateUtc="2026-02-03T01:45:00Z">
              <w:tcPr>
                <w:tcW w:w="410" w:type="pct"/>
                <w:gridSpan w:val="2"/>
                <w:noWrap/>
                <w:hideMark/>
              </w:tcPr>
            </w:tcPrChange>
          </w:tcPr>
          <w:p w14:paraId="5DDAAE3F"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322" w:author="Raphael Malyankar" w:date="2026-02-02T18:45:00Z" w16du:dateUtc="2026-02-03T01:45:00Z">
              <w:tcPr>
                <w:tcW w:w="377" w:type="pct"/>
                <w:gridSpan w:val="4"/>
                <w:hideMark/>
              </w:tcPr>
            </w:tcPrChange>
          </w:tcPr>
          <w:p w14:paraId="295B9183" w14:textId="77777777" w:rsidR="00336DC9" w:rsidRPr="008826C8" w:rsidRDefault="00336DC9" w:rsidP="00336DC9">
            <w:pPr>
              <w:spacing w:before="60" w:after="60" w:line="240" w:lineRule="auto"/>
              <w:rPr>
                <w:sz w:val="18"/>
                <w:szCs w:val="18"/>
              </w:rPr>
            </w:pPr>
            <w:r w:rsidRPr="008826C8">
              <w:rPr>
                <w:sz w:val="18"/>
                <w:szCs w:val="18"/>
              </w:rPr>
              <w:t>10b-10.3</w:t>
            </w:r>
          </w:p>
        </w:tc>
        <w:tc>
          <w:tcPr>
            <w:tcW w:w="356" w:type="pct"/>
            <w:gridSpan w:val="3"/>
            <w:tcPrChange w:id="1323" w:author="Raphael Malyankar" w:date="2026-02-02T18:45:00Z" w16du:dateUtc="2026-02-03T01:45:00Z">
              <w:tcPr>
                <w:tcW w:w="436" w:type="pct"/>
              </w:tcPr>
            </w:tcPrChange>
          </w:tcPr>
          <w:p w14:paraId="7632AD19" w14:textId="77777777" w:rsidR="00336DC9" w:rsidRPr="008826C8" w:rsidRDefault="00336DC9" w:rsidP="00336DC9">
            <w:pPr>
              <w:spacing w:before="60" w:after="60" w:line="240" w:lineRule="auto"/>
              <w:rPr>
                <w:sz w:val="18"/>
                <w:szCs w:val="18"/>
              </w:rPr>
            </w:pPr>
          </w:p>
        </w:tc>
        <w:tc>
          <w:tcPr>
            <w:tcW w:w="1109" w:type="pct"/>
            <w:tcPrChange w:id="1324" w:author="Raphael Malyankar" w:date="2026-02-02T18:45:00Z" w16du:dateUtc="2026-02-03T01:45:00Z">
              <w:tcPr>
                <w:tcW w:w="1273" w:type="pct"/>
                <w:gridSpan w:val="2"/>
              </w:tcPr>
            </w:tcPrChange>
          </w:tcPr>
          <w:p w14:paraId="33D4A892" w14:textId="23C5D0BD" w:rsidR="00336DC9" w:rsidRPr="00030176" w:rsidRDefault="00336DC9" w:rsidP="00336DC9">
            <w:pPr>
              <w:spacing w:before="60" w:after="60" w:line="240" w:lineRule="auto"/>
              <w:rPr>
                <w:sz w:val="18"/>
                <w:szCs w:val="18"/>
                <w:rPrChange w:id="1325" w:author="Raphael Malyankar" w:date="2026-02-02T16:42:00Z" w16du:dateUtc="2026-02-02T23:42:00Z">
                  <w:rPr>
                    <w:color w:val="EE0000"/>
                    <w:sz w:val="18"/>
                    <w:szCs w:val="18"/>
                  </w:rPr>
                </w:rPrChange>
              </w:rPr>
            </w:pPr>
            <w:r w:rsidRPr="00030176">
              <w:rPr>
                <w:sz w:val="18"/>
                <w:szCs w:val="18"/>
                <w:rPrChange w:id="1326" w:author="Raphael Malyankar" w:date="2026-02-02T16:42:00Z" w16du:dateUtc="2026-02-02T23:42:00Z">
                  <w:rPr>
                    <w:color w:val="EE0000"/>
                    <w:sz w:val="18"/>
                    <w:szCs w:val="18"/>
                  </w:rPr>
                </w:rPrChange>
              </w:rPr>
              <w:t>Amend GML schema</w:t>
            </w:r>
          </w:p>
        </w:tc>
        <w:tc>
          <w:tcPr>
            <w:tcW w:w="311" w:type="pct"/>
            <w:tcPrChange w:id="1327" w:author="Raphael Malyankar" w:date="2026-02-02T18:45:00Z" w16du:dateUtc="2026-02-03T01:45:00Z">
              <w:tcPr>
                <w:tcW w:w="386" w:type="pct"/>
              </w:tcPr>
            </w:tcPrChange>
          </w:tcPr>
          <w:p w14:paraId="082AC05C" w14:textId="77777777" w:rsidR="00336DC9" w:rsidRPr="008826C8" w:rsidRDefault="00336DC9" w:rsidP="00336DC9">
            <w:pPr>
              <w:spacing w:before="60" w:after="60" w:line="240" w:lineRule="auto"/>
              <w:rPr>
                <w:sz w:val="18"/>
                <w:szCs w:val="18"/>
              </w:rPr>
            </w:pPr>
          </w:p>
        </w:tc>
      </w:tr>
      <w:tr w:rsidR="00C37FAA" w:rsidRPr="008826C8" w14:paraId="0051F3E2" w14:textId="6B2240DE" w:rsidTr="00180820">
        <w:tblPrEx>
          <w:tblW w:w="5000" w:type="pct"/>
          <w:tblLayout w:type="fixed"/>
          <w:tblCellMar>
            <w:top w:w="29" w:type="dxa"/>
            <w:left w:w="58" w:type="dxa"/>
            <w:bottom w:w="29" w:type="dxa"/>
            <w:right w:w="58" w:type="dxa"/>
          </w:tblCellMar>
          <w:tblPrExChange w:id="1328"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329" w:author="Raphael Malyankar" w:date="2026-02-02T18:45:00Z" w16du:dateUtc="2026-02-03T01:45:00Z">
            <w:trPr>
              <w:cantSplit/>
            </w:trPr>
          </w:trPrChange>
        </w:trPr>
        <w:tc>
          <w:tcPr>
            <w:tcW w:w="329" w:type="pct"/>
            <w:noWrap/>
            <w:hideMark/>
            <w:tcPrChange w:id="1330" w:author="Raphael Malyankar" w:date="2026-02-02T18:45:00Z" w16du:dateUtc="2026-02-03T01:45:00Z">
              <w:tcPr>
                <w:tcW w:w="376" w:type="pct"/>
                <w:noWrap/>
                <w:hideMark/>
              </w:tcPr>
            </w:tcPrChange>
          </w:tcPr>
          <w:p w14:paraId="0718986D" w14:textId="77777777" w:rsidR="00336DC9" w:rsidRPr="008826C8" w:rsidRDefault="00336DC9" w:rsidP="00336DC9">
            <w:pPr>
              <w:spacing w:before="60" w:after="60" w:line="240" w:lineRule="auto"/>
              <w:rPr>
                <w:sz w:val="18"/>
                <w:szCs w:val="18"/>
              </w:rPr>
            </w:pPr>
            <w:r w:rsidRPr="008826C8">
              <w:rPr>
                <w:sz w:val="18"/>
                <w:szCs w:val="18"/>
              </w:rPr>
              <w:t>100_5077</w:t>
            </w:r>
          </w:p>
        </w:tc>
        <w:tc>
          <w:tcPr>
            <w:tcW w:w="476" w:type="pct"/>
            <w:noWrap/>
            <w:hideMark/>
            <w:tcPrChange w:id="1331" w:author="Raphael Malyankar" w:date="2026-02-02T18:45:00Z" w16du:dateUtc="2026-02-03T01:45:00Z">
              <w:tcPr>
                <w:tcW w:w="490" w:type="pct"/>
                <w:noWrap/>
                <w:hideMark/>
              </w:tcPr>
            </w:tcPrChange>
          </w:tcPr>
          <w:p w14:paraId="559C3CA7" w14:textId="77777777" w:rsidR="00336DC9" w:rsidRPr="00F447A6" w:rsidRDefault="00336DC9" w:rsidP="00336DC9">
            <w:pPr>
              <w:spacing w:before="60" w:after="60" w:line="240" w:lineRule="auto"/>
              <w:rPr>
                <w:rFonts w:cs="Arial"/>
                <w:sz w:val="18"/>
                <w:szCs w:val="18"/>
              </w:rPr>
            </w:pPr>
            <w:r w:rsidRPr="00F447A6">
              <w:rPr>
                <w:rFonts w:cs="Arial"/>
                <w:sz w:val="18"/>
                <w:szCs w:val="18"/>
              </w:rPr>
              <w:t>C</w:t>
            </w:r>
          </w:p>
        </w:tc>
        <w:tc>
          <w:tcPr>
            <w:tcW w:w="1699" w:type="pct"/>
            <w:gridSpan w:val="4"/>
            <w:hideMark/>
            <w:tcPrChange w:id="1332" w:author="Raphael Malyankar" w:date="2026-02-02T18:45:00Z" w16du:dateUtc="2026-02-03T01:45:00Z">
              <w:tcPr>
                <w:tcW w:w="1252" w:type="pct"/>
                <w:gridSpan w:val="6"/>
                <w:hideMark/>
              </w:tcPr>
            </w:tcPrChange>
          </w:tcPr>
          <w:p w14:paraId="6B81443E" w14:textId="77777777" w:rsidR="00336DC9" w:rsidRPr="008826C8" w:rsidRDefault="00336DC9" w:rsidP="00336DC9">
            <w:pPr>
              <w:spacing w:before="60" w:after="60" w:line="240" w:lineRule="auto"/>
              <w:rPr>
                <w:sz w:val="18"/>
                <w:szCs w:val="18"/>
              </w:rPr>
            </w:pPr>
            <w:r w:rsidRPr="008826C8">
              <w:rPr>
                <w:sz w:val="18"/>
                <w:szCs w:val="18"/>
              </w:rPr>
              <w:t>Elements and types in the FC are defined using only the restricted subset of GML defined in the S-100 GML Profile.</w:t>
            </w:r>
          </w:p>
        </w:tc>
        <w:tc>
          <w:tcPr>
            <w:tcW w:w="354" w:type="pct"/>
            <w:noWrap/>
            <w:hideMark/>
            <w:tcPrChange w:id="1333" w:author="Raphael Malyankar" w:date="2026-02-02T18:45:00Z" w16du:dateUtc="2026-02-03T01:45:00Z">
              <w:tcPr>
                <w:tcW w:w="410" w:type="pct"/>
                <w:gridSpan w:val="2"/>
                <w:noWrap/>
                <w:hideMark/>
              </w:tcPr>
            </w:tcPrChange>
          </w:tcPr>
          <w:p w14:paraId="4FE27183"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334" w:author="Raphael Malyankar" w:date="2026-02-02T18:45:00Z" w16du:dateUtc="2026-02-03T01:45:00Z">
              <w:tcPr>
                <w:tcW w:w="377" w:type="pct"/>
                <w:gridSpan w:val="4"/>
                <w:hideMark/>
              </w:tcPr>
            </w:tcPrChange>
          </w:tcPr>
          <w:p w14:paraId="3D299BFC" w14:textId="77777777" w:rsidR="00336DC9" w:rsidRPr="008826C8" w:rsidRDefault="00336DC9" w:rsidP="00336DC9">
            <w:pPr>
              <w:spacing w:before="60" w:after="60" w:line="240" w:lineRule="auto"/>
              <w:rPr>
                <w:sz w:val="18"/>
                <w:szCs w:val="18"/>
              </w:rPr>
            </w:pPr>
            <w:r w:rsidRPr="008826C8">
              <w:rPr>
                <w:sz w:val="18"/>
                <w:szCs w:val="18"/>
              </w:rPr>
              <w:t>10b-11.1</w:t>
            </w:r>
          </w:p>
        </w:tc>
        <w:tc>
          <w:tcPr>
            <w:tcW w:w="356" w:type="pct"/>
            <w:gridSpan w:val="3"/>
            <w:tcPrChange w:id="1335" w:author="Raphael Malyankar" w:date="2026-02-02T18:45:00Z" w16du:dateUtc="2026-02-03T01:45:00Z">
              <w:tcPr>
                <w:tcW w:w="436" w:type="pct"/>
              </w:tcPr>
            </w:tcPrChange>
          </w:tcPr>
          <w:p w14:paraId="3557EDB8" w14:textId="77777777" w:rsidR="00336DC9" w:rsidRPr="008826C8" w:rsidRDefault="00336DC9" w:rsidP="00336DC9">
            <w:pPr>
              <w:spacing w:before="60" w:after="60" w:line="240" w:lineRule="auto"/>
              <w:rPr>
                <w:sz w:val="18"/>
                <w:szCs w:val="18"/>
              </w:rPr>
            </w:pPr>
          </w:p>
        </w:tc>
        <w:tc>
          <w:tcPr>
            <w:tcW w:w="1109" w:type="pct"/>
            <w:tcPrChange w:id="1336" w:author="Raphael Malyankar" w:date="2026-02-02T18:45:00Z" w16du:dateUtc="2026-02-03T01:45:00Z">
              <w:tcPr>
                <w:tcW w:w="1273" w:type="pct"/>
                <w:gridSpan w:val="2"/>
              </w:tcPr>
            </w:tcPrChange>
          </w:tcPr>
          <w:p w14:paraId="29289ABF" w14:textId="76E5AE69" w:rsidR="00336DC9" w:rsidRPr="00030176" w:rsidRDefault="00336DC9" w:rsidP="00336DC9">
            <w:pPr>
              <w:spacing w:before="60" w:after="60" w:line="240" w:lineRule="auto"/>
              <w:rPr>
                <w:sz w:val="18"/>
                <w:szCs w:val="18"/>
                <w:rPrChange w:id="1337" w:author="Raphael Malyankar" w:date="2026-02-02T16:42:00Z" w16du:dateUtc="2026-02-02T23:42:00Z">
                  <w:rPr>
                    <w:color w:val="EE0000"/>
                    <w:sz w:val="18"/>
                    <w:szCs w:val="18"/>
                  </w:rPr>
                </w:rPrChange>
              </w:rPr>
            </w:pPr>
            <w:r w:rsidRPr="00030176">
              <w:rPr>
                <w:sz w:val="18"/>
                <w:szCs w:val="18"/>
                <w:rPrChange w:id="1338" w:author="Raphael Malyankar" w:date="2026-02-02T16:42:00Z" w16du:dateUtc="2026-02-02T23:42:00Z">
                  <w:rPr>
                    <w:color w:val="EE0000"/>
                    <w:sz w:val="18"/>
                    <w:szCs w:val="18"/>
                  </w:rPr>
                </w:rPrChange>
              </w:rPr>
              <w:t>Amend GML schema</w:t>
            </w:r>
          </w:p>
        </w:tc>
        <w:tc>
          <w:tcPr>
            <w:tcW w:w="311" w:type="pct"/>
            <w:tcPrChange w:id="1339" w:author="Raphael Malyankar" w:date="2026-02-02T18:45:00Z" w16du:dateUtc="2026-02-03T01:45:00Z">
              <w:tcPr>
                <w:tcW w:w="386" w:type="pct"/>
              </w:tcPr>
            </w:tcPrChange>
          </w:tcPr>
          <w:p w14:paraId="1C1F6E60" w14:textId="77777777" w:rsidR="00336DC9" w:rsidRPr="008826C8" w:rsidRDefault="00336DC9" w:rsidP="00336DC9">
            <w:pPr>
              <w:spacing w:before="60" w:after="60" w:line="240" w:lineRule="auto"/>
              <w:rPr>
                <w:sz w:val="18"/>
                <w:szCs w:val="18"/>
              </w:rPr>
            </w:pPr>
          </w:p>
        </w:tc>
      </w:tr>
      <w:tr w:rsidR="00C37FAA" w:rsidRPr="008826C8" w14:paraId="19F7BC4A" w14:textId="7CDA17BD" w:rsidTr="00180820">
        <w:tblPrEx>
          <w:tblW w:w="5000" w:type="pct"/>
          <w:tblLayout w:type="fixed"/>
          <w:tblCellMar>
            <w:top w:w="29" w:type="dxa"/>
            <w:left w:w="58" w:type="dxa"/>
            <w:bottom w:w="29" w:type="dxa"/>
            <w:right w:w="58" w:type="dxa"/>
          </w:tblCellMar>
          <w:tblPrExChange w:id="1340"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341" w:author="Raphael Malyankar" w:date="2026-02-02T18:45:00Z" w16du:dateUtc="2026-02-03T01:45:00Z">
            <w:trPr>
              <w:cantSplit/>
            </w:trPr>
          </w:trPrChange>
        </w:trPr>
        <w:tc>
          <w:tcPr>
            <w:tcW w:w="329" w:type="pct"/>
            <w:noWrap/>
            <w:hideMark/>
            <w:tcPrChange w:id="1342" w:author="Raphael Malyankar" w:date="2026-02-02T18:45:00Z" w16du:dateUtc="2026-02-03T01:45:00Z">
              <w:tcPr>
                <w:tcW w:w="376" w:type="pct"/>
                <w:noWrap/>
                <w:hideMark/>
              </w:tcPr>
            </w:tcPrChange>
          </w:tcPr>
          <w:p w14:paraId="6305D6B4" w14:textId="77777777" w:rsidR="00336DC9" w:rsidRPr="008826C8" w:rsidRDefault="00336DC9" w:rsidP="00336DC9">
            <w:pPr>
              <w:spacing w:before="60" w:after="60" w:line="240" w:lineRule="auto"/>
              <w:rPr>
                <w:sz w:val="18"/>
                <w:szCs w:val="18"/>
              </w:rPr>
            </w:pPr>
            <w:r w:rsidRPr="008826C8">
              <w:rPr>
                <w:sz w:val="18"/>
                <w:szCs w:val="18"/>
              </w:rPr>
              <w:t>100_5078</w:t>
            </w:r>
          </w:p>
        </w:tc>
        <w:tc>
          <w:tcPr>
            <w:tcW w:w="476" w:type="pct"/>
            <w:noWrap/>
            <w:hideMark/>
            <w:tcPrChange w:id="1343" w:author="Raphael Malyankar" w:date="2026-02-02T18:45:00Z" w16du:dateUtc="2026-02-03T01:45:00Z">
              <w:tcPr>
                <w:tcW w:w="490" w:type="pct"/>
                <w:noWrap/>
                <w:hideMark/>
              </w:tcPr>
            </w:tcPrChange>
          </w:tcPr>
          <w:p w14:paraId="720A9AAB" w14:textId="77777777" w:rsidR="00336DC9" w:rsidRPr="00F447A6" w:rsidRDefault="00336DC9" w:rsidP="00336DC9">
            <w:pPr>
              <w:spacing w:before="60" w:after="60" w:line="240" w:lineRule="auto"/>
              <w:rPr>
                <w:rFonts w:cs="Arial"/>
                <w:sz w:val="18"/>
                <w:szCs w:val="18"/>
              </w:rPr>
            </w:pPr>
            <w:r w:rsidRPr="00F447A6">
              <w:rPr>
                <w:rFonts w:cs="Arial"/>
                <w:sz w:val="18"/>
                <w:szCs w:val="18"/>
              </w:rPr>
              <w:t>E</w:t>
            </w:r>
          </w:p>
        </w:tc>
        <w:tc>
          <w:tcPr>
            <w:tcW w:w="1699" w:type="pct"/>
            <w:gridSpan w:val="4"/>
            <w:hideMark/>
            <w:tcPrChange w:id="1344" w:author="Raphael Malyankar" w:date="2026-02-02T18:45:00Z" w16du:dateUtc="2026-02-03T01:45:00Z">
              <w:tcPr>
                <w:tcW w:w="1252" w:type="pct"/>
                <w:gridSpan w:val="6"/>
                <w:hideMark/>
              </w:tcPr>
            </w:tcPrChange>
          </w:tcPr>
          <w:p w14:paraId="782E2897" w14:textId="77777777" w:rsidR="00336DC9" w:rsidRPr="008826C8" w:rsidRDefault="00336DC9" w:rsidP="00336DC9">
            <w:pPr>
              <w:spacing w:before="60" w:after="60" w:line="240" w:lineRule="auto"/>
              <w:rPr>
                <w:sz w:val="18"/>
                <w:szCs w:val="18"/>
              </w:rPr>
            </w:pPr>
            <w:r w:rsidRPr="008826C8">
              <w:rPr>
                <w:sz w:val="18"/>
                <w:szCs w:val="18"/>
              </w:rPr>
              <w:t>The Application Schema header must define namespaces and prefixes for all imported elements of the S-100 GML Profile.</w:t>
            </w:r>
          </w:p>
        </w:tc>
        <w:tc>
          <w:tcPr>
            <w:tcW w:w="354" w:type="pct"/>
            <w:noWrap/>
            <w:hideMark/>
            <w:tcPrChange w:id="1345" w:author="Raphael Malyankar" w:date="2026-02-02T18:45:00Z" w16du:dateUtc="2026-02-03T01:45:00Z">
              <w:tcPr>
                <w:tcW w:w="410" w:type="pct"/>
                <w:gridSpan w:val="2"/>
                <w:noWrap/>
                <w:hideMark/>
              </w:tcPr>
            </w:tcPrChange>
          </w:tcPr>
          <w:p w14:paraId="04A9C472"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346" w:author="Raphael Malyankar" w:date="2026-02-02T18:45:00Z" w16du:dateUtc="2026-02-03T01:45:00Z">
              <w:tcPr>
                <w:tcW w:w="377" w:type="pct"/>
                <w:gridSpan w:val="4"/>
                <w:hideMark/>
              </w:tcPr>
            </w:tcPrChange>
          </w:tcPr>
          <w:p w14:paraId="7FE1F16C" w14:textId="77777777" w:rsidR="00336DC9" w:rsidRPr="008826C8" w:rsidRDefault="00336DC9" w:rsidP="00336DC9">
            <w:pPr>
              <w:spacing w:before="60" w:after="60" w:line="240" w:lineRule="auto"/>
              <w:rPr>
                <w:sz w:val="18"/>
                <w:szCs w:val="18"/>
              </w:rPr>
            </w:pPr>
            <w:r w:rsidRPr="008826C8">
              <w:rPr>
                <w:sz w:val="18"/>
                <w:szCs w:val="18"/>
              </w:rPr>
              <w:t>10b-11.1</w:t>
            </w:r>
          </w:p>
        </w:tc>
        <w:tc>
          <w:tcPr>
            <w:tcW w:w="356" w:type="pct"/>
            <w:gridSpan w:val="3"/>
            <w:tcPrChange w:id="1347" w:author="Raphael Malyankar" w:date="2026-02-02T18:45:00Z" w16du:dateUtc="2026-02-03T01:45:00Z">
              <w:tcPr>
                <w:tcW w:w="436" w:type="pct"/>
              </w:tcPr>
            </w:tcPrChange>
          </w:tcPr>
          <w:p w14:paraId="1913EE69" w14:textId="77777777" w:rsidR="00336DC9" w:rsidRPr="008826C8" w:rsidRDefault="00336DC9" w:rsidP="00336DC9">
            <w:pPr>
              <w:spacing w:before="60" w:after="60" w:line="240" w:lineRule="auto"/>
              <w:rPr>
                <w:sz w:val="18"/>
                <w:szCs w:val="18"/>
              </w:rPr>
            </w:pPr>
          </w:p>
        </w:tc>
        <w:tc>
          <w:tcPr>
            <w:tcW w:w="1109" w:type="pct"/>
            <w:tcPrChange w:id="1348" w:author="Raphael Malyankar" w:date="2026-02-02T18:45:00Z" w16du:dateUtc="2026-02-03T01:45:00Z">
              <w:tcPr>
                <w:tcW w:w="1273" w:type="pct"/>
                <w:gridSpan w:val="2"/>
              </w:tcPr>
            </w:tcPrChange>
          </w:tcPr>
          <w:p w14:paraId="507BDDF7" w14:textId="1E7F7AF3" w:rsidR="00336DC9" w:rsidRPr="00030176" w:rsidRDefault="00336DC9" w:rsidP="00336DC9">
            <w:pPr>
              <w:spacing w:before="60" w:after="60" w:line="240" w:lineRule="auto"/>
              <w:rPr>
                <w:sz w:val="18"/>
                <w:szCs w:val="18"/>
                <w:rPrChange w:id="1349" w:author="Raphael Malyankar" w:date="2026-02-02T16:42:00Z" w16du:dateUtc="2026-02-02T23:42:00Z">
                  <w:rPr>
                    <w:color w:val="EE0000"/>
                    <w:sz w:val="18"/>
                    <w:szCs w:val="18"/>
                  </w:rPr>
                </w:rPrChange>
              </w:rPr>
            </w:pPr>
            <w:r w:rsidRPr="00030176">
              <w:rPr>
                <w:sz w:val="18"/>
                <w:szCs w:val="18"/>
                <w:rPrChange w:id="1350" w:author="Raphael Malyankar" w:date="2026-02-02T16:42:00Z" w16du:dateUtc="2026-02-02T23:42:00Z">
                  <w:rPr>
                    <w:color w:val="EE0000"/>
                    <w:sz w:val="18"/>
                    <w:szCs w:val="18"/>
                  </w:rPr>
                </w:rPrChange>
              </w:rPr>
              <w:t>Amend GML schema</w:t>
            </w:r>
          </w:p>
        </w:tc>
        <w:tc>
          <w:tcPr>
            <w:tcW w:w="311" w:type="pct"/>
            <w:tcPrChange w:id="1351" w:author="Raphael Malyankar" w:date="2026-02-02T18:45:00Z" w16du:dateUtc="2026-02-03T01:45:00Z">
              <w:tcPr>
                <w:tcW w:w="386" w:type="pct"/>
              </w:tcPr>
            </w:tcPrChange>
          </w:tcPr>
          <w:p w14:paraId="55CD96B5" w14:textId="77777777" w:rsidR="00336DC9" w:rsidRPr="008826C8" w:rsidRDefault="00336DC9" w:rsidP="00336DC9">
            <w:pPr>
              <w:spacing w:before="60" w:after="60" w:line="240" w:lineRule="auto"/>
              <w:rPr>
                <w:sz w:val="18"/>
                <w:szCs w:val="18"/>
              </w:rPr>
            </w:pPr>
          </w:p>
        </w:tc>
      </w:tr>
      <w:tr w:rsidR="00C37FAA" w:rsidRPr="008826C8" w14:paraId="771CA843" w14:textId="4B1B9111" w:rsidTr="00180820">
        <w:tblPrEx>
          <w:tblW w:w="5000" w:type="pct"/>
          <w:tblLayout w:type="fixed"/>
          <w:tblCellMar>
            <w:top w:w="29" w:type="dxa"/>
            <w:left w:w="58" w:type="dxa"/>
            <w:bottom w:w="29" w:type="dxa"/>
            <w:right w:w="58" w:type="dxa"/>
          </w:tblCellMar>
          <w:tblPrExChange w:id="1352"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353" w:author="Raphael Malyankar" w:date="2026-02-02T18:45:00Z" w16du:dateUtc="2026-02-03T01:45:00Z">
            <w:trPr>
              <w:cantSplit/>
            </w:trPr>
          </w:trPrChange>
        </w:trPr>
        <w:tc>
          <w:tcPr>
            <w:tcW w:w="329" w:type="pct"/>
            <w:noWrap/>
            <w:hideMark/>
            <w:tcPrChange w:id="1354" w:author="Raphael Malyankar" w:date="2026-02-02T18:45:00Z" w16du:dateUtc="2026-02-03T01:45:00Z">
              <w:tcPr>
                <w:tcW w:w="376" w:type="pct"/>
                <w:noWrap/>
                <w:hideMark/>
              </w:tcPr>
            </w:tcPrChange>
          </w:tcPr>
          <w:p w14:paraId="4FFF26B1" w14:textId="77777777" w:rsidR="00336DC9" w:rsidRPr="008826C8" w:rsidRDefault="00336DC9" w:rsidP="00336DC9">
            <w:pPr>
              <w:spacing w:before="60" w:after="60" w:line="240" w:lineRule="auto"/>
              <w:rPr>
                <w:sz w:val="18"/>
                <w:szCs w:val="18"/>
              </w:rPr>
            </w:pPr>
            <w:r w:rsidRPr="008826C8">
              <w:rPr>
                <w:sz w:val="18"/>
                <w:szCs w:val="18"/>
              </w:rPr>
              <w:t>100_5079</w:t>
            </w:r>
          </w:p>
        </w:tc>
        <w:tc>
          <w:tcPr>
            <w:tcW w:w="476" w:type="pct"/>
            <w:noWrap/>
            <w:hideMark/>
            <w:tcPrChange w:id="1355" w:author="Raphael Malyankar" w:date="2026-02-02T18:45:00Z" w16du:dateUtc="2026-02-03T01:45:00Z">
              <w:tcPr>
                <w:tcW w:w="490" w:type="pct"/>
                <w:noWrap/>
                <w:hideMark/>
              </w:tcPr>
            </w:tcPrChange>
          </w:tcPr>
          <w:p w14:paraId="0A7C3CE7" w14:textId="77777777" w:rsidR="00336DC9" w:rsidRPr="00F447A6" w:rsidRDefault="00336DC9" w:rsidP="00336DC9">
            <w:pPr>
              <w:spacing w:before="60" w:after="60" w:line="240" w:lineRule="auto"/>
              <w:rPr>
                <w:rFonts w:cs="Arial"/>
                <w:sz w:val="18"/>
                <w:szCs w:val="18"/>
              </w:rPr>
            </w:pPr>
            <w:r w:rsidRPr="00F447A6">
              <w:rPr>
                <w:rFonts w:cs="Arial"/>
                <w:sz w:val="18"/>
                <w:szCs w:val="18"/>
              </w:rPr>
              <w:t>E</w:t>
            </w:r>
          </w:p>
        </w:tc>
        <w:tc>
          <w:tcPr>
            <w:tcW w:w="1699" w:type="pct"/>
            <w:gridSpan w:val="4"/>
            <w:hideMark/>
            <w:tcPrChange w:id="1356" w:author="Raphael Malyankar" w:date="2026-02-02T18:45:00Z" w16du:dateUtc="2026-02-03T01:45:00Z">
              <w:tcPr>
                <w:tcW w:w="1252" w:type="pct"/>
                <w:gridSpan w:val="6"/>
                <w:hideMark/>
              </w:tcPr>
            </w:tcPrChange>
          </w:tcPr>
          <w:p w14:paraId="3C70D79A" w14:textId="77777777" w:rsidR="00336DC9" w:rsidRPr="008826C8" w:rsidRDefault="00336DC9" w:rsidP="00336DC9">
            <w:pPr>
              <w:spacing w:before="60" w:after="60" w:line="240" w:lineRule="auto"/>
              <w:rPr>
                <w:sz w:val="18"/>
                <w:szCs w:val="18"/>
              </w:rPr>
            </w:pPr>
            <w:r w:rsidRPr="008826C8">
              <w:rPr>
                <w:sz w:val="18"/>
                <w:szCs w:val="18"/>
              </w:rPr>
              <w:t>The Schema default namespace and the target namespace are the same and should be formed using a consistent pattern defined in S-100 Part 10b; perhaps based on the Product Specification and the  Product Specification version</w:t>
            </w:r>
          </w:p>
        </w:tc>
        <w:tc>
          <w:tcPr>
            <w:tcW w:w="354" w:type="pct"/>
            <w:noWrap/>
            <w:hideMark/>
            <w:tcPrChange w:id="1357" w:author="Raphael Malyankar" w:date="2026-02-02T18:45:00Z" w16du:dateUtc="2026-02-03T01:45:00Z">
              <w:tcPr>
                <w:tcW w:w="410" w:type="pct"/>
                <w:gridSpan w:val="2"/>
                <w:noWrap/>
                <w:hideMark/>
              </w:tcPr>
            </w:tcPrChange>
          </w:tcPr>
          <w:p w14:paraId="768C31C7"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358" w:author="Raphael Malyankar" w:date="2026-02-02T18:45:00Z" w16du:dateUtc="2026-02-03T01:45:00Z">
              <w:tcPr>
                <w:tcW w:w="377" w:type="pct"/>
                <w:gridSpan w:val="4"/>
                <w:hideMark/>
              </w:tcPr>
            </w:tcPrChange>
          </w:tcPr>
          <w:p w14:paraId="7B5E98E6" w14:textId="77777777" w:rsidR="00336DC9" w:rsidRPr="008826C8" w:rsidRDefault="00336DC9" w:rsidP="00336DC9">
            <w:pPr>
              <w:spacing w:before="60" w:after="60" w:line="240" w:lineRule="auto"/>
              <w:rPr>
                <w:sz w:val="18"/>
                <w:szCs w:val="18"/>
              </w:rPr>
            </w:pPr>
            <w:r w:rsidRPr="008826C8">
              <w:rPr>
                <w:sz w:val="18"/>
                <w:szCs w:val="18"/>
              </w:rPr>
              <w:t>10b-11.1</w:t>
            </w:r>
          </w:p>
        </w:tc>
        <w:tc>
          <w:tcPr>
            <w:tcW w:w="356" w:type="pct"/>
            <w:gridSpan w:val="3"/>
            <w:tcPrChange w:id="1359" w:author="Raphael Malyankar" w:date="2026-02-02T18:45:00Z" w16du:dateUtc="2026-02-03T01:45:00Z">
              <w:tcPr>
                <w:tcW w:w="436" w:type="pct"/>
              </w:tcPr>
            </w:tcPrChange>
          </w:tcPr>
          <w:p w14:paraId="292615B7" w14:textId="77777777" w:rsidR="00336DC9" w:rsidRPr="008826C8" w:rsidRDefault="00336DC9" w:rsidP="00336DC9">
            <w:pPr>
              <w:spacing w:before="60" w:after="60" w:line="240" w:lineRule="auto"/>
              <w:rPr>
                <w:sz w:val="18"/>
                <w:szCs w:val="18"/>
              </w:rPr>
            </w:pPr>
          </w:p>
        </w:tc>
        <w:tc>
          <w:tcPr>
            <w:tcW w:w="1109" w:type="pct"/>
            <w:tcPrChange w:id="1360" w:author="Raphael Malyankar" w:date="2026-02-02T18:45:00Z" w16du:dateUtc="2026-02-03T01:45:00Z">
              <w:tcPr>
                <w:tcW w:w="1273" w:type="pct"/>
                <w:gridSpan w:val="2"/>
              </w:tcPr>
            </w:tcPrChange>
          </w:tcPr>
          <w:p w14:paraId="6B85890B" w14:textId="1B9C8616" w:rsidR="00336DC9" w:rsidRPr="00030176" w:rsidRDefault="00336DC9" w:rsidP="00336DC9">
            <w:pPr>
              <w:spacing w:before="60" w:after="60" w:line="240" w:lineRule="auto"/>
              <w:rPr>
                <w:sz w:val="18"/>
                <w:szCs w:val="18"/>
                <w:rPrChange w:id="1361" w:author="Raphael Malyankar" w:date="2026-02-02T16:42:00Z" w16du:dateUtc="2026-02-02T23:42:00Z">
                  <w:rPr>
                    <w:color w:val="EE0000"/>
                    <w:sz w:val="18"/>
                    <w:szCs w:val="18"/>
                  </w:rPr>
                </w:rPrChange>
              </w:rPr>
            </w:pPr>
            <w:r w:rsidRPr="00030176">
              <w:rPr>
                <w:sz w:val="18"/>
                <w:szCs w:val="18"/>
                <w:rPrChange w:id="1362" w:author="Raphael Malyankar" w:date="2026-02-02T16:42:00Z" w16du:dateUtc="2026-02-02T23:42:00Z">
                  <w:rPr>
                    <w:color w:val="EE0000"/>
                    <w:sz w:val="18"/>
                    <w:szCs w:val="18"/>
                  </w:rPr>
                </w:rPrChange>
              </w:rPr>
              <w:t>Amend GML schema</w:t>
            </w:r>
          </w:p>
        </w:tc>
        <w:tc>
          <w:tcPr>
            <w:tcW w:w="311" w:type="pct"/>
            <w:tcPrChange w:id="1363" w:author="Raphael Malyankar" w:date="2026-02-02T18:45:00Z" w16du:dateUtc="2026-02-03T01:45:00Z">
              <w:tcPr>
                <w:tcW w:w="386" w:type="pct"/>
              </w:tcPr>
            </w:tcPrChange>
          </w:tcPr>
          <w:p w14:paraId="7B9927EB" w14:textId="77777777" w:rsidR="00336DC9" w:rsidRPr="008826C8" w:rsidRDefault="00336DC9" w:rsidP="00336DC9">
            <w:pPr>
              <w:spacing w:before="60" w:after="60" w:line="240" w:lineRule="auto"/>
              <w:rPr>
                <w:sz w:val="18"/>
                <w:szCs w:val="18"/>
              </w:rPr>
            </w:pPr>
          </w:p>
        </w:tc>
      </w:tr>
      <w:tr w:rsidR="00C37FAA" w:rsidRPr="008826C8" w14:paraId="65ADA6BA" w14:textId="3D9D4E0B" w:rsidTr="00180820">
        <w:tblPrEx>
          <w:tblW w:w="5000" w:type="pct"/>
          <w:tblLayout w:type="fixed"/>
          <w:tblCellMar>
            <w:top w:w="29" w:type="dxa"/>
            <w:left w:w="58" w:type="dxa"/>
            <w:bottom w:w="29" w:type="dxa"/>
            <w:right w:w="58" w:type="dxa"/>
          </w:tblCellMar>
          <w:tblPrExChange w:id="136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365" w:author="Raphael Malyankar" w:date="2026-02-02T18:45:00Z" w16du:dateUtc="2026-02-03T01:45:00Z">
            <w:trPr>
              <w:cantSplit/>
            </w:trPr>
          </w:trPrChange>
        </w:trPr>
        <w:tc>
          <w:tcPr>
            <w:tcW w:w="329" w:type="pct"/>
            <w:noWrap/>
            <w:hideMark/>
            <w:tcPrChange w:id="1366" w:author="Raphael Malyankar" w:date="2026-02-02T18:45:00Z" w16du:dateUtc="2026-02-03T01:45:00Z">
              <w:tcPr>
                <w:tcW w:w="376" w:type="pct"/>
                <w:noWrap/>
                <w:hideMark/>
              </w:tcPr>
            </w:tcPrChange>
          </w:tcPr>
          <w:p w14:paraId="21700428" w14:textId="77777777" w:rsidR="00336DC9" w:rsidRPr="005639F0" w:rsidRDefault="00336DC9" w:rsidP="00336DC9">
            <w:pPr>
              <w:spacing w:before="60" w:after="60" w:line="240" w:lineRule="auto"/>
              <w:rPr>
                <w:strike/>
                <w:sz w:val="18"/>
                <w:szCs w:val="18"/>
              </w:rPr>
            </w:pPr>
            <w:r w:rsidRPr="005639F0">
              <w:rPr>
                <w:strike/>
                <w:sz w:val="18"/>
                <w:szCs w:val="18"/>
              </w:rPr>
              <w:t>100_5080</w:t>
            </w:r>
          </w:p>
        </w:tc>
        <w:tc>
          <w:tcPr>
            <w:tcW w:w="476" w:type="pct"/>
            <w:noWrap/>
            <w:hideMark/>
            <w:tcPrChange w:id="1367" w:author="Raphael Malyankar" w:date="2026-02-02T18:45:00Z" w16du:dateUtc="2026-02-03T01:45:00Z">
              <w:tcPr>
                <w:tcW w:w="490" w:type="pct"/>
                <w:noWrap/>
                <w:hideMark/>
              </w:tcPr>
            </w:tcPrChange>
          </w:tcPr>
          <w:p w14:paraId="615C4912" w14:textId="77777777" w:rsidR="00336DC9" w:rsidRPr="005639F0" w:rsidRDefault="00336DC9" w:rsidP="00336DC9">
            <w:pPr>
              <w:spacing w:before="60" w:after="60" w:line="240" w:lineRule="auto"/>
              <w:rPr>
                <w:rFonts w:cs="Arial"/>
                <w:strike/>
                <w:sz w:val="18"/>
                <w:szCs w:val="18"/>
              </w:rPr>
            </w:pPr>
            <w:r w:rsidRPr="005639F0">
              <w:rPr>
                <w:rFonts w:cs="Arial"/>
                <w:strike/>
                <w:sz w:val="18"/>
                <w:szCs w:val="18"/>
              </w:rPr>
              <w:t>W</w:t>
            </w:r>
          </w:p>
        </w:tc>
        <w:tc>
          <w:tcPr>
            <w:tcW w:w="1699" w:type="pct"/>
            <w:gridSpan w:val="4"/>
            <w:hideMark/>
            <w:tcPrChange w:id="1368" w:author="Raphael Malyankar" w:date="2026-02-02T18:45:00Z" w16du:dateUtc="2026-02-03T01:45:00Z">
              <w:tcPr>
                <w:tcW w:w="1252" w:type="pct"/>
                <w:gridSpan w:val="6"/>
                <w:hideMark/>
              </w:tcPr>
            </w:tcPrChange>
          </w:tcPr>
          <w:p w14:paraId="4D757346" w14:textId="77777777" w:rsidR="00336DC9" w:rsidRPr="005639F0" w:rsidRDefault="00336DC9" w:rsidP="00336DC9">
            <w:pPr>
              <w:spacing w:before="60" w:after="60" w:line="240" w:lineRule="auto"/>
              <w:rPr>
                <w:strike/>
                <w:sz w:val="18"/>
                <w:szCs w:val="18"/>
              </w:rPr>
            </w:pPr>
            <w:r w:rsidRPr="005639F0">
              <w:rPr>
                <w:strike/>
                <w:sz w:val="18"/>
                <w:szCs w:val="18"/>
              </w:rPr>
              <w:t>Using elementFormDefault = ‘qualified’ means every element in the  dataset must belong to a namespace but it does not mean that a namespace prefix is needed; a default namespace can be used to set the namespace for any elements without a specific prefix.</w:t>
            </w:r>
          </w:p>
        </w:tc>
        <w:tc>
          <w:tcPr>
            <w:tcW w:w="354" w:type="pct"/>
            <w:noWrap/>
            <w:hideMark/>
            <w:tcPrChange w:id="1369" w:author="Raphael Malyankar" w:date="2026-02-02T18:45:00Z" w16du:dateUtc="2026-02-03T01:45:00Z">
              <w:tcPr>
                <w:tcW w:w="410" w:type="pct"/>
                <w:gridSpan w:val="2"/>
                <w:noWrap/>
                <w:hideMark/>
              </w:tcPr>
            </w:tcPrChange>
          </w:tcPr>
          <w:p w14:paraId="3F23DD05" w14:textId="77777777" w:rsidR="00336DC9" w:rsidRPr="005639F0" w:rsidRDefault="00336DC9" w:rsidP="00336DC9">
            <w:pPr>
              <w:spacing w:before="60" w:after="60" w:line="240" w:lineRule="auto"/>
              <w:rPr>
                <w:strike/>
                <w:sz w:val="18"/>
                <w:szCs w:val="18"/>
              </w:rPr>
            </w:pPr>
            <w:r w:rsidRPr="005639F0">
              <w:rPr>
                <w:strike/>
                <w:sz w:val="18"/>
                <w:szCs w:val="18"/>
              </w:rPr>
              <w:t>Part 10b</w:t>
            </w:r>
          </w:p>
        </w:tc>
        <w:tc>
          <w:tcPr>
            <w:tcW w:w="366" w:type="pct"/>
            <w:hideMark/>
            <w:tcPrChange w:id="1370" w:author="Raphael Malyankar" w:date="2026-02-02T18:45:00Z" w16du:dateUtc="2026-02-03T01:45:00Z">
              <w:tcPr>
                <w:tcW w:w="377" w:type="pct"/>
                <w:gridSpan w:val="4"/>
                <w:hideMark/>
              </w:tcPr>
            </w:tcPrChange>
          </w:tcPr>
          <w:p w14:paraId="5DE2ED12" w14:textId="77777777" w:rsidR="00336DC9" w:rsidRPr="005639F0" w:rsidRDefault="00336DC9" w:rsidP="00336DC9">
            <w:pPr>
              <w:spacing w:before="60" w:after="60" w:line="240" w:lineRule="auto"/>
              <w:rPr>
                <w:strike/>
                <w:sz w:val="18"/>
                <w:szCs w:val="18"/>
              </w:rPr>
            </w:pPr>
            <w:r w:rsidRPr="005639F0">
              <w:rPr>
                <w:strike/>
                <w:sz w:val="18"/>
                <w:szCs w:val="18"/>
              </w:rPr>
              <w:t>10b-11.1</w:t>
            </w:r>
          </w:p>
        </w:tc>
        <w:tc>
          <w:tcPr>
            <w:tcW w:w="356" w:type="pct"/>
            <w:gridSpan w:val="3"/>
            <w:tcPrChange w:id="1371" w:author="Raphael Malyankar" w:date="2026-02-02T18:45:00Z" w16du:dateUtc="2026-02-03T01:45:00Z">
              <w:tcPr>
                <w:tcW w:w="436" w:type="pct"/>
              </w:tcPr>
            </w:tcPrChange>
          </w:tcPr>
          <w:p w14:paraId="096F3302" w14:textId="77777777" w:rsidR="00336DC9" w:rsidRPr="005639F0" w:rsidRDefault="00336DC9" w:rsidP="00336DC9">
            <w:pPr>
              <w:spacing w:before="60" w:after="60" w:line="240" w:lineRule="auto"/>
              <w:rPr>
                <w:strike/>
                <w:sz w:val="18"/>
                <w:szCs w:val="18"/>
              </w:rPr>
            </w:pPr>
          </w:p>
        </w:tc>
        <w:tc>
          <w:tcPr>
            <w:tcW w:w="1109" w:type="pct"/>
            <w:tcPrChange w:id="1372" w:author="Raphael Malyankar" w:date="2026-02-02T18:45:00Z" w16du:dateUtc="2026-02-03T01:45:00Z">
              <w:tcPr>
                <w:tcW w:w="1273" w:type="pct"/>
                <w:gridSpan w:val="2"/>
              </w:tcPr>
            </w:tcPrChange>
          </w:tcPr>
          <w:p w14:paraId="512E618F" w14:textId="5ED0C13F" w:rsidR="00336DC9" w:rsidRPr="00030176" w:rsidRDefault="00336DC9" w:rsidP="00336DC9">
            <w:pPr>
              <w:spacing w:before="60" w:after="60" w:line="240" w:lineRule="auto"/>
              <w:rPr>
                <w:strike/>
                <w:sz w:val="18"/>
                <w:szCs w:val="18"/>
                <w:rPrChange w:id="1373" w:author="Raphael Malyankar" w:date="2026-02-02T16:42:00Z" w16du:dateUtc="2026-02-02T23:42:00Z">
                  <w:rPr>
                    <w:strike/>
                    <w:color w:val="EE0000"/>
                    <w:sz w:val="18"/>
                    <w:szCs w:val="18"/>
                  </w:rPr>
                </w:rPrChange>
              </w:rPr>
            </w:pPr>
            <w:r w:rsidRPr="00030176">
              <w:rPr>
                <w:strike/>
                <w:sz w:val="18"/>
                <w:szCs w:val="18"/>
                <w:rPrChange w:id="1374" w:author="Raphael Malyankar" w:date="2026-02-02T16:42:00Z" w16du:dateUtc="2026-02-02T23:42:00Z">
                  <w:rPr>
                    <w:strike/>
                    <w:color w:val="EE0000"/>
                    <w:sz w:val="18"/>
                    <w:szCs w:val="18"/>
                  </w:rPr>
                </w:rPrChange>
              </w:rPr>
              <w:t>Amend GML schema</w:t>
            </w:r>
          </w:p>
        </w:tc>
        <w:tc>
          <w:tcPr>
            <w:tcW w:w="311" w:type="pct"/>
            <w:tcPrChange w:id="1375" w:author="Raphael Malyankar" w:date="2026-02-02T18:45:00Z" w16du:dateUtc="2026-02-03T01:45:00Z">
              <w:tcPr>
                <w:tcW w:w="386" w:type="pct"/>
              </w:tcPr>
            </w:tcPrChange>
          </w:tcPr>
          <w:p w14:paraId="56C7D695" w14:textId="77777777" w:rsidR="00336DC9" w:rsidRPr="005639F0" w:rsidRDefault="00336DC9" w:rsidP="00336DC9">
            <w:pPr>
              <w:spacing w:before="60" w:after="60" w:line="240" w:lineRule="auto"/>
              <w:rPr>
                <w:strike/>
                <w:sz w:val="18"/>
                <w:szCs w:val="18"/>
              </w:rPr>
            </w:pPr>
          </w:p>
        </w:tc>
      </w:tr>
      <w:tr w:rsidR="00C37FAA" w:rsidRPr="008826C8" w:rsidDel="00030176" w14:paraId="580AC6CA" w14:textId="177EBE60" w:rsidTr="00180820">
        <w:tblPrEx>
          <w:tblW w:w="5000" w:type="pct"/>
          <w:tblLayout w:type="fixed"/>
          <w:tblCellMar>
            <w:top w:w="29" w:type="dxa"/>
            <w:left w:w="58" w:type="dxa"/>
            <w:bottom w:w="29" w:type="dxa"/>
            <w:right w:w="58" w:type="dxa"/>
          </w:tblCellMar>
          <w:tblPrExChange w:id="1376" w:author="Raphael Malyankar" w:date="2026-02-02T18:45:00Z" w16du:dateUtc="2026-02-03T01:45:00Z">
            <w:tblPrEx>
              <w:tblW w:w="5000" w:type="pct"/>
              <w:tblLayout w:type="fixed"/>
              <w:tblCellMar>
                <w:top w:w="29" w:type="dxa"/>
                <w:left w:w="58" w:type="dxa"/>
                <w:bottom w:w="29" w:type="dxa"/>
                <w:right w:w="58" w:type="dxa"/>
              </w:tblCellMar>
            </w:tblPrEx>
          </w:tblPrExChange>
        </w:tblPrEx>
        <w:trPr>
          <w:gridAfter w:val="3"/>
          <w:wAfter w:w="4054" w:type="dxa"/>
          <w:cantSplit/>
          <w:del w:id="1377" w:author="Raphael Malyankar" w:date="2026-02-02T16:43:00Z"/>
          <w:trPrChange w:id="1378" w:author="Raphael Malyankar" w:date="2026-02-02T18:45:00Z" w16du:dateUtc="2026-02-03T01:45:00Z">
            <w:trPr>
              <w:gridAfter w:val="3"/>
              <w:wAfter w:w="4598" w:type="dxa"/>
              <w:cantSplit/>
            </w:trPr>
          </w:trPrChange>
        </w:trPr>
        <w:tc>
          <w:tcPr>
            <w:tcW w:w="329" w:type="pct"/>
            <w:noWrap/>
            <w:hideMark/>
            <w:tcPrChange w:id="1379" w:author="Raphael Malyankar" w:date="2026-02-02T18:45:00Z" w16du:dateUtc="2026-02-03T01:45:00Z">
              <w:tcPr>
                <w:tcW w:w="376" w:type="pct"/>
                <w:noWrap/>
                <w:hideMark/>
              </w:tcPr>
            </w:tcPrChange>
          </w:tcPr>
          <w:p w14:paraId="51E20995" w14:textId="75C3B1C3" w:rsidR="00336DC9" w:rsidRPr="008826C8" w:rsidDel="00030176" w:rsidRDefault="00336DC9" w:rsidP="00336DC9">
            <w:pPr>
              <w:spacing w:before="60" w:after="60" w:line="240" w:lineRule="auto"/>
              <w:rPr>
                <w:del w:id="1380" w:author="Raphael Malyankar" w:date="2026-02-02T16:43:00Z" w16du:dateUtc="2026-02-02T23:43:00Z"/>
                <w:sz w:val="18"/>
                <w:szCs w:val="18"/>
              </w:rPr>
            </w:pPr>
            <w:del w:id="1381" w:author="Raphael Malyankar" w:date="2026-02-02T16:43:00Z" w16du:dateUtc="2026-02-02T23:43:00Z">
              <w:r w:rsidRPr="008826C8" w:rsidDel="00030176">
                <w:rPr>
                  <w:sz w:val="18"/>
                  <w:szCs w:val="18"/>
                </w:rPr>
                <w:delText>100_5081</w:delText>
              </w:r>
            </w:del>
          </w:p>
        </w:tc>
        <w:tc>
          <w:tcPr>
            <w:tcW w:w="476" w:type="pct"/>
            <w:noWrap/>
            <w:hideMark/>
            <w:tcPrChange w:id="1382" w:author="Raphael Malyankar" w:date="2026-02-02T18:45:00Z" w16du:dateUtc="2026-02-03T01:45:00Z">
              <w:tcPr>
                <w:tcW w:w="490" w:type="pct"/>
                <w:noWrap/>
                <w:hideMark/>
              </w:tcPr>
            </w:tcPrChange>
          </w:tcPr>
          <w:p w14:paraId="67967510" w14:textId="3A11E9A4" w:rsidR="00336DC9" w:rsidRPr="00F447A6" w:rsidDel="00030176" w:rsidRDefault="00336DC9" w:rsidP="00336DC9">
            <w:pPr>
              <w:spacing w:before="60" w:after="60" w:line="240" w:lineRule="auto"/>
              <w:rPr>
                <w:del w:id="1383" w:author="Raphael Malyankar" w:date="2026-02-02T16:43:00Z" w16du:dateUtc="2026-02-02T23:43:00Z"/>
                <w:rFonts w:cs="Arial"/>
                <w:sz w:val="18"/>
                <w:szCs w:val="18"/>
              </w:rPr>
            </w:pPr>
            <w:del w:id="1384" w:author="Raphael Malyankar" w:date="2026-02-02T16:43:00Z" w16du:dateUtc="2026-02-02T23:43:00Z">
              <w:r w:rsidRPr="00F447A6" w:rsidDel="00030176">
                <w:rPr>
                  <w:rFonts w:cs="Arial"/>
                  <w:sz w:val="18"/>
                  <w:szCs w:val="18"/>
                </w:rPr>
                <w:delText>E</w:delText>
              </w:r>
            </w:del>
          </w:p>
        </w:tc>
        <w:tc>
          <w:tcPr>
            <w:tcW w:w="894" w:type="pct"/>
            <w:hideMark/>
            <w:tcPrChange w:id="1385" w:author="Raphael Malyankar" w:date="2026-02-02T18:45:00Z" w16du:dateUtc="2026-02-03T01:45:00Z">
              <w:tcPr>
                <w:tcW w:w="1252" w:type="pct"/>
                <w:gridSpan w:val="2"/>
                <w:hideMark/>
              </w:tcPr>
            </w:tcPrChange>
          </w:tcPr>
          <w:p w14:paraId="24D63BD0" w14:textId="2E995D4D" w:rsidR="00336DC9" w:rsidDel="00030176" w:rsidRDefault="00336DC9" w:rsidP="00336DC9">
            <w:pPr>
              <w:spacing w:before="60" w:after="60" w:line="240" w:lineRule="auto"/>
              <w:rPr>
                <w:del w:id="1386" w:author="Raphael Malyankar" w:date="2026-02-02T16:43:00Z" w16du:dateUtc="2026-02-02T23:43:00Z"/>
                <w:sz w:val="18"/>
                <w:szCs w:val="18"/>
              </w:rPr>
            </w:pPr>
            <w:del w:id="1387" w:author="Raphael Malyankar" w:date="2026-02-02T16:43:00Z" w16du:dateUtc="2026-02-02T23:43:00Z">
              <w:r w:rsidRPr="008826C8" w:rsidDel="00030176">
                <w:rPr>
                  <w:sz w:val="18"/>
                  <w:szCs w:val="18"/>
                </w:rPr>
                <w:delText>If the dataset is meant to contain more than one product then no default is used and every  element requires a namespace or namespace prefix.</w:delText>
              </w:r>
            </w:del>
          </w:p>
          <w:p w14:paraId="6C917E87" w14:textId="44A4BB0C" w:rsidR="005639F0" w:rsidRPr="008826C8" w:rsidDel="00030176" w:rsidRDefault="005639F0" w:rsidP="00336DC9">
            <w:pPr>
              <w:spacing w:before="60" w:after="60" w:line="240" w:lineRule="auto"/>
              <w:rPr>
                <w:del w:id="1388" w:author="Raphael Malyankar" w:date="2026-02-02T16:43:00Z" w16du:dateUtc="2026-02-02T23:43:00Z"/>
                <w:sz w:val="18"/>
                <w:szCs w:val="18"/>
              </w:rPr>
            </w:pPr>
            <w:del w:id="1389" w:author="Raphael Malyankar" w:date="2026-02-02T16:43:00Z" w16du:dateUtc="2026-02-02T23:43:00Z">
              <w:r w:rsidRPr="005639F0" w:rsidDel="00030176">
                <w:rPr>
                  <w:color w:val="EE0000"/>
                  <w:sz w:val="18"/>
                  <w:szCs w:val="18"/>
                </w:rPr>
                <w:delText>(OBSOLETE? TBD at S-100 WG, Sept. 2025)</w:delText>
              </w:r>
            </w:del>
          </w:p>
        </w:tc>
        <w:tc>
          <w:tcPr>
            <w:tcW w:w="286" w:type="pct"/>
            <w:noWrap/>
            <w:hideMark/>
            <w:tcPrChange w:id="1390" w:author="Raphael Malyankar" w:date="2026-02-02T18:45:00Z" w16du:dateUtc="2026-02-03T01:45:00Z">
              <w:tcPr>
                <w:tcW w:w="410" w:type="pct"/>
                <w:noWrap/>
                <w:hideMark/>
              </w:tcPr>
            </w:tcPrChange>
          </w:tcPr>
          <w:p w14:paraId="0F018180" w14:textId="218538D3" w:rsidR="00336DC9" w:rsidRPr="001B14B8" w:rsidDel="00030176" w:rsidRDefault="00336DC9" w:rsidP="00336DC9">
            <w:pPr>
              <w:spacing w:before="60" w:after="60" w:line="240" w:lineRule="auto"/>
              <w:rPr>
                <w:del w:id="1391" w:author="Raphael Malyankar" w:date="2026-02-02T16:43:00Z" w16du:dateUtc="2026-02-02T23:43:00Z"/>
                <w:sz w:val="18"/>
                <w:szCs w:val="18"/>
              </w:rPr>
            </w:pPr>
            <w:del w:id="1392" w:author="Raphael Malyankar" w:date="2026-02-02T16:43:00Z" w16du:dateUtc="2026-02-02T23:43:00Z">
              <w:r w:rsidRPr="001B14B8" w:rsidDel="00030176">
                <w:rPr>
                  <w:sz w:val="18"/>
                  <w:szCs w:val="18"/>
                </w:rPr>
                <w:delText>Part 10b</w:delText>
              </w:r>
            </w:del>
          </w:p>
        </w:tc>
        <w:tc>
          <w:tcPr>
            <w:tcW w:w="222" w:type="pct"/>
            <w:hideMark/>
            <w:tcPrChange w:id="1393" w:author="Raphael Malyankar" w:date="2026-02-02T18:45:00Z" w16du:dateUtc="2026-02-03T01:45:00Z">
              <w:tcPr>
                <w:tcW w:w="377" w:type="pct"/>
                <w:hideMark/>
              </w:tcPr>
            </w:tcPrChange>
          </w:tcPr>
          <w:p w14:paraId="47D1D5FB" w14:textId="0795489F" w:rsidR="00336DC9" w:rsidRPr="008826C8" w:rsidDel="00030176" w:rsidRDefault="00336DC9" w:rsidP="00336DC9">
            <w:pPr>
              <w:spacing w:before="60" w:after="60" w:line="240" w:lineRule="auto"/>
              <w:rPr>
                <w:del w:id="1394" w:author="Raphael Malyankar" w:date="2026-02-02T16:43:00Z" w16du:dateUtc="2026-02-02T23:43:00Z"/>
                <w:sz w:val="18"/>
                <w:szCs w:val="18"/>
              </w:rPr>
            </w:pPr>
            <w:del w:id="1395" w:author="Raphael Malyankar" w:date="2026-02-02T16:43:00Z" w16du:dateUtc="2026-02-02T23:43:00Z">
              <w:r w:rsidRPr="008826C8" w:rsidDel="00030176">
                <w:rPr>
                  <w:sz w:val="18"/>
                  <w:szCs w:val="18"/>
                </w:rPr>
                <w:delText>10b-11.1</w:delText>
              </w:r>
            </w:del>
          </w:p>
        </w:tc>
        <w:tc>
          <w:tcPr>
            <w:tcW w:w="297" w:type="pct"/>
            <w:tcPrChange w:id="1396" w:author="Raphael Malyankar" w:date="2026-02-02T18:45:00Z" w16du:dateUtc="2026-02-03T01:45:00Z">
              <w:tcPr>
                <w:tcW w:w="436" w:type="pct"/>
                <w:gridSpan w:val="2"/>
              </w:tcPr>
            </w:tcPrChange>
          </w:tcPr>
          <w:p w14:paraId="6D1C6C88" w14:textId="050FBA2E" w:rsidR="00336DC9" w:rsidRPr="008826C8" w:rsidDel="00030176" w:rsidRDefault="00336DC9" w:rsidP="00336DC9">
            <w:pPr>
              <w:spacing w:before="60" w:after="60" w:line="240" w:lineRule="auto"/>
              <w:rPr>
                <w:del w:id="1397" w:author="Raphael Malyankar" w:date="2026-02-02T16:43:00Z" w16du:dateUtc="2026-02-02T23:43:00Z"/>
                <w:sz w:val="18"/>
                <w:szCs w:val="18"/>
              </w:rPr>
            </w:pPr>
          </w:p>
        </w:tc>
        <w:tc>
          <w:tcPr>
            <w:tcW w:w="994" w:type="pct"/>
            <w:gridSpan w:val="3"/>
            <w:tcPrChange w:id="1398" w:author="Raphael Malyankar" w:date="2026-02-02T18:45:00Z" w16du:dateUtc="2026-02-03T01:45:00Z">
              <w:tcPr>
                <w:tcW w:w="1273" w:type="pct"/>
                <w:gridSpan w:val="4"/>
              </w:tcPr>
            </w:tcPrChange>
          </w:tcPr>
          <w:p w14:paraId="663E95EB" w14:textId="373090CE" w:rsidR="00336DC9" w:rsidRPr="00030176" w:rsidDel="00030176" w:rsidRDefault="00336DC9" w:rsidP="00336DC9">
            <w:pPr>
              <w:spacing w:before="60" w:after="60" w:line="240" w:lineRule="auto"/>
              <w:rPr>
                <w:del w:id="1399" w:author="Raphael Malyankar" w:date="2026-02-02T16:43:00Z" w16du:dateUtc="2026-02-02T23:43:00Z"/>
                <w:sz w:val="18"/>
                <w:szCs w:val="18"/>
                <w:rPrChange w:id="1400" w:author="Raphael Malyankar" w:date="2026-02-02T16:42:00Z" w16du:dateUtc="2026-02-02T23:42:00Z">
                  <w:rPr>
                    <w:del w:id="1401" w:author="Raphael Malyankar" w:date="2026-02-02T16:43:00Z" w16du:dateUtc="2026-02-02T23:43:00Z"/>
                    <w:color w:val="EE0000"/>
                    <w:sz w:val="18"/>
                    <w:szCs w:val="18"/>
                  </w:rPr>
                </w:rPrChange>
              </w:rPr>
            </w:pPr>
            <w:del w:id="1402" w:author="Raphael Malyankar" w:date="2026-02-02T16:43:00Z" w16du:dateUtc="2026-02-02T23:43:00Z">
              <w:r w:rsidRPr="00030176" w:rsidDel="00030176">
                <w:rPr>
                  <w:sz w:val="18"/>
                  <w:szCs w:val="18"/>
                  <w:rPrChange w:id="1403" w:author="Raphael Malyankar" w:date="2026-02-02T16:42:00Z" w16du:dateUtc="2026-02-02T23:42:00Z">
                    <w:rPr>
                      <w:color w:val="EE0000"/>
                      <w:sz w:val="18"/>
                      <w:szCs w:val="18"/>
                    </w:rPr>
                  </w:rPrChange>
                </w:rPr>
                <w:delText>Amend GML schema</w:delText>
              </w:r>
            </w:del>
          </w:p>
        </w:tc>
        <w:tc>
          <w:tcPr>
            <w:tcW w:w="49" w:type="pct"/>
            <w:tcPrChange w:id="1404" w:author="Raphael Malyankar" w:date="2026-02-02T18:45:00Z" w16du:dateUtc="2026-02-03T01:45:00Z">
              <w:tcPr>
                <w:tcW w:w="386" w:type="pct"/>
                <w:gridSpan w:val="2"/>
              </w:tcPr>
            </w:tcPrChange>
          </w:tcPr>
          <w:p w14:paraId="090492CF" w14:textId="5D300D65" w:rsidR="00336DC9" w:rsidRPr="008826C8" w:rsidDel="00030176" w:rsidRDefault="00336DC9" w:rsidP="00336DC9">
            <w:pPr>
              <w:spacing w:before="60" w:after="60" w:line="240" w:lineRule="auto"/>
              <w:rPr>
                <w:del w:id="1405" w:author="Raphael Malyankar" w:date="2026-02-02T16:43:00Z" w16du:dateUtc="2026-02-02T23:43:00Z"/>
                <w:sz w:val="18"/>
                <w:szCs w:val="18"/>
              </w:rPr>
            </w:pPr>
          </w:p>
        </w:tc>
      </w:tr>
      <w:tr w:rsidR="00C37FAA" w:rsidRPr="008826C8" w14:paraId="63C13AB3" w14:textId="0F80BAD0" w:rsidTr="00180820">
        <w:tblPrEx>
          <w:tblW w:w="5000" w:type="pct"/>
          <w:tblLayout w:type="fixed"/>
          <w:tblCellMar>
            <w:top w:w="29" w:type="dxa"/>
            <w:left w:w="58" w:type="dxa"/>
            <w:bottom w:w="29" w:type="dxa"/>
            <w:right w:w="58" w:type="dxa"/>
          </w:tblCellMar>
          <w:tblPrExChange w:id="1406"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407" w:author="Raphael Malyankar" w:date="2026-02-02T18:45:00Z" w16du:dateUtc="2026-02-03T01:45:00Z">
            <w:trPr>
              <w:cantSplit/>
            </w:trPr>
          </w:trPrChange>
        </w:trPr>
        <w:tc>
          <w:tcPr>
            <w:tcW w:w="329" w:type="pct"/>
            <w:noWrap/>
            <w:hideMark/>
            <w:tcPrChange w:id="1408" w:author="Raphael Malyankar" w:date="2026-02-02T18:45:00Z" w16du:dateUtc="2026-02-03T01:45:00Z">
              <w:tcPr>
                <w:tcW w:w="376" w:type="pct"/>
                <w:noWrap/>
                <w:hideMark/>
              </w:tcPr>
            </w:tcPrChange>
          </w:tcPr>
          <w:p w14:paraId="30790D99" w14:textId="77777777" w:rsidR="00336DC9" w:rsidRPr="008826C8" w:rsidRDefault="00336DC9" w:rsidP="00336DC9">
            <w:pPr>
              <w:spacing w:before="60" w:after="60" w:line="240" w:lineRule="auto"/>
              <w:rPr>
                <w:sz w:val="18"/>
                <w:szCs w:val="18"/>
              </w:rPr>
            </w:pPr>
            <w:r w:rsidRPr="008826C8">
              <w:rPr>
                <w:sz w:val="18"/>
                <w:szCs w:val="18"/>
              </w:rPr>
              <w:t>100_5082</w:t>
            </w:r>
          </w:p>
        </w:tc>
        <w:tc>
          <w:tcPr>
            <w:tcW w:w="476" w:type="pct"/>
            <w:noWrap/>
            <w:hideMark/>
            <w:tcPrChange w:id="1409" w:author="Raphael Malyankar" w:date="2026-02-02T18:45:00Z" w16du:dateUtc="2026-02-03T01:45:00Z">
              <w:tcPr>
                <w:tcW w:w="490" w:type="pct"/>
                <w:noWrap/>
                <w:hideMark/>
              </w:tcPr>
            </w:tcPrChange>
          </w:tcPr>
          <w:p w14:paraId="2F0B74BC" w14:textId="77777777" w:rsidR="00336DC9" w:rsidRPr="00F447A6" w:rsidRDefault="00336DC9" w:rsidP="00336DC9">
            <w:pPr>
              <w:spacing w:before="60" w:after="60" w:line="240" w:lineRule="auto"/>
              <w:rPr>
                <w:rFonts w:cs="Arial"/>
                <w:sz w:val="18"/>
                <w:szCs w:val="18"/>
              </w:rPr>
            </w:pPr>
            <w:r w:rsidRPr="00F447A6">
              <w:rPr>
                <w:rFonts w:cs="Arial"/>
                <w:sz w:val="18"/>
                <w:szCs w:val="18"/>
              </w:rPr>
              <w:t>C</w:t>
            </w:r>
          </w:p>
        </w:tc>
        <w:tc>
          <w:tcPr>
            <w:tcW w:w="1699" w:type="pct"/>
            <w:gridSpan w:val="4"/>
            <w:hideMark/>
            <w:tcPrChange w:id="1410" w:author="Raphael Malyankar" w:date="2026-02-02T18:45:00Z" w16du:dateUtc="2026-02-03T01:45:00Z">
              <w:tcPr>
                <w:tcW w:w="1252" w:type="pct"/>
                <w:gridSpan w:val="6"/>
                <w:hideMark/>
              </w:tcPr>
            </w:tcPrChange>
          </w:tcPr>
          <w:p w14:paraId="7D5796B9" w14:textId="77777777" w:rsidR="00336DC9" w:rsidRPr="008826C8" w:rsidRDefault="00336DC9" w:rsidP="00336DC9">
            <w:pPr>
              <w:spacing w:before="60" w:after="60" w:line="240" w:lineRule="auto"/>
              <w:rPr>
                <w:sz w:val="18"/>
                <w:szCs w:val="18"/>
              </w:rPr>
            </w:pPr>
            <w:r w:rsidRPr="008826C8">
              <w:rPr>
                <w:sz w:val="18"/>
                <w:szCs w:val="18"/>
              </w:rPr>
              <w:t>All associations shall be implemented as named associations with names and types corresponding to those used in the source Feature Catalogue.</w:t>
            </w:r>
          </w:p>
        </w:tc>
        <w:tc>
          <w:tcPr>
            <w:tcW w:w="354" w:type="pct"/>
            <w:noWrap/>
            <w:hideMark/>
            <w:tcPrChange w:id="1411" w:author="Raphael Malyankar" w:date="2026-02-02T18:45:00Z" w16du:dateUtc="2026-02-03T01:45:00Z">
              <w:tcPr>
                <w:tcW w:w="410" w:type="pct"/>
                <w:gridSpan w:val="2"/>
                <w:noWrap/>
                <w:hideMark/>
              </w:tcPr>
            </w:tcPrChange>
          </w:tcPr>
          <w:p w14:paraId="02E05D4F"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412" w:author="Raphael Malyankar" w:date="2026-02-02T18:45:00Z" w16du:dateUtc="2026-02-03T01:45:00Z">
              <w:tcPr>
                <w:tcW w:w="377" w:type="pct"/>
                <w:gridSpan w:val="4"/>
                <w:hideMark/>
              </w:tcPr>
            </w:tcPrChange>
          </w:tcPr>
          <w:p w14:paraId="74686395" w14:textId="77777777" w:rsidR="00336DC9" w:rsidRPr="008826C8" w:rsidRDefault="00336DC9" w:rsidP="00336DC9">
            <w:pPr>
              <w:spacing w:before="60" w:after="60" w:line="240" w:lineRule="auto"/>
              <w:rPr>
                <w:sz w:val="18"/>
                <w:szCs w:val="18"/>
              </w:rPr>
            </w:pPr>
            <w:r w:rsidRPr="008826C8">
              <w:rPr>
                <w:sz w:val="18"/>
                <w:szCs w:val="18"/>
              </w:rPr>
              <w:t>10b-11.2</w:t>
            </w:r>
          </w:p>
        </w:tc>
        <w:tc>
          <w:tcPr>
            <w:tcW w:w="356" w:type="pct"/>
            <w:gridSpan w:val="3"/>
            <w:tcPrChange w:id="1413" w:author="Raphael Malyankar" w:date="2026-02-02T18:45:00Z" w16du:dateUtc="2026-02-03T01:45:00Z">
              <w:tcPr>
                <w:tcW w:w="436" w:type="pct"/>
              </w:tcPr>
            </w:tcPrChange>
          </w:tcPr>
          <w:p w14:paraId="230DFA25" w14:textId="77777777" w:rsidR="00336DC9" w:rsidRPr="008826C8" w:rsidRDefault="00336DC9" w:rsidP="00336DC9">
            <w:pPr>
              <w:spacing w:before="60" w:after="60" w:line="240" w:lineRule="auto"/>
              <w:rPr>
                <w:sz w:val="18"/>
                <w:szCs w:val="18"/>
              </w:rPr>
            </w:pPr>
          </w:p>
        </w:tc>
        <w:tc>
          <w:tcPr>
            <w:tcW w:w="1109" w:type="pct"/>
            <w:tcPrChange w:id="1414" w:author="Raphael Malyankar" w:date="2026-02-02T18:45:00Z" w16du:dateUtc="2026-02-03T01:45:00Z">
              <w:tcPr>
                <w:tcW w:w="1273" w:type="pct"/>
                <w:gridSpan w:val="2"/>
              </w:tcPr>
            </w:tcPrChange>
          </w:tcPr>
          <w:p w14:paraId="444C1241" w14:textId="54E38B3A" w:rsidR="00336DC9" w:rsidRPr="00030176" w:rsidRDefault="00336DC9" w:rsidP="00336DC9">
            <w:pPr>
              <w:spacing w:before="60" w:after="60" w:line="240" w:lineRule="auto"/>
              <w:rPr>
                <w:sz w:val="18"/>
                <w:szCs w:val="18"/>
                <w:rPrChange w:id="1415" w:author="Raphael Malyankar" w:date="2026-02-02T16:42:00Z" w16du:dateUtc="2026-02-02T23:42:00Z">
                  <w:rPr>
                    <w:color w:val="EE0000"/>
                    <w:sz w:val="18"/>
                    <w:szCs w:val="18"/>
                  </w:rPr>
                </w:rPrChange>
              </w:rPr>
            </w:pPr>
            <w:r w:rsidRPr="00030176">
              <w:rPr>
                <w:sz w:val="18"/>
                <w:szCs w:val="18"/>
                <w:rPrChange w:id="1416" w:author="Raphael Malyankar" w:date="2026-02-02T16:42:00Z" w16du:dateUtc="2026-02-02T23:42:00Z">
                  <w:rPr>
                    <w:color w:val="EE0000"/>
                    <w:sz w:val="18"/>
                    <w:szCs w:val="18"/>
                  </w:rPr>
                </w:rPrChange>
              </w:rPr>
              <w:t>Amend GML schema</w:t>
            </w:r>
          </w:p>
        </w:tc>
        <w:tc>
          <w:tcPr>
            <w:tcW w:w="311" w:type="pct"/>
            <w:tcPrChange w:id="1417" w:author="Raphael Malyankar" w:date="2026-02-02T18:45:00Z" w16du:dateUtc="2026-02-03T01:45:00Z">
              <w:tcPr>
                <w:tcW w:w="386" w:type="pct"/>
              </w:tcPr>
            </w:tcPrChange>
          </w:tcPr>
          <w:p w14:paraId="588B6619" w14:textId="77777777" w:rsidR="00336DC9" w:rsidRPr="008826C8" w:rsidRDefault="00336DC9" w:rsidP="00336DC9">
            <w:pPr>
              <w:spacing w:before="60" w:after="60" w:line="240" w:lineRule="auto"/>
              <w:rPr>
                <w:sz w:val="18"/>
                <w:szCs w:val="18"/>
              </w:rPr>
            </w:pPr>
          </w:p>
        </w:tc>
      </w:tr>
      <w:tr w:rsidR="00C37FAA" w:rsidRPr="008826C8" w14:paraId="20F4F53C" w14:textId="76D8B12F" w:rsidTr="00180820">
        <w:tblPrEx>
          <w:tblW w:w="5000" w:type="pct"/>
          <w:tblLayout w:type="fixed"/>
          <w:tblCellMar>
            <w:top w:w="29" w:type="dxa"/>
            <w:left w:w="58" w:type="dxa"/>
            <w:bottom w:w="29" w:type="dxa"/>
            <w:right w:w="58" w:type="dxa"/>
          </w:tblCellMar>
          <w:tblPrExChange w:id="1418"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419" w:author="Raphael Malyankar" w:date="2026-02-02T18:45:00Z" w16du:dateUtc="2026-02-03T01:45:00Z">
            <w:trPr>
              <w:cantSplit/>
            </w:trPr>
          </w:trPrChange>
        </w:trPr>
        <w:tc>
          <w:tcPr>
            <w:tcW w:w="329" w:type="pct"/>
            <w:noWrap/>
            <w:hideMark/>
            <w:tcPrChange w:id="1420" w:author="Raphael Malyankar" w:date="2026-02-02T18:45:00Z" w16du:dateUtc="2026-02-03T01:45:00Z">
              <w:tcPr>
                <w:tcW w:w="376" w:type="pct"/>
                <w:noWrap/>
                <w:hideMark/>
              </w:tcPr>
            </w:tcPrChange>
          </w:tcPr>
          <w:p w14:paraId="06F5C145" w14:textId="77777777" w:rsidR="00336DC9" w:rsidRPr="008826C8" w:rsidRDefault="00336DC9" w:rsidP="00336DC9">
            <w:pPr>
              <w:spacing w:before="60" w:after="60" w:line="240" w:lineRule="auto"/>
              <w:rPr>
                <w:sz w:val="18"/>
                <w:szCs w:val="18"/>
              </w:rPr>
            </w:pPr>
            <w:r w:rsidRPr="008826C8">
              <w:rPr>
                <w:sz w:val="18"/>
                <w:szCs w:val="18"/>
              </w:rPr>
              <w:lastRenderedPageBreak/>
              <w:t>100_5083</w:t>
            </w:r>
          </w:p>
        </w:tc>
        <w:tc>
          <w:tcPr>
            <w:tcW w:w="476" w:type="pct"/>
            <w:noWrap/>
            <w:hideMark/>
            <w:tcPrChange w:id="1421" w:author="Raphael Malyankar" w:date="2026-02-02T18:45:00Z" w16du:dateUtc="2026-02-03T01:45:00Z">
              <w:tcPr>
                <w:tcW w:w="490" w:type="pct"/>
                <w:noWrap/>
                <w:hideMark/>
              </w:tcPr>
            </w:tcPrChange>
          </w:tcPr>
          <w:p w14:paraId="1D04182F" w14:textId="77777777" w:rsidR="00336DC9" w:rsidRPr="00F447A6" w:rsidRDefault="00336DC9" w:rsidP="00336DC9">
            <w:pPr>
              <w:spacing w:before="60" w:after="60" w:line="240" w:lineRule="auto"/>
              <w:rPr>
                <w:rFonts w:cs="Arial"/>
                <w:sz w:val="18"/>
                <w:szCs w:val="18"/>
              </w:rPr>
            </w:pPr>
            <w:r w:rsidRPr="00F447A6">
              <w:rPr>
                <w:rFonts w:cs="Arial"/>
                <w:sz w:val="18"/>
                <w:szCs w:val="18"/>
              </w:rPr>
              <w:t>W</w:t>
            </w:r>
          </w:p>
        </w:tc>
        <w:tc>
          <w:tcPr>
            <w:tcW w:w="1699" w:type="pct"/>
            <w:gridSpan w:val="4"/>
            <w:hideMark/>
            <w:tcPrChange w:id="1422" w:author="Raphael Malyankar" w:date="2026-02-02T18:45:00Z" w16du:dateUtc="2026-02-03T01:45:00Z">
              <w:tcPr>
                <w:tcW w:w="1252" w:type="pct"/>
                <w:gridSpan w:val="6"/>
                <w:hideMark/>
              </w:tcPr>
            </w:tcPrChange>
          </w:tcPr>
          <w:p w14:paraId="189B6C6D" w14:textId="76ABC851" w:rsidR="00336DC9" w:rsidRPr="008826C8" w:rsidRDefault="00336DC9" w:rsidP="00336DC9">
            <w:pPr>
              <w:spacing w:before="60" w:after="60" w:line="240" w:lineRule="auto"/>
              <w:rPr>
                <w:sz w:val="18"/>
                <w:szCs w:val="18"/>
              </w:rPr>
            </w:pPr>
            <w:r w:rsidRPr="008826C8">
              <w:rPr>
                <w:sz w:val="18"/>
                <w:szCs w:val="18"/>
              </w:rPr>
              <w:t xml:space="preserve"> The GML identifier gml:id shall be used as a default feature identifier.</w:t>
            </w:r>
          </w:p>
        </w:tc>
        <w:tc>
          <w:tcPr>
            <w:tcW w:w="354" w:type="pct"/>
            <w:noWrap/>
            <w:hideMark/>
            <w:tcPrChange w:id="1423" w:author="Raphael Malyankar" w:date="2026-02-02T18:45:00Z" w16du:dateUtc="2026-02-03T01:45:00Z">
              <w:tcPr>
                <w:tcW w:w="410" w:type="pct"/>
                <w:gridSpan w:val="2"/>
                <w:noWrap/>
                <w:hideMark/>
              </w:tcPr>
            </w:tcPrChange>
          </w:tcPr>
          <w:p w14:paraId="6CB50D88"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424" w:author="Raphael Malyankar" w:date="2026-02-02T18:45:00Z" w16du:dateUtc="2026-02-03T01:45:00Z">
              <w:tcPr>
                <w:tcW w:w="377" w:type="pct"/>
                <w:gridSpan w:val="4"/>
                <w:hideMark/>
              </w:tcPr>
            </w:tcPrChange>
          </w:tcPr>
          <w:p w14:paraId="78D510DD" w14:textId="77777777" w:rsidR="00336DC9" w:rsidRPr="008826C8" w:rsidRDefault="00336DC9" w:rsidP="00336DC9">
            <w:pPr>
              <w:spacing w:before="60" w:after="60" w:line="240" w:lineRule="auto"/>
              <w:rPr>
                <w:sz w:val="18"/>
                <w:szCs w:val="18"/>
              </w:rPr>
            </w:pPr>
            <w:r w:rsidRPr="008826C8">
              <w:rPr>
                <w:sz w:val="18"/>
                <w:szCs w:val="18"/>
              </w:rPr>
              <w:t>10b-11.2</w:t>
            </w:r>
          </w:p>
        </w:tc>
        <w:tc>
          <w:tcPr>
            <w:tcW w:w="356" w:type="pct"/>
            <w:gridSpan w:val="3"/>
            <w:tcPrChange w:id="1425" w:author="Raphael Malyankar" w:date="2026-02-02T18:45:00Z" w16du:dateUtc="2026-02-03T01:45:00Z">
              <w:tcPr>
                <w:tcW w:w="436" w:type="pct"/>
              </w:tcPr>
            </w:tcPrChange>
          </w:tcPr>
          <w:p w14:paraId="083BA33F" w14:textId="77777777" w:rsidR="00336DC9" w:rsidRPr="008826C8" w:rsidRDefault="00336DC9" w:rsidP="00336DC9">
            <w:pPr>
              <w:spacing w:before="60" w:after="60" w:line="240" w:lineRule="auto"/>
              <w:rPr>
                <w:sz w:val="18"/>
                <w:szCs w:val="18"/>
              </w:rPr>
            </w:pPr>
          </w:p>
        </w:tc>
        <w:tc>
          <w:tcPr>
            <w:tcW w:w="1109" w:type="pct"/>
            <w:tcPrChange w:id="1426" w:author="Raphael Malyankar" w:date="2026-02-02T18:45:00Z" w16du:dateUtc="2026-02-03T01:45:00Z">
              <w:tcPr>
                <w:tcW w:w="1273" w:type="pct"/>
                <w:gridSpan w:val="2"/>
              </w:tcPr>
            </w:tcPrChange>
          </w:tcPr>
          <w:p w14:paraId="047EE848" w14:textId="3861147A" w:rsidR="00336DC9" w:rsidRPr="00030176" w:rsidRDefault="00336DC9" w:rsidP="00336DC9">
            <w:pPr>
              <w:spacing w:before="60" w:after="60" w:line="240" w:lineRule="auto"/>
              <w:rPr>
                <w:sz w:val="18"/>
                <w:szCs w:val="18"/>
                <w:rPrChange w:id="1427" w:author="Raphael Malyankar" w:date="2026-02-02T16:42:00Z" w16du:dateUtc="2026-02-02T23:42:00Z">
                  <w:rPr>
                    <w:color w:val="EE0000"/>
                    <w:sz w:val="18"/>
                    <w:szCs w:val="18"/>
                  </w:rPr>
                </w:rPrChange>
              </w:rPr>
            </w:pPr>
            <w:r w:rsidRPr="00030176">
              <w:rPr>
                <w:sz w:val="18"/>
                <w:szCs w:val="18"/>
                <w:rPrChange w:id="1428" w:author="Raphael Malyankar" w:date="2026-02-02T16:42:00Z" w16du:dateUtc="2026-02-02T23:42:00Z">
                  <w:rPr>
                    <w:color w:val="EE0000"/>
                    <w:sz w:val="18"/>
                    <w:szCs w:val="18"/>
                  </w:rPr>
                </w:rPrChange>
              </w:rPr>
              <w:t>Amend GML schema</w:t>
            </w:r>
          </w:p>
        </w:tc>
        <w:tc>
          <w:tcPr>
            <w:tcW w:w="311" w:type="pct"/>
            <w:tcPrChange w:id="1429" w:author="Raphael Malyankar" w:date="2026-02-02T18:45:00Z" w16du:dateUtc="2026-02-03T01:45:00Z">
              <w:tcPr>
                <w:tcW w:w="386" w:type="pct"/>
              </w:tcPr>
            </w:tcPrChange>
          </w:tcPr>
          <w:p w14:paraId="72124BB0" w14:textId="77777777" w:rsidR="00336DC9" w:rsidRPr="008826C8" w:rsidRDefault="00336DC9" w:rsidP="00336DC9">
            <w:pPr>
              <w:spacing w:before="60" w:after="60" w:line="240" w:lineRule="auto"/>
              <w:rPr>
                <w:sz w:val="18"/>
                <w:szCs w:val="18"/>
              </w:rPr>
            </w:pPr>
          </w:p>
        </w:tc>
      </w:tr>
      <w:tr w:rsidR="00C37FAA" w:rsidRPr="008826C8" w14:paraId="397BAFD7" w14:textId="42EE8344" w:rsidTr="00180820">
        <w:tblPrEx>
          <w:tblW w:w="5000" w:type="pct"/>
          <w:tblLayout w:type="fixed"/>
          <w:tblCellMar>
            <w:top w:w="29" w:type="dxa"/>
            <w:left w:w="58" w:type="dxa"/>
            <w:bottom w:w="29" w:type="dxa"/>
            <w:right w:w="58" w:type="dxa"/>
          </w:tblCellMar>
          <w:tblPrExChange w:id="1430"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431" w:author="Raphael Malyankar" w:date="2026-02-02T18:45:00Z" w16du:dateUtc="2026-02-03T01:45:00Z">
            <w:trPr>
              <w:cantSplit/>
            </w:trPr>
          </w:trPrChange>
        </w:trPr>
        <w:tc>
          <w:tcPr>
            <w:tcW w:w="329" w:type="pct"/>
            <w:noWrap/>
            <w:hideMark/>
            <w:tcPrChange w:id="1432" w:author="Raphael Malyankar" w:date="2026-02-02T18:45:00Z" w16du:dateUtc="2026-02-03T01:45:00Z">
              <w:tcPr>
                <w:tcW w:w="376" w:type="pct"/>
                <w:noWrap/>
                <w:hideMark/>
              </w:tcPr>
            </w:tcPrChange>
          </w:tcPr>
          <w:p w14:paraId="7070B784" w14:textId="77777777" w:rsidR="00336DC9" w:rsidRPr="008826C8" w:rsidRDefault="00336DC9" w:rsidP="00336DC9">
            <w:pPr>
              <w:spacing w:before="60" w:after="60" w:line="240" w:lineRule="auto"/>
              <w:rPr>
                <w:sz w:val="18"/>
                <w:szCs w:val="18"/>
              </w:rPr>
            </w:pPr>
            <w:r w:rsidRPr="008826C8">
              <w:rPr>
                <w:sz w:val="18"/>
                <w:szCs w:val="18"/>
              </w:rPr>
              <w:t>100_5084</w:t>
            </w:r>
          </w:p>
        </w:tc>
        <w:tc>
          <w:tcPr>
            <w:tcW w:w="476" w:type="pct"/>
            <w:noWrap/>
            <w:hideMark/>
            <w:tcPrChange w:id="1433" w:author="Raphael Malyankar" w:date="2026-02-02T18:45:00Z" w16du:dateUtc="2026-02-03T01:45:00Z">
              <w:tcPr>
                <w:tcW w:w="490" w:type="pct"/>
                <w:noWrap/>
                <w:hideMark/>
              </w:tcPr>
            </w:tcPrChange>
          </w:tcPr>
          <w:p w14:paraId="2F3D300D" w14:textId="77777777" w:rsidR="00336DC9" w:rsidRPr="00F447A6" w:rsidRDefault="00336DC9" w:rsidP="00336DC9">
            <w:pPr>
              <w:spacing w:before="60" w:after="60" w:line="240" w:lineRule="auto"/>
              <w:rPr>
                <w:rFonts w:cs="Arial"/>
                <w:sz w:val="18"/>
                <w:szCs w:val="18"/>
              </w:rPr>
            </w:pPr>
            <w:r w:rsidRPr="00F447A6">
              <w:rPr>
                <w:rFonts w:cs="Arial"/>
                <w:sz w:val="18"/>
                <w:szCs w:val="18"/>
              </w:rPr>
              <w:t>E</w:t>
            </w:r>
          </w:p>
        </w:tc>
        <w:tc>
          <w:tcPr>
            <w:tcW w:w="1699" w:type="pct"/>
            <w:gridSpan w:val="4"/>
            <w:hideMark/>
            <w:tcPrChange w:id="1434" w:author="Raphael Malyankar" w:date="2026-02-02T18:45:00Z" w16du:dateUtc="2026-02-03T01:45:00Z">
              <w:tcPr>
                <w:tcW w:w="1252" w:type="pct"/>
                <w:gridSpan w:val="6"/>
                <w:hideMark/>
              </w:tcPr>
            </w:tcPrChange>
          </w:tcPr>
          <w:p w14:paraId="3237552A" w14:textId="77777777" w:rsidR="00336DC9" w:rsidRPr="008826C8" w:rsidRDefault="00336DC9" w:rsidP="00336DC9">
            <w:pPr>
              <w:spacing w:before="60" w:after="60" w:line="240" w:lineRule="auto"/>
              <w:rPr>
                <w:sz w:val="18"/>
                <w:szCs w:val="18"/>
              </w:rPr>
            </w:pPr>
            <w:r w:rsidRPr="008826C8">
              <w:rPr>
                <w:sz w:val="18"/>
                <w:szCs w:val="18"/>
              </w:rPr>
              <w:t>The structure defined in 10b-11.4 must be used to encode all associations defined in the FC</w:t>
            </w:r>
          </w:p>
        </w:tc>
        <w:tc>
          <w:tcPr>
            <w:tcW w:w="354" w:type="pct"/>
            <w:noWrap/>
            <w:hideMark/>
            <w:tcPrChange w:id="1435" w:author="Raphael Malyankar" w:date="2026-02-02T18:45:00Z" w16du:dateUtc="2026-02-03T01:45:00Z">
              <w:tcPr>
                <w:tcW w:w="410" w:type="pct"/>
                <w:gridSpan w:val="2"/>
                <w:noWrap/>
                <w:hideMark/>
              </w:tcPr>
            </w:tcPrChange>
          </w:tcPr>
          <w:p w14:paraId="7626B342"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436" w:author="Raphael Malyankar" w:date="2026-02-02T18:45:00Z" w16du:dateUtc="2026-02-03T01:45:00Z">
              <w:tcPr>
                <w:tcW w:w="377" w:type="pct"/>
                <w:gridSpan w:val="4"/>
                <w:hideMark/>
              </w:tcPr>
            </w:tcPrChange>
          </w:tcPr>
          <w:p w14:paraId="45B7DBE5" w14:textId="77777777" w:rsidR="00336DC9" w:rsidRPr="008826C8" w:rsidRDefault="00336DC9" w:rsidP="00336DC9">
            <w:pPr>
              <w:spacing w:before="60" w:after="60" w:line="240" w:lineRule="auto"/>
              <w:rPr>
                <w:sz w:val="18"/>
                <w:szCs w:val="18"/>
              </w:rPr>
            </w:pPr>
            <w:r w:rsidRPr="008826C8">
              <w:rPr>
                <w:sz w:val="18"/>
                <w:szCs w:val="18"/>
              </w:rPr>
              <w:t>10b-11.4</w:t>
            </w:r>
          </w:p>
        </w:tc>
        <w:tc>
          <w:tcPr>
            <w:tcW w:w="356" w:type="pct"/>
            <w:gridSpan w:val="3"/>
            <w:tcPrChange w:id="1437" w:author="Raphael Malyankar" w:date="2026-02-02T18:45:00Z" w16du:dateUtc="2026-02-03T01:45:00Z">
              <w:tcPr>
                <w:tcW w:w="436" w:type="pct"/>
              </w:tcPr>
            </w:tcPrChange>
          </w:tcPr>
          <w:p w14:paraId="58627C8A" w14:textId="77777777" w:rsidR="00336DC9" w:rsidRPr="008826C8" w:rsidRDefault="00336DC9" w:rsidP="00336DC9">
            <w:pPr>
              <w:spacing w:before="60" w:after="60" w:line="240" w:lineRule="auto"/>
              <w:rPr>
                <w:sz w:val="18"/>
                <w:szCs w:val="18"/>
              </w:rPr>
            </w:pPr>
          </w:p>
        </w:tc>
        <w:tc>
          <w:tcPr>
            <w:tcW w:w="1109" w:type="pct"/>
            <w:tcPrChange w:id="1438" w:author="Raphael Malyankar" w:date="2026-02-02T18:45:00Z" w16du:dateUtc="2026-02-03T01:45:00Z">
              <w:tcPr>
                <w:tcW w:w="1273" w:type="pct"/>
                <w:gridSpan w:val="2"/>
              </w:tcPr>
            </w:tcPrChange>
          </w:tcPr>
          <w:p w14:paraId="3F923040" w14:textId="7F5B4F14" w:rsidR="00336DC9" w:rsidRPr="00030176" w:rsidRDefault="00336DC9" w:rsidP="00336DC9">
            <w:pPr>
              <w:spacing w:before="60" w:after="60" w:line="240" w:lineRule="auto"/>
              <w:rPr>
                <w:sz w:val="18"/>
                <w:szCs w:val="18"/>
                <w:rPrChange w:id="1439" w:author="Raphael Malyankar" w:date="2026-02-02T16:42:00Z" w16du:dateUtc="2026-02-02T23:42:00Z">
                  <w:rPr>
                    <w:color w:val="EE0000"/>
                    <w:sz w:val="18"/>
                    <w:szCs w:val="18"/>
                  </w:rPr>
                </w:rPrChange>
              </w:rPr>
            </w:pPr>
            <w:r w:rsidRPr="00030176">
              <w:rPr>
                <w:sz w:val="18"/>
                <w:szCs w:val="18"/>
                <w:rPrChange w:id="1440" w:author="Raphael Malyankar" w:date="2026-02-02T16:42:00Z" w16du:dateUtc="2026-02-02T23:42:00Z">
                  <w:rPr>
                    <w:color w:val="EE0000"/>
                    <w:sz w:val="18"/>
                    <w:szCs w:val="18"/>
                  </w:rPr>
                </w:rPrChange>
              </w:rPr>
              <w:t>Amend GML schema</w:t>
            </w:r>
          </w:p>
        </w:tc>
        <w:tc>
          <w:tcPr>
            <w:tcW w:w="311" w:type="pct"/>
            <w:tcPrChange w:id="1441" w:author="Raphael Malyankar" w:date="2026-02-02T18:45:00Z" w16du:dateUtc="2026-02-03T01:45:00Z">
              <w:tcPr>
                <w:tcW w:w="386" w:type="pct"/>
              </w:tcPr>
            </w:tcPrChange>
          </w:tcPr>
          <w:p w14:paraId="532EA9EF" w14:textId="77777777" w:rsidR="00336DC9" w:rsidRPr="008826C8" w:rsidRDefault="00336DC9" w:rsidP="00336DC9">
            <w:pPr>
              <w:spacing w:before="60" w:after="60" w:line="240" w:lineRule="auto"/>
              <w:rPr>
                <w:sz w:val="18"/>
                <w:szCs w:val="18"/>
              </w:rPr>
            </w:pPr>
          </w:p>
        </w:tc>
      </w:tr>
      <w:tr w:rsidR="00C37FAA" w:rsidRPr="008826C8" w14:paraId="2D424EE6" w14:textId="403A14AF" w:rsidTr="00180820">
        <w:tblPrEx>
          <w:tblW w:w="5000" w:type="pct"/>
          <w:tblLayout w:type="fixed"/>
          <w:tblCellMar>
            <w:top w:w="29" w:type="dxa"/>
            <w:left w:w="58" w:type="dxa"/>
            <w:bottom w:w="29" w:type="dxa"/>
            <w:right w:w="58" w:type="dxa"/>
          </w:tblCellMar>
          <w:tblPrExChange w:id="1442"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443" w:author="Raphael Malyankar" w:date="2026-02-02T18:45:00Z" w16du:dateUtc="2026-02-03T01:45:00Z">
            <w:trPr>
              <w:cantSplit/>
            </w:trPr>
          </w:trPrChange>
        </w:trPr>
        <w:tc>
          <w:tcPr>
            <w:tcW w:w="329" w:type="pct"/>
            <w:noWrap/>
            <w:hideMark/>
            <w:tcPrChange w:id="1444" w:author="Raphael Malyankar" w:date="2026-02-02T18:45:00Z" w16du:dateUtc="2026-02-03T01:45:00Z">
              <w:tcPr>
                <w:tcW w:w="376" w:type="pct"/>
                <w:noWrap/>
                <w:hideMark/>
              </w:tcPr>
            </w:tcPrChange>
          </w:tcPr>
          <w:p w14:paraId="5915A82A" w14:textId="77777777" w:rsidR="00336DC9" w:rsidRPr="005D1312" w:rsidRDefault="00336DC9" w:rsidP="00336DC9">
            <w:pPr>
              <w:spacing w:before="60" w:after="60" w:line="240" w:lineRule="auto"/>
              <w:rPr>
                <w:strike/>
                <w:sz w:val="18"/>
                <w:szCs w:val="18"/>
              </w:rPr>
            </w:pPr>
            <w:r w:rsidRPr="005D1312">
              <w:rPr>
                <w:strike/>
                <w:sz w:val="18"/>
                <w:szCs w:val="18"/>
              </w:rPr>
              <w:t>100_5085</w:t>
            </w:r>
          </w:p>
        </w:tc>
        <w:tc>
          <w:tcPr>
            <w:tcW w:w="476" w:type="pct"/>
            <w:noWrap/>
            <w:hideMark/>
            <w:tcPrChange w:id="1445" w:author="Raphael Malyankar" w:date="2026-02-02T18:45:00Z" w16du:dateUtc="2026-02-03T01:45:00Z">
              <w:tcPr>
                <w:tcW w:w="490" w:type="pct"/>
                <w:noWrap/>
                <w:hideMark/>
              </w:tcPr>
            </w:tcPrChange>
          </w:tcPr>
          <w:p w14:paraId="2EE14407" w14:textId="77777777" w:rsidR="00336DC9" w:rsidRPr="005D1312" w:rsidRDefault="00336DC9" w:rsidP="00336DC9">
            <w:pPr>
              <w:spacing w:before="60" w:after="60" w:line="240" w:lineRule="auto"/>
              <w:rPr>
                <w:rFonts w:cs="Arial"/>
                <w:strike/>
                <w:sz w:val="18"/>
                <w:szCs w:val="18"/>
              </w:rPr>
            </w:pPr>
            <w:r w:rsidRPr="005D1312">
              <w:rPr>
                <w:rFonts w:cs="Arial"/>
                <w:strike/>
                <w:sz w:val="18"/>
                <w:szCs w:val="18"/>
              </w:rPr>
              <w:t>C</w:t>
            </w:r>
          </w:p>
        </w:tc>
        <w:tc>
          <w:tcPr>
            <w:tcW w:w="1699" w:type="pct"/>
            <w:gridSpan w:val="4"/>
            <w:hideMark/>
            <w:tcPrChange w:id="1446" w:author="Raphael Malyankar" w:date="2026-02-02T18:45:00Z" w16du:dateUtc="2026-02-03T01:45:00Z">
              <w:tcPr>
                <w:tcW w:w="1252" w:type="pct"/>
                <w:gridSpan w:val="6"/>
                <w:hideMark/>
              </w:tcPr>
            </w:tcPrChange>
          </w:tcPr>
          <w:p w14:paraId="55BDFD0B" w14:textId="77777777" w:rsidR="00336DC9" w:rsidRPr="005D1312" w:rsidRDefault="00336DC9" w:rsidP="00336DC9">
            <w:pPr>
              <w:spacing w:before="60" w:after="60" w:line="240" w:lineRule="auto"/>
              <w:rPr>
                <w:strike/>
                <w:sz w:val="18"/>
                <w:szCs w:val="18"/>
              </w:rPr>
            </w:pPr>
            <w:r w:rsidRPr="005D1312">
              <w:rPr>
                <w:strike/>
                <w:sz w:val="18"/>
                <w:szCs w:val="18"/>
              </w:rPr>
              <w:t>The roles defined in the Application Schema shall be used as the property element of the feature or information type. The role at the far end of the association should be used for the XML tag defining the property</w:t>
            </w:r>
          </w:p>
        </w:tc>
        <w:tc>
          <w:tcPr>
            <w:tcW w:w="354" w:type="pct"/>
            <w:noWrap/>
            <w:hideMark/>
            <w:tcPrChange w:id="1447" w:author="Raphael Malyankar" w:date="2026-02-02T18:45:00Z" w16du:dateUtc="2026-02-03T01:45:00Z">
              <w:tcPr>
                <w:tcW w:w="410" w:type="pct"/>
                <w:gridSpan w:val="2"/>
                <w:noWrap/>
                <w:hideMark/>
              </w:tcPr>
            </w:tcPrChange>
          </w:tcPr>
          <w:p w14:paraId="73309E05" w14:textId="77777777" w:rsidR="00336DC9" w:rsidRPr="005D1312" w:rsidRDefault="00336DC9" w:rsidP="00336DC9">
            <w:pPr>
              <w:spacing w:before="60" w:after="60" w:line="240" w:lineRule="auto"/>
              <w:rPr>
                <w:strike/>
                <w:sz w:val="18"/>
                <w:szCs w:val="18"/>
              </w:rPr>
            </w:pPr>
            <w:r w:rsidRPr="005D1312">
              <w:rPr>
                <w:strike/>
                <w:sz w:val="18"/>
                <w:szCs w:val="18"/>
              </w:rPr>
              <w:t>Part 10b</w:t>
            </w:r>
          </w:p>
        </w:tc>
        <w:tc>
          <w:tcPr>
            <w:tcW w:w="366" w:type="pct"/>
            <w:hideMark/>
            <w:tcPrChange w:id="1448" w:author="Raphael Malyankar" w:date="2026-02-02T18:45:00Z" w16du:dateUtc="2026-02-03T01:45:00Z">
              <w:tcPr>
                <w:tcW w:w="377" w:type="pct"/>
                <w:gridSpan w:val="4"/>
                <w:hideMark/>
              </w:tcPr>
            </w:tcPrChange>
          </w:tcPr>
          <w:p w14:paraId="2B2B0A99" w14:textId="77777777" w:rsidR="00336DC9" w:rsidRPr="005D1312" w:rsidRDefault="00336DC9" w:rsidP="00336DC9">
            <w:pPr>
              <w:spacing w:before="60" w:after="60" w:line="240" w:lineRule="auto"/>
              <w:rPr>
                <w:strike/>
                <w:sz w:val="18"/>
                <w:szCs w:val="18"/>
              </w:rPr>
            </w:pPr>
          </w:p>
        </w:tc>
        <w:tc>
          <w:tcPr>
            <w:tcW w:w="356" w:type="pct"/>
            <w:gridSpan w:val="3"/>
            <w:tcPrChange w:id="1449" w:author="Raphael Malyankar" w:date="2026-02-02T18:45:00Z" w16du:dateUtc="2026-02-03T01:45:00Z">
              <w:tcPr>
                <w:tcW w:w="436" w:type="pct"/>
              </w:tcPr>
            </w:tcPrChange>
          </w:tcPr>
          <w:p w14:paraId="11D8EBA5" w14:textId="77777777" w:rsidR="00336DC9" w:rsidRPr="005D1312" w:rsidRDefault="00336DC9" w:rsidP="00336DC9">
            <w:pPr>
              <w:spacing w:before="60" w:after="60" w:line="240" w:lineRule="auto"/>
              <w:rPr>
                <w:strike/>
                <w:sz w:val="18"/>
                <w:szCs w:val="18"/>
              </w:rPr>
            </w:pPr>
          </w:p>
        </w:tc>
        <w:tc>
          <w:tcPr>
            <w:tcW w:w="1109" w:type="pct"/>
            <w:tcPrChange w:id="1450" w:author="Raphael Malyankar" w:date="2026-02-02T18:45:00Z" w16du:dateUtc="2026-02-03T01:45:00Z">
              <w:tcPr>
                <w:tcW w:w="1273" w:type="pct"/>
                <w:gridSpan w:val="2"/>
              </w:tcPr>
            </w:tcPrChange>
          </w:tcPr>
          <w:p w14:paraId="6BC25D38" w14:textId="0F20F24C" w:rsidR="00336DC9" w:rsidRPr="00030176" w:rsidRDefault="00336DC9" w:rsidP="00336DC9">
            <w:pPr>
              <w:spacing w:before="60" w:after="60" w:line="240" w:lineRule="auto"/>
              <w:rPr>
                <w:strike/>
                <w:sz w:val="18"/>
                <w:szCs w:val="18"/>
                <w:rPrChange w:id="1451" w:author="Raphael Malyankar" w:date="2026-02-02T16:42:00Z" w16du:dateUtc="2026-02-02T23:42:00Z">
                  <w:rPr>
                    <w:strike/>
                    <w:color w:val="EE0000"/>
                    <w:sz w:val="18"/>
                    <w:szCs w:val="18"/>
                  </w:rPr>
                </w:rPrChange>
              </w:rPr>
            </w:pPr>
            <w:r w:rsidRPr="00030176">
              <w:rPr>
                <w:strike/>
                <w:sz w:val="18"/>
                <w:szCs w:val="18"/>
                <w:rPrChange w:id="1452" w:author="Raphael Malyankar" w:date="2026-02-02T16:42:00Z" w16du:dateUtc="2026-02-02T23:42:00Z">
                  <w:rPr>
                    <w:strike/>
                    <w:color w:val="EE0000"/>
                    <w:sz w:val="18"/>
                    <w:szCs w:val="18"/>
                  </w:rPr>
                </w:rPrChange>
              </w:rPr>
              <w:t>Amend GML schema</w:t>
            </w:r>
          </w:p>
        </w:tc>
        <w:tc>
          <w:tcPr>
            <w:tcW w:w="311" w:type="pct"/>
            <w:tcPrChange w:id="1453" w:author="Raphael Malyankar" w:date="2026-02-02T18:45:00Z" w16du:dateUtc="2026-02-03T01:45:00Z">
              <w:tcPr>
                <w:tcW w:w="386" w:type="pct"/>
              </w:tcPr>
            </w:tcPrChange>
          </w:tcPr>
          <w:p w14:paraId="0F3855C5" w14:textId="77777777" w:rsidR="00336DC9" w:rsidRPr="005D1312" w:rsidRDefault="00336DC9" w:rsidP="00336DC9">
            <w:pPr>
              <w:spacing w:before="60" w:after="60" w:line="240" w:lineRule="auto"/>
              <w:rPr>
                <w:strike/>
                <w:sz w:val="18"/>
                <w:szCs w:val="18"/>
              </w:rPr>
            </w:pPr>
          </w:p>
        </w:tc>
      </w:tr>
      <w:tr w:rsidR="00C37FAA" w:rsidRPr="008826C8" w14:paraId="7B24BD1D" w14:textId="7F3F1205" w:rsidTr="00180820">
        <w:tblPrEx>
          <w:tblW w:w="5000" w:type="pct"/>
          <w:tblLayout w:type="fixed"/>
          <w:tblCellMar>
            <w:top w:w="29" w:type="dxa"/>
            <w:left w:w="58" w:type="dxa"/>
            <w:bottom w:w="29" w:type="dxa"/>
            <w:right w:w="58" w:type="dxa"/>
          </w:tblCellMar>
          <w:tblPrExChange w:id="1454"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455" w:author="Raphael Malyankar" w:date="2026-02-02T18:45:00Z" w16du:dateUtc="2026-02-03T01:45:00Z">
            <w:trPr>
              <w:cantSplit/>
            </w:trPr>
          </w:trPrChange>
        </w:trPr>
        <w:tc>
          <w:tcPr>
            <w:tcW w:w="329" w:type="pct"/>
            <w:noWrap/>
            <w:hideMark/>
            <w:tcPrChange w:id="1456" w:author="Raphael Malyankar" w:date="2026-02-02T18:45:00Z" w16du:dateUtc="2026-02-03T01:45:00Z">
              <w:tcPr>
                <w:tcW w:w="376" w:type="pct"/>
                <w:noWrap/>
                <w:hideMark/>
              </w:tcPr>
            </w:tcPrChange>
          </w:tcPr>
          <w:p w14:paraId="63D993B0" w14:textId="77777777" w:rsidR="00336DC9" w:rsidRPr="008826C8" w:rsidRDefault="00336DC9" w:rsidP="00336DC9">
            <w:pPr>
              <w:spacing w:before="60" w:after="60" w:line="240" w:lineRule="auto"/>
              <w:rPr>
                <w:sz w:val="18"/>
                <w:szCs w:val="18"/>
              </w:rPr>
            </w:pPr>
            <w:r w:rsidRPr="008826C8">
              <w:rPr>
                <w:sz w:val="18"/>
                <w:szCs w:val="18"/>
              </w:rPr>
              <w:t>100_5086</w:t>
            </w:r>
          </w:p>
        </w:tc>
        <w:tc>
          <w:tcPr>
            <w:tcW w:w="476" w:type="pct"/>
            <w:noWrap/>
            <w:hideMark/>
            <w:tcPrChange w:id="1457" w:author="Raphael Malyankar" w:date="2026-02-02T18:45:00Z" w16du:dateUtc="2026-02-03T01:45:00Z">
              <w:tcPr>
                <w:tcW w:w="490" w:type="pct"/>
                <w:noWrap/>
                <w:hideMark/>
              </w:tcPr>
            </w:tcPrChange>
          </w:tcPr>
          <w:p w14:paraId="2D03A161" w14:textId="77777777" w:rsidR="00336DC9" w:rsidRPr="00F447A6" w:rsidRDefault="00336DC9" w:rsidP="00336DC9">
            <w:pPr>
              <w:spacing w:before="60" w:after="60" w:line="240" w:lineRule="auto"/>
              <w:rPr>
                <w:rFonts w:cs="Arial"/>
                <w:sz w:val="18"/>
                <w:szCs w:val="18"/>
              </w:rPr>
            </w:pPr>
            <w:r w:rsidRPr="00F447A6">
              <w:rPr>
                <w:rFonts w:cs="Arial"/>
                <w:sz w:val="18"/>
                <w:szCs w:val="18"/>
              </w:rPr>
              <w:t>E</w:t>
            </w:r>
          </w:p>
        </w:tc>
        <w:tc>
          <w:tcPr>
            <w:tcW w:w="1699" w:type="pct"/>
            <w:gridSpan w:val="4"/>
            <w:hideMark/>
            <w:tcPrChange w:id="1458" w:author="Raphael Malyankar" w:date="2026-02-02T18:45:00Z" w16du:dateUtc="2026-02-03T01:45:00Z">
              <w:tcPr>
                <w:tcW w:w="1252" w:type="pct"/>
                <w:gridSpan w:val="6"/>
                <w:hideMark/>
              </w:tcPr>
            </w:tcPrChange>
          </w:tcPr>
          <w:p w14:paraId="0015FA94" w14:textId="77777777" w:rsidR="00336DC9" w:rsidRDefault="00336DC9" w:rsidP="00336DC9">
            <w:pPr>
              <w:spacing w:before="60" w:after="60" w:line="240" w:lineRule="auto"/>
              <w:rPr>
                <w:sz w:val="18"/>
                <w:szCs w:val="18"/>
              </w:rPr>
            </w:pPr>
            <w:r w:rsidRPr="008826C8">
              <w:rPr>
                <w:sz w:val="18"/>
                <w:szCs w:val="18"/>
              </w:rPr>
              <w:t>The S-100 GML Profile does not explicitly contain any elements relating to dataset level metadata or integrity checks</w:t>
            </w:r>
            <w:r w:rsidR="005639F0">
              <w:rPr>
                <w:sz w:val="18"/>
                <w:szCs w:val="18"/>
              </w:rPr>
              <w:t>.</w:t>
            </w:r>
          </w:p>
          <w:p w14:paraId="250D033F" w14:textId="2C238A5E" w:rsidR="005639F0" w:rsidRPr="008826C8" w:rsidRDefault="005639F0" w:rsidP="00336DC9">
            <w:pPr>
              <w:spacing w:before="60" w:after="60" w:line="240" w:lineRule="auto"/>
              <w:rPr>
                <w:sz w:val="18"/>
                <w:szCs w:val="18"/>
              </w:rPr>
            </w:pPr>
            <w:r w:rsidRPr="00030176">
              <w:rPr>
                <w:sz w:val="18"/>
                <w:szCs w:val="18"/>
                <w:rPrChange w:id="1459" w:author="Raphael Malyankar" w:date="2026-02-02T16:42:00Z" w16du:dateUtc="2026-02-02T23:42:00Z">
                  <w:rPr>
                    <w:color w:val="EE0000"/>
                    <w:sz w:val="18"/>
                    <w:szCs w:val="18"/>
                  </w:rPr>
                </w:rPrChange>
              </w:rPr>
              <w:t>Product Specifications and GML schemas shall not use these elements.</w:t>
            </w:r>
          </w:p>
        </w:tc>
        <w:tc>
          <w:tcPr>
            <w:tcW w:w="354" w:type="pct"/>
            <w:noWrap/>
            <w:hideMark/>
            <w:tcPrChange w:id="1460" w:author="Raphael Malyankar" w:date="2026-02-02T18:45:00Z" w16du:dateUtc="2026-02-03T01:45:00Z">
              <w:tcPr>
                <w:tcW w:w="410" w:type="pct"/>
                <w:gridSpan w:val="2"/>
                <w:noWrap/>
                <w:hideMark/>
              </w:tcPr>
            </w:tcPrChange>
          </w:tcPr>
          <w:p w14:paraId="2F643CFD" w14:textId="77777777" w:rsidR="00336DC9" w:rsidRPr="001B14B8" w:rsidRDefault="00336DC9" w:rsidP="00336DC9">
            <w:pPr>
              <w:spacing w:before="60" w:after="60" w:line="240" w:lineRule="auto"/>
              <w:rPr>
                <w:sz w:val="18"/>
                <w:szCs w:val="18"/>
              </w:rPr>
            </w:pPr>
            <w:r w:rsidRPr="001B14B8">
              <w:rPr>
                <w:sz w:val="18"/>
                <w:szCs w:val="18"/>
              </w:rPr>
              <w:t>Part 10b</w:t>
            </w:r>
          </w:p>
        </w:tc>
        <w:tc>
          <w:tcPr>
            <w:tcW w:w="366" w:type="pct"/>
            <w:hideMark/>
            <w:tcPrChange w:id="1461" w:author="Raphael Malyankar" w:date="2026-02-02T18:45:00Z" w16du:dateUtc="2026-02-03T01:45:00Z">
              <w:tcPr>
                <w:tcW w:w="377" w:type="pct"/>
                <w:gridSpan w:val="4"/>
                <w:hideMark/>
              </w:tcPr>
            </w:tcPrChange>
          </w:tcPr>
          <w:p w14:paraId="33847261" w14:textId="77777777" w:rsidR="00336DC9" w:rsidRPr="008826C8" w:rsidRDefault="00336DC9" w:rsidP="00336DC9">
            <w:pPr>
              <w:spacing w:before="60" w:after="60" w:line="240" w:lineRule="auto"/>
              <w:rPr>
                <w:sz w:val="18"/>
                <w:szCs w:val="18"/>
              </w:rPr>
            </w:pPr>
            <w:r w:rsidRPr="008826C8">
              <w:rPr>
                <w:sz w:val="18"/>
                <w:szCs w:val="18"/>
              </w:rPr>
              <w:t>10b-13</w:t>
            </w:r>
          </w:p>
        </w:tc>
        <w:tc>
          <w:tcPr>
            <w:tcW w:w="356" w:type="pct"/>
            <w:gridSpan w:val="3"/>
            <w:tcPrChange w:id="1462" w:author="Raphael Malyankar" w:date="2026-02-02T18:45:00Z" w16du:dateUtc="2026-02-03T01:45:00Z">
              <w:tcPr>
                <w:tcW w:w="436" w:type="pct"/>
              </w:tcPr>
            </w:tcPrChange>
          </w:tcPr>
          <w:p w14:paraId="068D15B3" w14:textId="77777777" w:rsidR="00336DC9" w:rsidRPr="008826C8" w:rsidRDefault="00336DC9" w:rsidP="00336DC9">
            <w:pPr>
              <w:spacing w:before="60" w:after="60" w:line="240" w:lineRule="auto"/>
              <w:rPr>
                <w:sz w:val="18"/>
                <w:szCs w:val="18"/>
              </w:rPr>
            </w:pPr>
          </w:p>
        </w:tc>
        <w:tc>
          <w:tcPr>
            <w:tcW w:w="1109" w:type="pct"/>
            <w:tcPrChange w:id="1463" w:author="Raphael Malyankar" w:date="2026-02-02T18:45:00Z" w16du:dateUtc="2026-02-03T01:45:00Z">
              <w:tcPr>
                <w:tcW w:w="1273" w:type="pct"/>
                <w:gridSpan w:val="2"/>
              </w:tcPr>
            </w:tcPrChange>
          </w:tcPr>
          <w:p w14:paraId="18994CED" w14:textId="4992CBE6" w:rsidR="00336DC9" w:rsidRPr="00030176" w:rsidRDefault="00336DC9" w:rsidP="00336DC9">
            <w:pPr>
              <w:spacing w:before="60" w:after="60" w:line="240" w:lineRule="auto"/>
              <w:rPr>
                <w:sz w:val="18"/>
                <w:szCs w:val="18"/>
                <w:rPrChange w:id="1464" w:author="Raphael Malyankar" w:date="2026-02-02T16:42:00Z" w16du:dateUtc="2026-02-02T23:42:00Z">
                  <w:rPr>
                    <w:color w:val="EE0000"/>
                    <w:sz w:val="18"/>
                    <w:szCs w:val="18"/>
                  </w:rPr>
                </w:rPrChange>
              </w:rPr>
            </w:pPr>
            <w:r w:rsidRPr="00030176">
              <w:rPr>
                <w:sz w:val="18"/>
                <w:szCs w:val="18"/>
                <w:rPrChange w:id="1465" w:author="Raphael Malyankar" w:date="2026-02-02T16:42:00Z" w16du:dateUtc="2026-02-02T23:42:00Z">
                  <w:rPr>
                    <w:color w:val="EE0000"/>
                    <w:sz w:val="18"/>
                    <w:szCs w:val="18"/>
                  </w:rPr>
                </w:rPrChange>
              </w:rPr>
              <w:t xml:space="preserve">Amend </w:t>
            </w:r>
            <w:r w:rsidR="005639F0" w:rsidRPr="00030176">
              <w:rPr>
                <w:sz w:val="18"/>
                <w:szCs w:val="18"/>
                <w:rPrChange w:id="1466" w:author="Raphael Malyankar" w:date="2026-02-02T16:42:00Z" w16du:dateUtc="2026-02-02T23:42:00Z">
                  <w:rPr>
                    <w:color w:val="EE0000"/>
                    <w:sz w:val="18"/>
                    <w:szCs w:val="18"/>
                  </w:rPr>
                </w:rPrChange>
              </w:rPr>
              <w:t xml:space="preserve">Product Specification and </w:t>
            </w:r>
            <w:r w:rsidRPr="00030176">
              <w:rPr>
                <w:sz w:val="18"/>
                <w:szCs w:val="18"/>
                <w:rPrChange w:id="1467" w:author="Raphael Malyankar" w:date="2026-02-02T16:42:00Z" w16du:dateUtc="2026-02-02T23:42:00Z">
                  <w:rPr>
                    <w:color w:val="EE0000"/>
                    <w:sz w:val="18"/>
                    <w:szCs w:val="18"/>
                  </w:rPr>
                </w:rPrChange>
              </w:rPr>
              <w:t>GML schema to remove unsupported elements</w:t>
            </w:r>
          </w:p>
        </w:tc>
        <w:tc>
          <w:tcPr>
            <w:tcW w:w="311" w:type="pct"/>
            <w:tcPrChange w:id="1468" w:author="Raphael Malyankar" w:date="2026-02-02T18:45:00Z" w16du:dateUtc="2026-02-03T01:45:00Z">
              <w:tcPr>
                <w:tcW w:w="386" w:type="pct"/>
              </w:tcPr>
            </w:tcPrChange>
          </w:tcPr>
          <w:p w14:paraId="31A35782" w14:textId="77777777" w:rsidR="00336DC9" w:rsidRPr="008826C8" w:rsidRDefault="00336DC9" w:rsidP="00336DC9">
            <w:pPr>
              <w:spacing w:before="60" w:after="60" w:line="240" w:lineRule="auto"/>
              <w:rPr>
                <w:sz w:val="18"/>
                <w:szCs w:val="18"/>
              </w:rPr>
            </w:pPr>
          </w:p>
        </w:tc>
      </w:tr>
      <w:tr w:rsidR="00C37FAA" w:rsidRPr="008826C8" w14:paraId="3782FF00" w14:textId="6260DC48" w:rsidTr="00180820">
        <w:tblPrEx>
          <w:tblW w:w="5000" w:type="pct"/>
          <w:tblLayout w:type="fixed"/>
          <w:tblCellMar>
            <w:top w:w="29" w:type="dxa"/>
            <w:left w:w="58" w:type="dxa"/>
            <w:bottom w:w="29" w:type="dxa"/>
            <w:right w:w="58" w:type="dxa"/>
          </w:tblCellMar>
          <w:tblPrExChange w:id="1469"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470" w:author="Raphael Malyankar" w:date="2026-02-02T18:45:00Z" w16du:dateUtc="2026-02-03T01:45:00Z">
            <w:trPr>
              <w:cantSplit/>
            </w:trPr>
          </w:trPrChange>
        </w:trPr>
        <w:tc>
          <w:tcPr>
            <w:tcW w:w="329" w:type="pct"/>
            <w:noWrap/>
            <w:hideMark/>
            <w:tcPrChange w:id="1471" w:author="Raphael Malyankar" w:date="2026-02-02T18:45:00Z" w16du:dateUtc="2026-02-03T01:45:00Z">
              <w:tcPr>
                <w:tcW w:w="376" w:type="pct"/>
                <w:noWrap/>
                <w:hideMark/>
              </w:tcPr>
            </w:tcPrChange>
          </w:tcPr>
          <w:p w14:paraId="4B78057C" w14:textId="77777777" w:rsidR="00325481" w:rsidRPr="008826C8" w:rsidRDefault="00325481" w:rsidP="00F21507">
            <w:pPr>
              <w:spacing w:before="60" w:after="60" w:line="240" w:lineRule="auto"/>
              <w:rPr>
                <w:sz w:val="18"/>
                <w:szCs w:val="18"/>
              </w:rPr>
            </w:pPr>
            <w:r w:rsidRPr="008826C8">
              <w:rPr>
                <w:sz w:val="18"/>
                <w:szCs w:val="18"/>
              </w:rPr>
              <w:t>100_5087</w:t>
            </w:r>
          </w:p>
        </w:tc>
        <w:tc>
          <w:tcPr>
            <w:tcW w:w="476" w:type="pct"/>
            <w:noWrap/>
            <w:hideMark/>
            <w:tcPrChange w:id="1472" w:author="Raphael Malyankar" w:date="2026-02-02T18:45:00Z" w16du:dateUtc="2026-02-03T01:45:00Z">
              <w:tcPr>
                <w:tcW w:w="490" w:type="pct"/>
                <w:noWrap/>
                <w:hideMark/>
              </w:tcPr>
            </w:tcPrChange>
          </w:tcPr>
          <w:p w14:paraId="56773AF1"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1473" w:author="Raphael Malyankar" w:date="2026-02-02T18:45:00Z" w16du:dateUtc="2026-02-03T01:45:00Z">
              <w:tcPr>
                <w:tcW w:w="1252" w:type="pct"/>
                <w:gridSpan w:val="6"/>
                <w:hideMark/>
              </w:tcPr>
            </w:tcPrChange>
          </w:tcPr>
          <w:p w14:paraId="6ED60051" w14:textId="77777777" w:rsidR="00325481" w:rsidRPr="008826C8" w:rsidRDefault="00325481" w:rsidP="00F21507">
            <w:pPr>
              <w:spacing w:before="60" w:after="60" w:line="240" w:lineRule="auto"/>
              <w:rPr>
                <w:sz w:val="18"/>
                <w:szCs w:val="18"/>
              </w:rPr>
            </w:pPr>
            <w:r w:rsidRPr="008826C8">
              <w:rPr>
                <w:sz w:val="18"/>
                <w:szCs w:val="18"/>
              </w:rPr>
              <w:t>HDF5 constructs requiring the use of an HDF5 library later than version 1.8.8 must not be used.</w:t>
            </w:r>
          </w:p>
        </w:tc>
        <w:tc>
          <w:tcPr>
            <w:tcW w:w="354" w:type="pct"/>
            <w:noWrap/>
            <w:hideMark/>
            <w:tcPrChange w:id="1474" w:author="Raphael Malyankar" w:date="2026-02-02T18:45:00Z" w16du:dateUtc="2026-02-03T01:45:00Z">
              <w:tcPr>
                <w:tcW w:w="410" w:type="pct"/>
                <w:gridSpan w:val="2"/>
                <w:noWrap/>
                <w:hideMark/>
              </w:tcPr>
            </w:tcPrChange>
          </w:tcPr>
          <w:p w14:paraId="32CC45D2" w14:textId="77777777" w:rsidR="00325481" w:rsidRPr="001B14B8" w:rsidRDefault="00325481" w:rsidP="00F21507">
            <w:pPr>
              <w:spacing w:before="60" w:after="60" w:line="240" w:lineRule="auto"/>
              <w:rPr>
                <w:sz w:val="18"/>
                <w:szCs w:val="18"/>
              </w:rPr>
            </w:pPr>
            <w:r w:rsidRPr="001B14B8">
              <w:rPr>
                <w:sz w:val="18"/>
                <w:szCs w:val="18"/>
              </w:rPr>
              <w:t>Part 10c</w:t>
            </w:r>
          </w:p>
        </w:tc>
        <w:tc>
          <w:tcPr>
            <w:tcW w:w="366" w:type="pct"/>
            <w:hideMark/>
            <w:tcPrChange w:id="1475" w:author="Raphael Malyankar" w:date="2026-02-02T18:45:00Z" w16du:dateUtc="2026-02-03T01:45:00Z">
              <w:tcPr>
                <w:tcW w:w="377" w:type="pct"/>
                <w:gridSpan w:val="4"/>
                <w:hideMark/>
              </w:tcPr>
            </w:tcPrChange>
          </w:tcPr>
          <w:p w14:paraId="619F4E12" w14:textId="77777777" w:rsidR="00325481" w:rsidRPr="008826C8" w:rsidRDefault="00325481" w:rsidP="00F21507">
            <w:pPr>
              <w:spacing w:before="60" w:after="60" w:line="240" w:lineRule="auto"/>
              <w:rPr>
                <w:sz w:val="18"/>
                <w:szCs w:val="18"/>
              </w:rPr>
            </w:pPr>
            <w:r w:rsidRPr="008826C8">
              <w:rPr>
                <w:sz w:val="18"/>
                <w:szCs w:val="18"/>
              </w:rPr>
              <w:t>10c-3, 10c-5.3</w:t>
            </w:r>
          </w:p>
        </w:tc>
        <w:tc>
          <w:tcPr>
            <w:tcW w:w="356" w:type="pct"/>
            <w:gridSpan w:val="3"/>
            <w:tcPrChange w:id="1476" w:author="Raphael Malyankar" w:date="2026-02-02T18:45:00Z" w16du:dateUtc="2026-02-03T01:45:00Z">
              <w:tcPr>
                <w:tcW w:w="436" w:type="pct"/>
              </w:tcPr>
            </w:tcPrChange>
          </w:tcPr>
          <w:p w14:paraId="4CF16531" w14:textId="77777777" w:rsidR="00325481" w:rsidRPr="008826C8" w:rsidRDefault="00325481" w:rsidP="00F21507">
            <w:pPr>
              <w:spacing w:before="60" w:after="60" w:line="240" w:lineRule="auto"/>
              <w:rPr>
                <w:sz w:val="18"/>
                <w:szCs w:val="18"/>
              </w:rPr>
            </w:pPr>
          </w:p>
        </w:tc>
        <w:tc>
          <w:tcPr>
            <w:tcW w:w="1109" w:type="pct"/>
            <w:tcPrChange w:id="1477" w:author="Raphael Malyankar" w:date="2026-02-02T18:45:00Z" w16du:dateUtc="2026-02-03T01:45:00Z">
              <w:tcPr>
                <w:tcW w:w="1273" w:type="pct"/>
                <w:gridSpan w:val="2"/>
              </w:tcPr>
            </w:tcPrChange>
          </w:tcPr>
          <w:p w14:paraId="5449AB95" w14:textId="63A6A0E8" w:rsidR="00325481" w:rsidRPr="00030176" w:rsidRDefault="006B5185" w:rsidP="00F21507">
            <w:pPr>
              <w:spacing w:before="60" w:after="60" w:line="240" w:lineRule="auto"/>
              <w:rPr>
                <w:sz w:val="18"/>
                <w:szCs w:val="18"/>
              </w:rPr>
            </w:pPr>
            <w:r w:rsidRPr="00030176">
              <w:rPr>
                <w:sz w:val="18"/>
                <w:szCs w:val="18"/>
                <w:rPrChange w:id="1478" w:author="Raphael Malyankar" w:date="2026-02-02T16:42:00Z" w16du:dateUtc="2026-02-02T23:42:00Z">
                  <w:rPr>
                    <w:color w:val="EE0000"/>
                    <w:sz w:val="18"/>
                    <w:szCs w:val="18"/>
                  </w:rPr>
                </w:rPrChange>
              </w:rPr>
              <w:t>Amend Product Specification to remove mandates for later versions of HDF5</w:t>
            </w:r>
          </w:p>
        </w:tc>
        <w:tc>
          <w:tcPr>
            <w:tcW w:w="311" w:type="pct"/>
            <w:tcPrChange w:id="1479" w:author="Raphael Malyankar" w:date="2026-02-02T18:45:00Z" w16du:dateUtc="2026-02-03T01:45:00Z">
              <w:tcPr>
                <w:tcW w:w="386" w:type="pct"/>
              </w:tcPr>
            </w:tcPrChange>
          </w:tcPr>
          <w:p w14:paraId="38EFAFFE" w14:textId="77777777" w:rsidR="00325481" w:rsidRPr="008826C8" w:rsidRDefault="00325481" w:rsidP="00F21507">
            <w:pPr>
              <w:spacing w:before="60" w:after="60" w:line="240" w:lineRule="auto"/>
              <w:rPr>
                <w:sz w:val="18"/>
                <w:szCs w:val="18"/>
              </w:rPr>
            </w:pPr>
          </w:p>
        </w:tc>
      </w:tr>
      <w:tr w:rsidR="00C37FAA" w:rsidRPr="008826C8" w14:paraId="13B4E234" w14:textId="5E3F6416" w:rsidTr="00180820">
        <w:tblPrEx>
          <w:tblW w:w="5000" w:type="pct"/>
          <w:tblLayout w:type="fixed"/>
          <w:tblCellMar>
            <w:top w:w="29" w:type="dxa"/>
            <w:left w:w="58" w:type="dxa"/>
            <w:bottom w:w="29" w:type="dxa"/>
            <w:right w:w="58" w:type="dxa"/>
          </w:tblCellMar>
          <w:tblPrExChange w:id="1480" w:author="Raphael Malyankar" w:date="2026-02-02T18:45:00Z" w16du:dateUtc="2026-02-03T01:45:00Z">
            <w:tblPrEx>
              <w:tblW w:w="5000" w:type="pct"/>
              <w:tblLayout w:type="fixed"/>
              <w:tblCellMar>
                <w:top w:w="29" w:type="dxa"/>
                <w:left w:w="58" w:type="dxa"/>
                <w:bottom w:w="29" w:type="dxa"/>
                <w:right w:w="58" w:type="dxa"/>
              </w:tblCellMar>
            </w:tblPrEx>
          </w:tblPrExChange>
        </w:tblPrEx>
        <w:trPr>
          <w:cantSplit/>
          <w:trPrChange w:id="1481" w:author="Raphael Malyankar" w:date="2026-02-02T18:45:00Z" w16du:dateUtc="2026-02-03T01:45:00Z">
            <w:trPr>
              <w:cantSplit/>
            </w:trPr>
          </w:trPrChange>
        </w:trPr>
        <w:tc>
          <w:tcPr>
            <w:tcW w:w="329" w:type="pct"/>
            <w:noWrap/>
            <w:hideMark/>
            <w:tcPrChange w:id="1482" w:author="Raphael Malyankar" w:date="2026-02-02T18:45:00Z" w16du:dateUtc="2026-02-03T01:45:00Z">
              <w:tcPr>
                <w:tcW w:w="376" w:type="pct"/>
                <w:noWrap/>
                <w:hideMark/>
              </w:tcPr>
            </w:tcPrChange>
          </w:tcPr>
          <w:p w14:paraId="377D8382" w14:textId="77777777" w:rsidR="00325481" w:rsidRPr="008826C8" w:rsidRDefault="00325481" w:rsidP="00F21507">
            <w:pPr>
              <w:spacing w:before="60" w:after="60" w:line="240" w:lineRule="auto"/>
              <w:rPr>
                <w:sz w:val="18"/>
                <w:szCs w:val="18"/>
              </w:rPr>
            </w:pPr>
            <w:r w:rsidRPr="008826C8">
              <w:rPr>
                <w:sz w:val="18"/>
                <w:szCs w:val="18"/>
              </w:rPr>
              <w:t>100_5088</w:t>
            </w:r>
          </w:p>
        </w:tc>
        <w:tc>
          <w:tcPr>
            <w:tcW w:w="476" w:type="pct"/>
            <w:noWrap/>
            <w:hideMark/>
            <w:tcPrChange w:id="1483" w:author="Raphael Malyankar" w:date="2026-02-02T18:45:00Z" w16du:dateUtc="2026-02-03T01:45:00Z">
              <w:tcPr>
                <w:tcW w:w="490" w:type="pct"/>
                <w:noWrap/>
                <w:hideMark/>
              </w:tcPr>
            </w:tcPrChange>
          </w:tcPr>
          <w:p w14:paraId="652AEA44" w14:textId="77777777" w:rsidR="00325481" w:rsidRPr="00F447A6" w:rsidRDefault="00325481" w:rsidP="00F21507">
            <w:pPr>
              <w:spacing w:before="60" w:after="60" w:line="240" w:lineRule="auto"/>
              <w:rPr>
                <w:rFonts w:cs="Arial"/>
                <w:sz w:val="18"/>
                <w:szCs w:val="18"/>
              </w:rPr>
            </w:pPr>
            <w:r w:rsidRPr="00F447A6">
              <w:rPr>
                <w:rFonts w:cs="Arial"/>
                <w:sz w:val="18"/>
                <w:szCs w:val="18"/>
              </w:rPr>
              <w:t>E</w:t>
            </w:r>
          </w:p>
        </w:tc>
        <w:tc>
          <w:tcPr>
            <w:tcW w:w="1699" w:type="pct"/>
            <w:gridSpan w:val="4"/>
            <w:hideMark/>
            <w:tcPrChange w:id="1484" w:author="Raphael Malyankar" w:date="2026-02-02T18:45:00Z" w16du:dateUtc="2026-02-03T01:45:00Z">
              <w:tcPr>
                <w:tcW w:w="1252" w:type="pct"/>
                <w:gridSpan w:val="6"/>
                <w:hideMark/>
              </w:tcPr>
            </w:tcPrChange>
          </w:tcPr>
          <w:p w14:paraId="13E585D9" w14:textId="77777777" w:rsidR="00325481" w:rsidRPr="008826C8" w:rsidRDefault="00325481" w:rsidP="00F21507">
            <w:pPr>
              <w:spacing w:before="60" w:after="60" w:line="240" w:lineRule="auto"/>
              <w:rPr>
                <w:sz w:val="18"/>
                <w:szCs w:val="18"/>
              </w:rPr>
            </w:pPr>
            <w:r w:rsidRPr="008826C8">
              <w:rPr>
                <w:sz w:val="18"/>
                <w:szCs w:val="18"/>
              </w:rPr>
              <w:t>HDF5 data classes not listed in table 10c-1 shall not be used.</w:t>
            </w:r>
          </w:p>
        </w:tc>
        <w:tc>
          <w:tcPr>
            <w:tcW w:w="354" w:type="pct"/>
            <w:noWrap/>
            <w:hideMark/>
            <w:tcPrChange w:id="1485" w:author="Raphael Malyankar" w:date="2026-02-02T18:45:00Z" w16du:dateUtc="2026-02-03T01:45:00Z">
              <w:tcPr>
                <w:tcW w:w="410" w:type="pct"/>
                <w:gridSpan w:val="2"/>
                <w:noWrap/>
                <w:hideMark/>
              </w:tcPr>
            </w:tcPrChange>
          </w:tcPr>
          <w:p w14:paraId="00E5AEBA" w14:textId="77777777" w:rsidR="00325481" w:rsidRPr="001B14B8" w:rsidRDefault="00325481" w:rsidP="00F21507">
            <w:pPr>
              <w:spacing w:before="60" w:after="60" w:line="240" w:lineRule="auto"/>
              <w:rPr>
                <w:sz w:val="18"/>
                <w:szCs w:val="18"/>
              </w:rPr>
            </w:pPr>
            <w:r w:rsidRPr="001B14B8">
              <w:rPr>
                <w:sz w:val="18"/>
                <w:szCs w:val="18"/>
              </w:rPr>
              <w:t>Part 10c</w:t>
            </w:r>
          </w:p>
        </w:tc>
        <w:tc>
          <w:tcPr>
            <w:tcW w:w="366" w:type="pct"/>
            <w:hideMark/>
            <w:tcPrChange w:id="1486" w:author="Raphael Malyankar" w:date="2026-02-02T18:45:00Z" w16du:dateUtc="2026-02-03T01:45:00Z">
              <w:tcPr>
                <w:tcW w:w="377" w:type="pct"/>
                <w:gridSpan w:val="4"/>
                <w:hideMark/>
              </w:tcPr>
            </w:tcPrChange>
          </w:tcPr>
          <w:p w14:paraId="066CB6FE" w14:textId="77777777" w:rsidR="00325481" w:rsidRPr="008826C8" w:rsidRDefault="00325481" w:rsidP="00F21507">
            <w:pPr>
              <w:spacing w:before="60" w:after="60" w:line="240" w:lineRule="auto"/>
              <w:rPr>
                <w:sz w:val="18"/>
                <w:szCs w:val="18"/>
              </w:rPr>
            </w:pPr>
            <w:r w:rsidRPr="008826C8">
              <w:rPr>
                <w:sz w:val="18"/>
                <w:szCs w:val="18"/>
              </w:rPr>
              <w:t>10c-7</w:t>
            </w:r>
          </w:p>
        </w:tc>
        <w:tc>
          <w:tcPr>
            <w:tcW w:w="356" w:type="pct"/>
            <w:gridSpan w:val="3"/>
            <w:tcPrChange w:id="1487" w:author="Raphael Malyankar" w:date="2026-02-02T18:45:00Z" w16du:dateUtc="2026-02-03T01:45:00Z">
              <w:tcPr>
                <w:tcW w:w="436" w:type="pct"/>
              </w:tcPr>
            </w:tcPrChange>
          </w:tcPr>
          <w:p w14:paraId="6EB1EA0A" w14:textId="77777777" w:rsidR="00325481" w:rsidRPr="008826C8" w:rsidRDefault="00325481" w:rsidP="00F21507">
            <w:pPr>
              <w:spacing w:before="60" w:after="60" w:line="240" w:lineRule="auto"/>
              <w:rPr>
                <w:sz w:val="18"/>
                <w:szCs w:val="18"/>
              </w:rPr>
            </w:pPr>
          </w:p>
        </w:tc>
        <w:tc>
          <w:tcPr>
            <w:tcW w:w="1109" w:type="pct"/>
            <w:tcPrChange w:id="1488" w:author="Raphael Malyankar" w:date="2026-02-02T18:45:00Z" w16du:dateUtc="2026-02-03T01:45:00Z">
              <w:tcPr>
                <w:tcW w:w="1273" w:type="pct"/>
                <w:gridSpan w:val="2"/>
              </w:tcPr>
            </w:tcPrChange>
          </w:tcPr>
          <w:p w14:paraId="58E5536C" w14:textId="6C3795B9" w:rsidR="00325481" w:rsidRPr="00030176" w:rsidRDefault="006B5185" w:rsidP="00F21507">
            <w:pPr>
              <w:spacing w:before="60" w:after="60" w:line="240" w:lineRule="auto"/>
              <w:rPr>
                <w:sz w:val="18"/>
                <w:szCs w:val="18"/>
              </w:rPr>
            </w:pPr>
            <w:r w:rsidRPr="00030176">
              <w:rPr>
                <w:sz w:val="18"/>
                <w:szCs w:val="18"/>
                <w:rPrChange w:id="1489" w:author="Raphael Malyankar" w:date="2026-02-02T16:42:00Z" w16du:dateUtc="2026-02-02T23:42:00Z">
                  <w:rPr>
                    <w:color w:val="EE0000"/>
                    <w:sz w:val="18"/>
                    <w:szCs w:val="18"/>
                  </w:rPr>
                </w:rPrChange>
              </w:rPr>
              <w:t>Amend Product Specification to remove data classes not listed in S-100 Table 10c-1 or permitted subtypes of those classes</w:t>
            </w:r>
          </w:p>
        </w:tc>
        <w:tc>
          <w:tcPr>
            <w:tcW w:w="311" w:type="pct"/>
            <w:tcPrChange w:id="1490" w:author="Raphael Malyankar" w:date="2026-02-02T18:45:00Z" w16du:dateUtc="2026-02-03T01:45:00Z">
              <w:tcPr>
                <w:tcW w:w="386" w:type="pct"/>
              </w:tcPr>
            </w:tcPrChange>
          </w:tcPr>
          <w:p w14:paraId="40EF7E67" w14:textId="77777777" w:rsidR="00325481" w:rsidRPr="008826C8" w:rsidRDefault="00325481" w:rsidP="00F21507">
            <w:pPr>
              <w:spacing w:before="60" w:after="60" w:line="240" w:lineRule="auto"/>
              <w:rPr>
                <w:sz w:val="18"/>
                <w:szCs w:val="18"/>
              </w:rPr>
            </w:pPr>
          </w:p>
        </w:tc>
      </w:tr>
    </w:tbl>
    <w:p w14:paraId="239030FC" w14:textId="77777777" w:rsidR="006F742F" w:rsidRDefault="006F742F" w:rsidP="009063C9">
      <w:pPr>
        <w:suppressAutoHyphens/>
      </w:pPr>
    </w:p>
    <w:bookmarkEnd w:id="80"/>
    <w:bookmarkEnd w:id="81"/>
    <w:p w14:paraId="049A0519" w14:textId="77777777" w:rsidR="00A44EE6" w:rsidRPr="005B50CE" w:rsidRDefault="00A44EE6" w:rsidP="00163D19"/>
    <w:sectPr w:rsidR="00A44EE6" w:rsidRPr="005B50CE" w:rsidSect="001C5586">
      <w:pgSz w:w="16838" w:h="11906" w:orient="landscape"/>
      <w:pgMar w:top="1440" w:right="1440" w:bottom="1440" w:left="1440"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B793F" w14:textId="77777777" w:rsidR="00C41A19" w:rsidRDefault="00C41A19">
      <w:r>
        <w:separator/>
      </w:r>
    </w:p>
  </w:endnote>
  <w:endnote w:type="continuationSeparator" w:id="0">
    <w:p w14:paraId="23DF71FD" w14:textId="77777777" w:rsidR="00C41A19" w:rsidRDefault="00C41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7FAE" w14:textId="5A3ADE09" w:rsidR="00937674" w:rsidRPr="005B50CE" w:rsidRDefault="00937674" w:rsidP="00937674">
    <w:pPr>
      <w:tabs>
        <w:tab w:val="center" w:pos="4536"/>
        <w:tab w:val="right" w:pos="9072"/>
      </w:tabs>
      <w:spacing w:after="0" w:line="240" w:lineRule="auto"/>
      <w:rPr>
        <w:rFonts w:eastAsia="Times New Roman" w:cs="Arial"/>
        <w:sz w:val="16"/>
        <w:szCs w:val="24"/>
        <w:lang w:val="en-US" w:eastAsia="en-US"/>
      </w:rPr>
    </w:pPr>
    <w:r w:rsidRPr="005B50CE">
      <w:rPr>
        <w:rFonts w:eastAsia="Times New Roman" w:cs="Arial"/>
        <w:sz w:val="16"/>
        <w:szCs w:val="24"/>
        <w:lang w:val="en-US" w:eastAsia="en-US"/>
      </w:rPr>
      <w:t>S-</w:t>
    </w:r>
    <w:r w:rsidR="00163D19" w:rsidRPr="005B50CE">
      <w:rPr>
        <w:rFonts w:eastAsia="Times New Roman" w:cs="Arial"/>
        <w:sz w:val="16"/>
        <w:szCs w:val="24"/>
        <w:lang w:val="en-US" w:eastAsia="en-US"/>
      </w:rPr>
      <w:t>97</w:t>
    </w:r>
    <w:r w:rsidRPr="005B50CE">
      <w:rPr>
        <w:rFonts w:eastAsia="Times New Roman" w:cs="Arial"/>
        <w:sz w:val="16"/>
        <w:szCs w:val="24"/>
        <w:lang w:val="en-US" w:eastAsia="en-US"/>
      </w:rPr>
      <w:t xml:space="preserve"> Annex </w:t>
    </w:r>
    <w:r w:rsidR="00163D19" w:rsidRPr="005B50CE">
      <w:rPr>
        <w:rFonts w:eastAsia="Times New Roman" w:cs="Arial"/>
        <w:sz w:val="16"/>
        <w:szCs w:val="24"/>
        <w:lang w:val="en-US" w:eastAsia="en-US"/>
      </w:rPr>
      <w:t>C</w:t>
    </w:r>
    <w:r w:rsidR="002E7725">
      <w:rPr>
        <w:rFonts w:eastAsia="Times New Roman" w:cs="Arial"/>
        <w:sz w:val="16"/>
        <w:szCs w:val="24"/>
        <w:lang w:val="en-US" w:eastAsia="en-US"/>
      </w:rPr>
      <w:ptab w:relativeTo="margin" w:alignment="center" w:leader="none"/>
    </w:r>
    <w:del w:id="16" w:author="Raphael Malyankar" w:date="2026-01-12T14:26:00Z" w16du:dateUtc="2026-01-12T21:26:00Z">
      <w:r w:rsidRPr="005B50CE" w:rsidDel="002E7725">
        <w:rPr>
          <w:rFonts w:eastAsia="Times New Roman" w:cs="Arial"/>
          <w:sz w:val="16"/>
          <w:szCs w:val="24"/>
          <w:lang w:val="en-US" w:eastAsia="en-US"/>
        </w:rPr>
        <w:tab/>
      </w:r>
    </w:del>
    <w:del w:id="17" w:author="Raphael Malyankar" w:date="2026-01-12T14:10:00Z" w16du:dateUtc="2026-01-12T21:10:00Z">
      <w:r w:rsidR="00163D19" w:rsidRPr="005B50CE" w:rsidDel="00871DD0">
        <w:rPr>
          <w:rFonts w:eastAsia="Times New Roman" w:cs="Arial"/>
          <w:sz w:val="16"/>
          <w:szCs w:val="24"/>
          <w:lang w:val="en-US" w:eastAsia="en-US"/>
        </w:rPr>
        <w:delText>August</w:delText>
      </w:r>
      <w:r w:rsidRPr="005B50CE" w:rsidDel="00871DD0">
        <w:rPr>
          <w:rFonts w:eastAsia="Times New Roman" w:cs="Arial"/>
          <w:sz w:val="16"/>
          <w:szCs w:val="24"/>
          <w:lang w:val="en-US" w:eastAsia="en-US"/>
        </w:rPr>
        <w:delText xml:space="preserve"> 20</w:delText>
      </w:r>
      <w:r w:rsidR="00163D19" w:rsidRPr="005B50CE" w:rsidDel="00871DD0">
        <w:rPr>
          <w:rFonts w:eastAsia="Times New Roman" w:cs="Arial"/>
          <w:sz w:val="16"/>
          <w:szCs w:val="24"/>
          <w:lang w:val="en-US" w:eastAsia="en-US"/>
        </w:rPr>
        <w:delText>25</w:delText>
      </w:r>
    </w:del>
    <w:ins w:id="18" w:author="Raphael Malyankar" w:date="2026-01-12T14:10:00Z" w16du:dateUtc="2026-01-12T21:10:00Z">
      <w:r w:rsidR="00871DD0">
        <w:rPr>
          <w:rFonts w:eastAsia="Times New Roman" w:cs="Arial"/>
          <w:sz w:val="16"/>
          <w:szCs w:val="24"/>
          <w:lang w:val="en-US" w:eastAsia="en-US"/>
        </w:rPr>
        <w:t>January 2026</w:t>
      </w:r>
    </w:ins>
    <w:r w:rsidR="002E7725">
      <w:rPr>
        <w:rFonts w:eastAsia="Times New Roman" w:cs="Arial"/>
        <w:sz w:val="16"/>
        <w:szCs w:val="24"/>
        <w:lang w:val="en-US" w:eastAsia="en-US"/>
      </w:rPr>
      <w:ptab w:relativeTo="margin" w:alignment="right" w:leader="none"/>
    </w:r>
    <w:del w:id="19" w:author="Raphael Malyankar" w:date="2026-01-12T14:26:00Z" w16du:dateUtc="2026-01-12T21:26:00Z">
      <w:r w:rsidRPr="005B50CE" w:rsidDel="002E7725">
        <w:rPr>
          <w:rFonts w:eastAsia="Times New Roman" w:cs="Arial"/>
          <w:sz w:val="16"/>
          <w:szCs w:val="24"/>
          <w:lang w:val="en-US" w:eastAsia="en-US"/>
        </w:rPr>
        <w:tab/>
      </w:r>
    </w:del>
    <w:r w:rsidRPr="005B50CE">
      <w:rPr>
        <w:rFonts w:eastAsia="Times New Roman" w:cs="Arial"/>
        <w:sz w:val="16"/>
        <w:szCs w:val="24"/>
        <w:lang w:val="en-US" w:eastAsia="en-US"/>
      </w:rPr>
      <w:t xml:space="preserve">Edition </w:t>
    </w:r>
    <w:ins w:id="20" w:author="Raphael Malyankar" w:date="2026-01-12T14:10:00Z" w16du:dateUtc="2026-01-12T21:10:00Z">
      <w:r w:rsidR="00871DD0">
        <w:rPr>
          <w:rFonts w:eastAsia="Times New Roman" w:cs="Arial"/>
          <w:sz w:val="16"/>
          <w:szCs w:val="24"/>
          <w:lang w:val="en-US" w:eastAsia="en-US"/>
        </w:rPr>
        <w:t>2.0.0</w:t>
      </w:r>
    </w:ins>
    <w:del w:id="21" w:author="Raphael Malyankar" w:date="2026-01-12T14:10:00Z" w16du:dateUtc="2026-01-12T21:10:00Z">
      <w:r w:rsidR="00163D19" w:rsidRPr="005B50CE" w:rsidDel="00871DD0">
        <w:rPr>
          <w:rFonts w:eastAsia="Times New Roman" w:cs="Arial"/>
          <w:sz w:val="16"/>
          <w:szCs w:val="24"/>
          <w:lang w:val="en-US" w:eastAsia="en-US"/>
        </w:rPr>
        <w:delText>0.1.0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1F35" w14:textId="3FA2990A" w:rsidR="00937674" w:rsidRPr="005B50CE" w:rsidRDefault="00937674" w:rsidP="00937674">
    <w:pPr>
      <w:tabs>
        <w:tab w:val="center" w:pos="4536"/>
        <w:tab w:val="right" w:pos="9072"/>
      </w:tabs>
      <w:spacing w:after="0" w:line="240" w:lineRule="auto"/>
      <w:rPr>
        <w:rFonts w:eastAsia="Times New Roman" w:cs="Arial"/>
        <w:sz w:val="16"/>
        <w:szCs w:val="24"/>
        <w:lang w:val="en-US" w:eastAsia="en-US"/>
      </w:rPr>
    </w:pPr>
    <w:r w:rsidRPr="005B50CE">
      <w:rPr>
        <w:rFonts w:eastAsia="Times New Roman" w:cs="Arial"/>
        <w:sz w:val="16"/>
        <w:szCs w:val="24"/>
        <w:lang w:val="en-US" w:eastAsia="en-US"/>
      </w:rPr>
      <w:t>S-</w:t>
    </w:r>
    <w:r w:rsidR="00163D19" w:rsidRPr="005B50CE">
      <w:rPr>
        <w:rFonts w:eastAsia="Times New Roman" w:cs="Arial"/>
        <w:sz w:val="16"/>
        <w:szCs w:val="24"/>
        <w:lang w:val="en-US" w:eastAsia="en-US"/>
      </w:rPr>
      <w:t>97</w:t>
    </w:r>
    <w:r w:rsidRPr="005B50CE">
      <w:rPr>
        <w:rFonts w:eastAsia="Times New Roman" w:cs="Arial"/>
        <w:sz w:val="16"/>
        <w:szCs w:val="24"/>
        <w:lang w:val="en-US" w:eastAsia="en-US"/>
      </w:rPr>
      <w:t xml:space="preserve"> Annex </w:t>
    </w:r>
    <w:r w:rsidR="00163D19" w:rsidRPr="005B50CE">
      <w:rPr>
        <w:rFonts w:eastAsia="Times New Roman" w:cs="Arial"/>
        <w:sz w:val="16"/>
        <w:szCs w:val="24"/>
        <w:lang w:val="en-US" w:eastAsia="en-US"/>
      </w:rPr>
      <w:t>C</w:t>
    </w:r>
    <w:r w:rsidR="002E7725">
      <w:rPr>
        <w:rFonts w:eastAsia="Times New Roman" w:cs="Arial"/>
        <w:sz w:val="16"/>
        <w:szCs w:val="24"/>
        <w:lang w:val="en-US" w:eastAsia="en-US"/>
      </w:rPr>
      <w:ptab w:relativeTo="margin" w:alignment="center" w:leader="none"/>
    </w:r>
    <w:del w:id="22" w:author="Raphael Malyankar" w:date="2026-01-12T14:24:00Z" w16du:dateUtc="2026-01-12T21:24:00Z">
      <w:r w:rsidRPr="005B50CE" w:rsidDel="002E7725">
        <w:rPr>
          <w:rFonts w:eastAsia="Times New Roman" w:cs="Arial"/>
          <w:sz w:val="16"/>
          <w:szCs w:val="24"/>
          <w:lang w:val="en-US" w:eastAsia="en-US"/>
        </w:rPr>
        <w:tab/>
      </w:r>
    </w:del>
    <w:ins w:id="23" w:author="Raphael Malyankar" w:date="2026-01-12T14:10:00Z" w16du:dateUtc="2026-01-12T21:10:00Z">
      <w:r w:rsidR="00871DD0">
        <w:rPr>
          <w:rFonts w:eastAsia="Times New Roman" w:cs="Arial"/>
          <w:sz w:val="16"/>
          <w:szCs w:val="24"/>
          <w:lang w:val="en-US" w:eastAsia="en-US"/>
        </w:rPr>
        <w:t>January 202</w:t>
      </w:r>
    </w:ins>
    <w:ins w:id="24" w:author="Raphael Malyankar" w:date="2026-01-12T14:11:00Z" w16du:dateUtc="2026-01-12T21:11:00Z">
      <w:r w:rsidR="00871DD0">
        <w:rPr>
          <w:rFonts w:eastAsia="Times New Roman" w:cs="Arial"/>
          <w:sz w:val="16"/>
          <w:szCs w:val="24"/>
          <w:lang w:val="en-US" w:eastAsia="en-US"/>
        </w:rPr>
        <w:t>6</w:t>
      </w:r>
    </w:ins>
    <w:r w:rsidR="002E7725">
      <w:rPr>
        <w:rFonts w:eastAsia="Times New Roman" w:cs="Arial"/>
        <w:sz w:val="16"/>
        <w:szCs w:val="24"/>
        <w:lang w:val="en-US" w:eastAsia="en-US"/>
      </w:rPr>
      <w:ptab w:relativeTo="margin" w:alignment="right" w:leader="none"/>
    </w:r>
    <w:del w:id="25" w:author="Raphael Malyankar" w:date="2026-01-12T14:10:00Z" w16du:dateUtc="2026-01-12T21:10:00Z">
      <w:r w:rsidR="00163D19" w:rsidRPr="005B50CE" w:rsidDel="00871DD0">
        <w:rPr>
          <w:rFonts w:eastAsia="Times New Roman" w:cs="Arial"/>
          <w:sz w:val="16"/>
          <w:szCs w:val="24"/>
          <w:lang w:val="en-US" w:eastAsia="en-US"/>
        </w:rPr>
        <w:delText xml:space="preserve">August </w:delText>
      </w:r>
      <w:r w:rsidRPr="005B50CE" w:rsidDel="00871DD0">
        <w:rPr>
          <w:rFonts w:eastAsia="Times New Roman" w:cs="Arial"/>
          <w:sz w:val="16"/>
          <w:szCs w:val="24"/>
          <w:lang w:val="en-US" w:eastAsia="en-US"/>
        </w:rPr>
        <w:delText>20</w:delText>
      </w:r>
      <w:r w:rsidR="00163D19" w:rsidRPr="005B50CE" w:rsidDel="00871DD0">
        <w:rPr>
          <w:rFonts w:eastAsia="Times New Roman" w:cs="Arial"/>
          <w:sz w:val="16"/>
          <w:szCs w:val="24"/>
          <w:lang w:val="en-US" w:eastAsia="en-US"/>
        </w:rPr>
        <w:delText>25</w:delText>
      </w:r>
    </w:del>
    <w:del w:id="26" w:author="Raphael Malyankar" w:date="2026-01-12T14:25:00Z" w16du:dateUtc="2026-01-12T21:25:00Z">
      <w:r w:rsidRPr="005B50CE" w:rsidDel="002E7725">
        <w:rPr>
          <w:rFonts w:eastAsia="Times New Roman" w:cs="Arial"/>
          <w:sz w:val="16"/>
          <w:szCs w:val="24"/>
          <w:lang w:val="en-US" w:eastAsia="en-US"/>
        </w:rPr>
        <w:tab/>
      </w:r>
    </w:del>
    <w:r w:rsidRPr="005B50CE">
      <w:rPr>
        <w:rFonts w:eastAsia="Times New Roman" w:cs="Arial"/>
        <w:sz w:val="16"/>
        <w:szCs w:val="24"/>
        <w:lang w:val="en-US" w:eastAsia="en-US"/>
      </w:rPr>
      <w:t xml:space="preserve">Edition </w:t>
    </w:r>
    <w:ins w:id="27" w:author="Raphael Malyankar" w:date="2026-01-12T14:10:00Z" w16du:dateUtc="2026-01-12T21:10:00Z">
      <w:r w:rsidR="00871DD0">
        <w:rPr>
          <w:rFonts w:eastAsia="Times New Roman" w:cs="Arial"/>
          <w:sz w:val="16"/>
          <w:szCs w:val="24"/>
          <w:lang w:val="en-US" w:eastAsia="en-US"/>
        </w:rPr>
        <w:t>2.0.0</w:t>
      </w:r>
    </w:ins>
    <w:del w:id="28" w:author="Raphael Malyankar" w:date="2026-01-12T14:10:00Z" w16du:dateUtc="2026-01-12T21:10:00Z">
      <w:r w:rsidR="00163D19" w:rsidRPr="005B50CE" w:rsidDel="00871DD0">
        <w:rPr>
          <w:rFonts w:eastAsia="Times New Roman" w:cs="Arial"/>
          <w:sz w:val="16"/>
          <w:szCs w:val="24"/>
          <w:lang w:val="en-US" w:eastAsia="en-US"/>
        </w:rPr>
        <w:delText>0.1.0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E2C64" w14:textId="77777777" w:rsidR="00937674" w:rsidRPr="00487533" w:rsidRDefault="00937674" w:rsidP="0048753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2A629" w14:textId="77777777" w:rsidR="00C41A19" w:rsidRDefault="00C41A19">
      <w:r>
        <w:separator/>
      </w:r>
    </w:p>
  </w:footnote>
  <w:footnote w:type="continuationSeparator" w:id="0">
    <w:p w14:paraId="3238DB43" w14:textId="77777777" w:rsidR="00C41A19" w:rsidRDefault="00C41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9D8E4" w14:textId="0B809AD4" w:rsidR="00937674" w:rsidRPr="005B50CE" w:rsidRDefault="00937674" w:rsidP="00937674">
    <w:pPr>
      <w:tabs>
        <w:tab w:val="center" w:pos="4536"/>
        <w:tab w:val="right" w:pos="9072"/>
      </w:tabs>
      <w:spacing w:after="0" w:line="240" w:lineRule="auto"/>
      <w:jc w:val="left"/>
      <w:rPr>
        <w:rFonts w:eastAsia="Times New Roman" w:cs="Arial"/>
        <w:sz w:val="16"/>
        <w:szCs w:val="16"/>
        <w:lang w:val="en-US" w:eastAsia="en-US"/>
      </w:rPr>
    </w:pPr>
    <w:r w:rsidRPr="005B50CE">
      <w:rPr>
        <w:rFonts w:eastAsia="Times New Roman" w:cs="Arial"/>
        <w:sz w:val="16"/>
        <w:szCs w:val="16"/>
        <w:lang w:val="en-US" w:eastAsia="en-US"/>
      </w:rPr>
      <w:fldChar w:fldCharType="begin"/>
    </w:r>
    <w:r w:rsidRPr="005B50CE">
      <w:rPr>
        <w:rFonts w:eastAsia="Times New Roman" w:cs="Arial"/>
        <w:sz w:val="16"/>
        <w:szCs w:val="16"/>
        <w:lang w:val="en-US" w:eastAsia="en-US"/>
      </w:rPr>
      <w:instrText xml:space="preserve"> PAGE </w:instrText>
    </w:r>
    <w:r w:rsidRPr="005B50CE">
      <w:rPr>
        <w:rFonts w:eastAsia="Times New Roman" w:cs="Arial"/>
        <w:sz w:val="16"/>
        <w:szCs w:val="16"/>
        <w:lang w:val="en-US" w:eastAsia="en-US"/>
      </w:rPr>
      <w:fldChar w:fldCharType="separate"/>
    </w:r>
    <w:r w:rsidR="0079419A" w:rsidRPr="005B50CE">
      <w:rPr>
        <w:rFonts w:eastAsia="Times New Roman" w:cs="Arial"/>
        <w:noProof/>
        <w:sz w:val="16"/>
        <w:szCs w:val="16"/>
        <w:lang w:val="en-US" w:eastAsia="en-US"/>
      </w:rPr>
      <w:t>8</w:t>
    </w:r>
    <w:r w:rsidRPr="005B50CE">
      <w:rPr>
        <w:rFonts w:eastAsia="Times New Roman" w:cs="Arial"/>
        <w:sz w:val="16"/>
        <w:szCs w:val="16"/>
        <w:lang w:val="en-US" w:eastAsia="en-US"/>
      </w:rPr>
      <w:fldChar w:fldCharType="end"/>
    </w:r>
    <w:r w:rsidR="002E7725">
      <w:rPr>
        <w:rFonts w:eastAsia="Times New Roman" w:cs="Arial"/>
        <w:sz w:val="16"/>
        <w:szCs w:val="16"/>
        <w:lang w:val="en-US" w:eastAsia="en-US"/>
      </w:rPr>
      <w:ptab w:relativeTo="margin" w:alignment="center" w:leader="none"/>
    </w:r>
    <w:del w:id="12" w:author="Raphael Malyankar" w:date="2026-01-12T14:25:00Z" w16du:dateUtc="2026-01-12T21:25:00Z">
      <w:r w:rsidRPr="005B50CE" w:rsidDel="002E7725">
        <w:rPr>
          <w:rFonts w:eastAsia="Times New Roman" w:cs="Arial"/>
          <w:sz w:val="16"/>
          <w:szCs w:val="16"/>
          <w:lang w:val="en-US" w:eastAsia="en-US"/>
        </w:rPr>
        <w:tab/>
      </w:r>
    </w:del>
    <w:r w:rsidR="00F755E1" w:rsidRPr="005B50CE">
      <w:rPr>
        <w:rFonts w:eastAsia="Times New Roman" w:cs="Arial"/>
        <w:sz w:val="16"/>
        <w:szCs w:val="16"/>
        <w:lang w:val="en-US" w:eastAsia="en-US"/>
      </w:rPr>
      <w:t>Checklist for Product Specification Developers</w:t>
    </w:r>
    <w:r w:rsidR="002E7725">
      <w:rPr>
        <w:rFonts w:eastAsia="Times New Roman" w:cs="Arial"/>
        <w:sz w:val="16"/>
        <w:szCs w:val="16"/>
        <w:lang w:val="en-US" w:eastAsia="en-US"/>
      </w:rPr>
      <w:ptab w:relativeTo="margin" w:alignment="right" w:leader="none"/>
    </w:r>
    <w:del w:id="13" w:author="Raphael Malyankar" w:date="2026-01-12T14:25:00Z" w16du:dateUtc="2026-01-12T21:25:00Z">
      <w:r w:rsidRPr="005B50CE" w:rsidDel="002E7725">
        <w:rPr>
          <w:rFonts w:eastAsia="Times New Roman" w:cs="Arial"/>
          <w:sz w:val="16"/>
          <w:szCs w:val="16"/>
          <w:lang w:val="en-US" w:eastAsia="en-US"/>
        </w:rPr>
        <w:tab/>
      </w:r>
    </w:del>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6A14" w14:textId="178E8952" w:rsidR="00937674" w:rsidRPr="005B50CE" w:rsidRDefault="00937674" w:rsidP="00937674">
    <w:pPr>
      <w:tabs>
        <w:tab w:val="center" w:pos="4536"/>
        <w:tab w:val="right" w:pos="9072"/>
      </w:tabs>
      <w:spacing w:after="0" w:line="240" w:lineRule="auto"/>
      <w:rPr>
        <w:rFonts w:eastAsia="Times New Roman" w:cs="Arial"/>
        <w:sz w:val="16"/>
        <w:szCs w:val="16"/>
        <w:lang w:val="en-US" w:eastAsia="en-US"/>
      </w:rPr>
    </w:pPr>
    <w:del w:id="14" w:author="Raphael Malyankar" w:date="2026-01-12T14:24:00Z" w16du:dateUtc="2026-01-12T21:24:00Z">
      <w:r w:rsidRPr="005B50CE" w:rsidDel="002E7725">
        <w:rPr>
          <w:rFonts w:eastAsia="Times New Roman" w:cs="Arial"/>
          <w:sz w:val="16"/>
          <w:szCs w:val="16"/>
          <w:lang w:val="en-US" w:eastAsia="en-US"/>
        </w:rPr>
        <w:tab/>
      </w:r>
    </w:del>
    <w:r w:rsidR="002E7725">
      <w:rPr>
        <w:rFonts w:eastAsia="Times New Roman" w:cs="Arial"/>
        <w:sz w:val="16"/>
        <w:szCs w:val="16"/>
        <w:lang w:val="en-US" w:eastAsia="en-US"/>
      </w:rPr>
      <w:ptab w:relativeTo="margin" w:alignment="center" w:leader="none"/>
    </w:r>
    <w:r w:rsidR="00163D19" w:rsidRPr="005B50CE">
      <w:rPr>
        <w:rFonts w:eastAsia="Times New Roman" w:cs="Arial"/>
        <w:sz w:val="16"/>
        <w:szCs w:val="16"/>
        <w:lang w:val="en-US" w:eastAsia="en-US"/>
      </w:rPr>
      <w:t>Checklist for Product Specification Developers</w:t>
    </w:r>
    <w:r w:rsidR="002E7725">
      <w:rPr>
        <w:rFonts w:eastAsia="Times New Roman" w:cs="Arial"/>
        <w:sz w:val="16"/>
        <w:szCs w:val="16"/>
        <w:lang w:val="en-US" w:eastAsia="en-US"/>
      </w:rPr>
      <w:ptab w:relativeTo="margin" w:alignment="right" w:leader="none"/>
    </w:r>
    <w:del w:id="15" w:author="Raphael Malyankar" w:date="2026-01-12T14:24:00Z" w16du:dateUtc="2026-01-12T21:24:00Z">
      <w:r w:rsidRPr="005B50CE" w:rsidDel="002E7725">
        <w:rPr>
          <w:rFonts w:eastAsia="Times New Roman" w:cs="Arial"/>
          <w:sz w:val="16"/>
          <w:szCs w:val="16"/>
          <w:lang w:val="en-US" w:eastAsia="en-US"/>
        </w:rPr>
        <w:tab/>
      </w:r>
    </w:del>
    <w:r w:rsidRPr="005B50CE">
      <w:rPr>
        <w:rFonts w:eastAsia="Times New Roman" w:cs="Arial"/>
        <w:sz w:val="16"/>
        <w:szCs w:val="16"/>
        <w:lang w:val="en-US" w:eastAsia="en-US"/>
      </w:rPr>
      <w:fldChar w:fldCharType="begin"/>
    </w:r>
    <w:r w:rsidRPr="005B50CE">
      <w:rPr>
        <w:rFonts w:eastAsia="Times New Roman" w:cs="Arial"/>
        <w:sz w:val="16"/>
        <w:szCs w:val="16"/>
        <w:lang w:val="en-US" w:eastAsia="en-US"/>
      </w:rPr>
      <w:instrText xml:space="preserve"> PAGE </w:instrText>
    </w:r>
    <w:r w:rsidRPr="005B50CE">
      <w:rPr>
        <w:rFonts w:eastAsia="Times New Roman" w:cs="Arial"/>
        <w:sz w:val="16"/>
        <w:szCs w:val="16"/>
        <w:lang w:val="en-US" w:eastAsia="en-US"/>
      </w:rPr>
      <w:fldChar w:fldCharType="separate"/>
    </w:r>
    <w:r w:rsidR="0079419A" w:rsidRPr="005B50CE">
      <w:rPr>
        <w:rFonts w:eastAsia="Times New Roman" w:cs="Arial"/>
        <w:noProof/>
        <w:sz w:val="16"/>
        <w:szCs w:val="16"/>
        <w:lang w:val="en-US" w:eastAsia="en-US"/>
      </w:rPr>
      <w:t>7</w:t>
    </w:r>
    <w:r w:rsidRPr="005B50CE">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C00BD" w14:textId="77777777" w:rsidR="00937674" w:rsidRDefault="00937674" w:rsidP="00A174B6">
    <w:pPr>
      <w:pStyle w:val="Header"/>
      <w:spacing w:after="240" w:line="240" w:lineRule="auto"/>
    </w:pPr>
  </w:p>
  <w:p w14:paraId="36352D2D" w14:textId="77777777" w:rsidR="00937674" w:rsidRDefault="00937674" w:rsidP="00A174B6">
    <w:pPr>
      <w:pStyle w:val="Header"/>
      <w:spacing w:after="240" w:line="24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BD51B" w14:textId="77777777" w:rsidR="00937674" w:rsidRPr="00487533" w:rsidRDefault="00937674" w:rsidP="00487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25C4031"/>
    <w:multiLevelType w:val="hybridMultilevel"/>
    <w:tmpl w:val="FE4A2BAA"/>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7" w15:restartNumberingAfterBreak="0">
    <w:nsid w:val="06BB6D41"/>
    <w:multiLevelType w:val="hybridMultilevel"/>
    <w:tmpl w:val="7A8E18D2"/>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8" w15:restartNumberingAfterBreak="0">
    <w:nsid w:val="07476A83"/>
    <w:multiLevelType w:val="hybridMultilevel"/>
    <w:tmpl w:val="78A82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914F94"/>
    <w:multiLevelType w:val="hybridMultilevel"/>
    <w:tmpl w:val="BF140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5D22C5"/>
    <w:multiLevelType w:val="hybridMultilevel"/>
    <w:tmpl w:val="2A288C40"/>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3C27880"/>
    <w:multiLevelType w:val="hybridMultilevel"/>
    <w:tmpl w:val="1E6E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6475A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93A5307"/>
    <w:multiLevelType w:val="multilevel"/>
    <w:tmpl w:val="3DCE8BE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CEC05A8"/>
    <w:multiLevelType w:val="hybridMultilevel"/>
    <w:tmpl w:val="111CAC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F5E5677"/>
    <w:multiLevelType w:val="hybridMultilevel"/>
    <w:tmpl w:val="CE427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17" w15:restartNumberingAfterBreak="0">
    <w:nsid w:val="387D4433"/>
    <w:multiLevelType w:val="multilevel"/>
    <w:tmpl w:val="EF029DE6"/>
    <w:name w:val="heading"/>
    <w:lvl w:ilvl="0">
      <w:start w:val="1"/>
      <w:numFmt w:val="bullet"/>
      <w:pStyle w:val="ANNEX"/>
      <w:lvlText w:val=""/>
      <w:lvlJc w:val="left"/>
      <w:pPr>
        <w:ind w:left="400" w:hanging="400"/>
      </w:pPr>
      <w:rPr>
        <w:rFonts w:ascii="Symbol" w:hAnsi="Symbol"/>
      </w:rPr>
    </w:lvl>
    <w:lvl w:ilvl="1">
      <w:start w:val="1"/>
      <w:numFmt w:val="bullet"/>
      <w:pStyle w:val="a2"/>
      <w:lvlText w:val=""/>
      <w:lvlJc w:val="left"/>
      <w:pPr>
        <w:ind w:left="800" w:hanging="400"/>
      </w:pPr>
      <w:rPr>
        <w:rFonts w:ascii="Symbol" w:hAnsi="Symbol"/>
      </w:rPr>
    </w:lvl>
    <w:lvl w:ilvl="2">
      <w:start w:val="1"/>
      <w:numFmt w:val="bullet"/>
      <w:pStyle w:val="a3"/>
      <w:lvlText w:val=""/>
      <w:lvlJc w:val="left"/>
      <w:pPr>
        <w:ind w:left="1200" w:hanging="400"/>
      </w:pPr>
      <w:rPr>
        <w:rFonts w:ascii="Symbol" w:hAnsi="Symbol"/>
      </w:rPr>
    </w:lvl>
    <w:lvl w:ilvl="3">
      <w:start w:val="1"/>
      <w:numFmt w:val="bullet"/>
      <w:pStyle w:val="a4"/>
      <w:lvlText w:val=""/>
      <w:lvlJc w:val="left"/>
      <w:pPr>
        <w:ind w:left="1600" w:hanging="400"/>
      </w:pPr>
      <w:rPr>
        <w:rFonts w:ascii="Symbol" w:hAnsi="Symbol"/>
      </w:rPr>
    </w:lvl>
    <w:lvl w:ilvl="4">
      <w:start w:val="1"/>
      <w:numFmt w:val="none"/>
      <w:pStyle w:val="a5"/>
      <w:suff w:val="nothing"/>
      <w:lvlText w:val=""/>
      <w:lvlJc w:val="left"/>
      <w:pPr>
        <w:ind w:left="0" w:firstLine="0"/>
      </w:pPr>
    </w:lvl>
    <w:lvl w:ilvl="5">
      <w:start w:val="1"/>
      <w:numFmt w:val="none"/>
      <w:pStyle w:val="a6"/>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38C40774"/>
    <w:multiLevelType w:val="hybridMultilevel"/>
    <w:tmpl w:val="5B08D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751F8F"/>
    <w:multiLevelType w:val="hybridMultilevel"/>
    <w:tmpl w:val="D124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190362"/>
    <w:multiLevelType w:val="hybridMultilevel"/>
    <w:tmpl w:val="22928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5512DF"/>
    <w:multiLevelType w:val="hybridMultilevel"/>
    <w:tmpl w:val="FCDAFEC0"/>
    <w:lvl w:ilvl="0" w:tplc="04090001">
      <w:start w:val="1"/>
      <w:numFmt w:val="bullet"/>
      <w:lvlText w:val=""/>
      <w:lvlJc w:val="left"/>
      <w:pPr>
        <w:ind w:left="720" w:hanging="360"/>
      </w:pPr>
      <w:rPr>
        <w:rFonts w:ascii="Symbol" w:hAnsi="Symbol" w:hint="default"/>
      </w:rPr>
    </w:lvl>
    <w:lvl w:ilvl="1" w:tplc="99026A0A">
      <w:numFmt w:val="bullet"/>
      <w:lvlText w:val="-"/>
      <w:lvlJc w:val="left"/>
      <w:pPr>
        <w:ind w:left="1440" w:hanging="360"/>
      </w:pPr>
      <w:rPr>
        <w:rFonts w:ascii="Arial" w:eastAsia="MS Mincho"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6320E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04969F7"/>
    <w:multiLevelType w:val="hybridMultilevel"/>
    <w:tmpl w:val="10AABD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C405D1"/>
    <w:multiLevelType w:val="hybridMultilevel"/>
    <w:tmpl w:val="A2CC17B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7B47BD3"/>
    <w:multiLevelType w:val="hybridMultilevel"/>
    <w:tmpl w:val="C20240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7CA4D3D"/>
    <w:multiLevelType w:val="hybridMultilevel"/>
    <w:tmpl w:val="4BAC5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B676D92"/>
    <w:multiLevelType w:val="hybridMultilevel"/>
    <w:tmpl w:val="9482E4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BFE216D"/>
    <w:multiLevelType w:val="hybridMultilevel"/>
    <w:tmpl w:val="BF46597E"/>
    <w:lvl w:ilvl="0" w:tplc="848A37FE">
      <w:start w:val="1"/>
      <w:numFmt w:val="bullet"/>
      <w:lvlText w:val=""/>
      <w:lvlJc w:val="left"/>
      <w:pPr>
        <w:tabs>
          <w:tab w:val="num" w:pos="860"/>
        </w:tabs>
        <w:ind w:left="860" w:hanging="360"/>
      </w:pPr>
      <w:rPr>
        <w:rFonts w:ascii="Symbol" w:hAnsi="Symbol" w:hint="default"/>
        <w:sz w:val="20"/>
        <w:szCs w:val="20"/>
      </w:rPr>
    </w:lvl>
    <w:lvl w:ilvl="1" w:tplc="892AADCA">
      <w:start w:val="1"/>
      <w:numFmt w:val="bullet"/>
      <w:lvlText w:val=""/>
      <w:lvlJc w:val="left"/>
      <w:pPr>
        <w:tabs>
          <w:tab w:val="num" w:pos="1440"/>
        </w:tabs>
        <w:ind w:left="1440" w:hanging="360"/>
      </w:pPr>
      <w:rPr>
        <w:rFonts w:ascii="Symbol" w:hAnsi="Symbol" w:hint="default"/>
        <w:sz w:val="20"/>
        <w:szCs w:val="20"/>
      </w:rPr>
    </w:lvl>
    <w:lvl w:ilvl="2" w:tplc="AA086D16" w:tentative="1">
      <w:start w:val="1"/>
      <w:numFmt w:val="bullet"/>
      <w:lvlText w:val=""/>
      <w:lvlJc w:val="left"/>
      <w:pPr>
        <w:tabs>
          <w:tab w:val="num" w:pos="2160"/>
        </w:tabs>
        <w:ind w:left="2160" w:hanging="360"/>
      </w:pPr>
      <w:rPr>
        <w:rFonts w:ascii="Wingdings" w:hAnsi="Wingdings" w:hint="default"/>
      </w:rPr>
    </w:lvl>
    <w:lvl w:ilvl="3" w:tplc="7944C746" w:tentative="1">
      <w:start w:val="1"/>
      <w:numFmt w:val="bullet"/>
      <w:lvlText w:val=""/>
      <w:lvlJc w:val="left"/>
      <w:pPr>
        <w:tabs>
          <w:tab w:val="num" w:pos="2880"/>
        </w:tabs>
        <w:ind w:left="2880" w:hanging="360"/>
      </w:pPr>
      <w:rPr>
        <w:rFonts w:ascii="Symbol" w:hAnsi="Symbol" w:hint="default"/>
      </w:rPr>
    </w:lvl>
    <w:lvl w:ilvl="4" w:tplc="7542FCEA" w:tentative="1">
      <w:start w:val="1"/>
      <w:numFmt w:val="bullet"/>
      <w:lvlText w:val="o"/>
      <w:lvlJc w:val="left"/>
      <w:pPr>
        <w:tabs>
          <w:tab w:val="num" w:pos="3600"/>
        </w:tabs>
        <w:ind w:left="3600" w:hanging="360"/>
      </w:pPr>
      <w:rPr>
        <w:rFonts w:ascii="Courier New" w:hAnsi="Courier New" w:cs="Courier New" w:hint="default"/>
      </w:rPr>
    </w:lvl>
    <w:lvl w:ilvl="5" w:tplc="56601BAE" w:tentative="1">
      <w:start w:val="1"/>
      <w:numFmt w:val="bullet"/>
      <w:lvlText w:val=""/>
      <w:lvlJc w:val="left"/>
      <w:pPr>
        <w:tabs>
          <w:tab w:val="num" w:pos="4320"/>
        </w:tabs>
        <w:ind w:left="4320" w:hanging="360"/>
      </w:pPr>
      <w:rPr>
        <w:rFonts w:ascii="Wingdings" w:hAnsi="Wingdings" w:hint="default"/>
      </w:rPr>
    </w:lvl>
    <w:lvl w:ilvl="6" w:tplc="5CEA0C9E" w:tentative="1">
      <w:start w:val="1"/>
      <w:numFmt w:val="bullet"/>
      <w:lvlText w:val=""/>
      <w:lvlJc w:val="left"/>
      <w:pPr>
        <w:tabs>
          <w:tab w:val="num" w:pos="5040"/>
        </w:tabs>
        <w:ind w:left="5040" w:hanging="360"/>
      </w:pPr>
      <w:rPr>
        <w:rFonts w:ascii="Symbol" w:hAnsi="Symbol" w:hint="default"/>
      </w:rPr>
    </w:lvl>
    <w:lvl w:ilvl="7" w:tplc="79C27CC8" w:tentative="1">
      <w:start w:val="1"/>
      <w:numFmt w:val="bullet"/>
      <w:lvlText w:val="o"/>
      <w:lvlJc w:val="left"/>
      <w:pPr>
        <w:tabs>
          <w:tab w:val="num" w:pos="5760"/>
        </w:tabs>
        <w:ind w:left="5760" w:hanging="360"/>
      </w:pPr>
      <w:rPr>
        <w:rFonts w:ascii="Courier New" w:hAnsi="Courier New" w:cs="Courier New" w:hint="default"/>
      </w:rPr>
    </w:lvl>
    <w:lvl w:ilvl="8" w:tplc="9FF03FA8"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42123F"/>
    <w:multiLevelType w:val="hybridMultilevel"/>
    <w:tmpl w:val="BE54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933C9B"/>
    <w:multiLevelType w:val="hybridMultilevel"/>
    <w:tmpl w:val="916E9D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31C2047"/>
    <w:multiLevelType w:val="hybridMultilevel"/>
    <w:tmpl w:val="D856D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867B31"/>
    <w:multiLevelType w:val="hybridMultilevel"/>
    <w:tmpl w:val="E5BCE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A92342"/>
    <w:multiLevelType w:val="hybridMultilevel"/>
    <w:tmpl w:val="A1969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60427FB"/>
    <w:multiLevelType w:val="hybridMultilevel"/>
    <w:tmpl w:val="10364A1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5" w15:restartNumberingAfterBreak="0">
    <w:nsid w:val="58807BD7"/>
    <w:multiLevelType w:val="hybridMultilevel"/>
    <w:tmpl w:val="64126F0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BF4D98"/>
    <w:multiLevelType w:val="hybridMultilevel"/>
    <w:tmpl w:val="F35EF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5339CA"/>
    <w:multiLevelType w:val="hybridMultilevel"/>
    <w:tmpl w:val="383A846E"/>
    <w:lvl w:ilvl="0" w:tplc="B6D0B8AC">
      <w:start w:val="1"/>
      <w:numFmt w:val="bullet"/>
      <w:lvlText w:val=""/>
      <w:lvlJc w:val="left"/>
      <w:pPr>
        <w:tabs>
          <w:tab w:val="num" w:pos="720"/>
        </w:tabs>
        <w:ind w:left="720" w:hanging="360"/>
      </w:pPr>
      <w:rPr>
        <w:rFonts w:ascii="Symbol" w:hAnsi="Symbol" w:hint="default"/>
      </w:rPr>
    </w:lvl>
    <w:lvl w:ilvl="1" w:tplc="389ADD80" w:tentative="1">
      <w:start w:val="1"/>
      <w:numFmt w:val="bullet"/>
      <w:lvlText w:val="o"/>
      <w:lvlJc w:val="left"/>
      <w:pPr>
        <w:tabs>
          <w:tab w:val="num" w:pos="1440"/>
        </w:tabs>
        <w:ind w:left="1440" w:hanging="360"/>
      </w:pPr>
      <w:rPr>
        <w:rFonts w:ascii="Courier New" w:hAnsi="Courier New" w:cs="Courier New" w:hint="default"/>
      </w:rPr>
    </w:lvl>
    <w:lvl w:ilvl="2" w:tplc="30A8006C" w:tentative="1">
      <w:start w:val="1"/>
      <w:numFmt w:val="bullet"/>
      <w:lvlText w:val=""/>
      <w:lvlJc w:val="left"/>
      <w:pPr>
        <w:tabs>
          <w:tab w:val="num" w:pos="2160"/>
        </w:tabs>
        <w:ind w:left="2160" w:hanging="360"/>
      </w:pPr>
      <w:rPr>
        <w:rFonts w:ascii="Wingdings" w:hAnsi="Wingdings" w:hint="default"/>
      </w:rPr>
    </w:lvl>
    <w:lvl w:ilvl="3" w:tplc="83D61EA8" w:tentative="1">
      <w:start w:val="1"/>
      <w:numFmt w:val="bullet"/>
      <w:lvlText w:val=""/>
      <w:lvlJc w:val="left"/>
      <w:pPr>
        <w:tabs>
          <w:tab w:val="num" w:pos="2880"/>
        </w:tabs>
        <w:ind w:left="2880" w:hanging="360"/>
      </w:pPr>
      <w:rPr>
        <w:rFonts w:ascii="Symbol" w:hAnsi="Symbol" w:hint="default"/>
      </w:rPr>
    </w:lvl>
    <w:lvl w:ilvl="4" w:tplc="971EEEBC" w:tentative="1">
      <w:start w:val="1"/>
      <w:numFmt w:val="bullet"/>
      <w:lvlText w:val="o"/>
      <w:lvlJc w:val="left"/>
      <w:pPr>
        <w:tabs>
          <w:tab w:val="num" w:pos="3600"/>
        </w:tabs>
        <w:ind w:left="3600" w:hanging="360"/>
      </w:pPr>
      <w:rPr>
        <w:rFonts w:ascii="Courier New" w:hAnsi="Courier New" w:cs="Courier New" w:hint="default"/>
      </w:rPr>
    </w:lvl>
    <w:lvl w:ilvl="5" w:tplc="4948B772" w:tentative="1">
      <w:start w:val="1"/>
      <w:numFmt w:val="bullet"/>
      <w:lvlText w:val=""/>
      <w:lvlJc w:val="left"/>
      <w:pPr>
        <w:tabs>
          <w:tab w:val="num" w:pos="4320"/>
        </w:tabs>
        <w:ind w:left="4320" w:hanging="360"/>
      </w:pPr>
      <w:rPr>
        <w:rFonts w:ascii="Wingdings" w:hAnsi="Wingdings" w:hint="default"/>
      </w:rPr>
    </w:lvl>
    <w:lvl w:ilvl="6" w:tplc="22D0CE46" w:tentative="1">
      <w:start w:val="1"/>
      <w:numFmt w:val="bullet"/>
      <w:lvlText w:val=""/>
      <w:lvlJc w:val="left"/>
      <w:pPr>
        <w:tabs>
          <w:tab w:val="num" w:pos="5040"/>
        </w:tabs>
        <w:ind w:left="5040" w:hanging="360"/>
      </w:pPr>
      <w:rPr>
        <w:rFonts w:ascii="Symbol" w:hAnsi="Symbol" w:hint="default"/>
      </w:rPr>
    </w:lvl>
    <w:lvl w:ilvl="7" w:tplc="F5BCB862" w:tentative="1">
      <w:start w:val="1"/>
      <w:numFmt w:val="bullet"/>
      <w:lvlText w:val="o"/>
      <w:lvlJc w:val="left"/>
      <w:pPr>
        <w:tabs>
          <w:tab w:val="num" w:pos="5760"/>
        </w:tabs>
        <w:ind w:left="5760" w:hanging="360"/>
      </w:pPr>
      <w:rPr>
        <w:rFonts w:ascii="Courier New" w:hAnsi="Courier New" w:cs="Courier New" w:hint="default"/>
      </w:rPr>
    </w:lvl>
    <w:lvl w:ilvl="8" w:tplc="33EAFA5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BD71861"/>
    <w:multiLevelType w:val="hybridMultilevel"/>
    <w:tmpl w:val="DEDC5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515518"/>
    <w:multiLevelType w:val="hybridMultilevel"/>
    <w:tmpl w:val="E88CC47C"/>
    <w:lvl w:ilvl="0" w:tplc="477A9926">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B94FCC"/>
    <w:multiLevelType w:val="hybridMultilevel"/>
    <w:tmpl w:val="07ACA0EC"/>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41" w15:restartNumberingAfterBreak="0">
    <w:nsid w:val="64D51214"/>
    <w:multiLevelType w:val="hybridMultilevel"/>
    <w:tmpl w:val="94FCECE6"/>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42" w15:restartNumberingAfterBreak="0">
    <w:nsid w:val="652D4974"/>
    <w:multiLevelType w:val="singleLevel"/>
    <w:tmpl w:val="4E548580"/>
    <w:lvl w:ilvl="0">
      <w:start w:val="1"/>
      <w:numFmt w:val="lowerRoman"/>
      <w:lvlText w:val="(%1)"/>
      <w:lvlJc w:val="left"/>
      <w:pPr>
        <w:tabs>
          <w:tab w:val="num" w:pos="1440"/>
        </w:tabs>
        <w:ind w:left="1440" w:hanging="720"/>
      </w:pPr>
    </w:lvl>
  </w:abstractNum>
  <w:abstractNum w:abstractNumId="43" w15:restartNumberingAfterBreak="0">
    <w:nsid w:val="65831836"/>
    <w:multiLevelType w:val="hybridMultilevel"/>
    <w:tmpl w:val="278C9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2F54D1"/>
    <w:multiLevelType w:val="hybridMultilevel"/>
    <w:tmpl w:val="5F2CA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A94FA5"/>
    <w:multiLevelType w:val="hybridMultilevel"/>
    <w:tmpl w:val="4FA01002"/>
    <w:lvl w:ilvl="0" w:tplc="C2A01A38">
      <w:start w:val="1"/>
      <w:numFmt w:val="upperLetter"/>
      <w:pStyle w:val="Annex0"/>
      <w:lvlText w:val="Anne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B097413"/>
    <w:multiLevelType w:val="hybridMultilevel"/>
    <w:tmpl w:val="760C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3013D1"/>
    <w:multiLevelType w:val="hybridMultilevel"/>
    <w:tmpl w:val="C61E1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432724"/>
    <w:multiLevelType w:val="hybridMultilevel"/>
    <w:tmpl w:val="AA3AF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6240D32"/>
    <w:multiLevelType w:val="hybridMultilevel"/>
    <w:tmpl w:val="10A61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6AB5F8D"/>
    <w:multiLevelType w:val="hybridMultilevel"/>
    <w:tmpl w:val="12022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59483E"/>
    <w:multiLevelType w:val="singleLevel"/>
    <w:tmpl w:val="04090001"/>
    <w:lvl w:ilvl="0">
      <w:start w:val="1"/>
      <w:numFmt w:val="bullet"/>
      <w:lvlText w:val=""/>
      <w:lvlJc w:val="left"/>
      <w:pPr>
        <w:ind w:left="720" w:hanging="360"/>
      </w:pPr>
      <w:rPr>
        <w:rFonts w:ascii="Symbol" w:hAnsi="Symbol" w:hint="default"/>
      </w:rPr>
    </w:lvl>
  </w:abstractNum>
  <w:abstractNum w:abstractNumId="52" w15:restartNumberingAfterBreak="0">
    <w:nsid w:val="79963374"/>
    <w:multiLevelType w:val="hybridMultilevel"/>
    <w:tmpl w:val="489617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ABF4FA8"/>
    <w:multiLevelType w:val="hybridMultilevel"/>
    <w:tmpl w:val="828811E6"/>
    <w:lvl w:ilvl="0" w:tplc="0F02FA8A">
      <w:start w:val="1"/>
      <w:numFmt w:val="bullet"/>
      <w:lvlText w:val=""/>
      <w:lvlJc w:val="left"/>
      <w:pPr>
        <w:tabs>
          <w:tab w:val="num" w:pos="720"/>
        </w:tabs>
        <w:ind w:left="720" w:hanging="360"/>
      </w:pPr>
      <w:rPr>
        <w:rFonts w:ascii="Symbol" w:hAnsi="Symbol" w:hint="default"/>
      </w:rPr>
    </w:lvl>
    <w:lvl w:ilvl="1" w:tplc="2438C0BC">
      <w:start w:val="1"/>
      <w:numFmt w:val="bullet"/>
      <w:lvlText w:val="o"/>
      <w:lvlJc w:val="left"/>
      <w:pPr>
        <w:tabs>
          <w:tab w:val="num" w:pos="1440"/>
        </w:tabs>
        <w:ind w:left="1440" w:hanging="360"/>
      </w:pPr>
      <w:rPr>
        <w:rFonts w:ascii="Courier New" w:hAnsi="Courier New" w:cs="Courier New" w:hint="default"/>
      </w:rPr>
    </w:lvl>
    <w:lvl w:ilvl="2" w:tplc="A02E72AE" w:tentative="1">
      <w:start w:val="1"/>
      <w:numFmt w:val="bullet"/>
      <w:lvlText w:val=""/>
      <w:lvlJc w:val="left"/>
      <w:pPr>
        <w:tabs>
          <w:tab w:val="num" w:pos="2160"/>
        </w:tabs>
        <w:ind w:left="2160" w:hanging="360"/>
      </w:pPr>
      <w:rPr>
        <w:rFonts w:ascii="Wingdings" w:hAnsi="Wingdings" w:hint="default"/>
      </w:rPr>
    </w:lvl>
    <w:lvl w:ilvl="3" w:tplc="FCAE5194" w:tentative="1">
      <w:start w:val="1"/>
      <w:numFmt w:val="bullet"/>
      <w:lvlText w:val=""/>
      <w:lvlJc w:val="left"/>
      <w:pPr>
        <w:tabs>
          <w:tab w:val="num" w:pos="2880"/>
        </w:tabs>
        <w:ind w:left="2880" w:hanging="360"/>
      </w:pPr>
      <w:rPr>
        <w:rFonts w:ascii="Symbol" w:hAnsi="Symbol" w:hint="default"/>
      </w:rPr>
    </w:lvl>
    <w:lvl w:ilvl="4" w:tplc="13A4D1A0" w:tentative="1">
      <w:start w:val="1"/>
      <w:numFmt w:val="bullet"/>
      <w:lvlText w:val="o"/>
      <w:lvlJc w:val="left"/>
      <w:pPr>
        <w:tabs>
          <w:tab w:val="num" w:pos="3600"/>
        </w:tabs>
        <w:ind w:left="3600" w:hanging="360"/>
      </w:pPr>
      <w:rPr>
        <w:rFonts w:ascii="Courier New" w:hAnsi="Courier New" w:cs="Courier New" w:hint="default"/>
      </w:rPr>
    </w:lvl>
    <w:lvl w:ilvl="5" w:tplc="802A4D4C" w:tentative="1">
      <w:start w:val="1"/>
      <w:numFmt w:val="bullet"/>
      <w:lvlText w:val=""/>
      <w:lvlJc w:val="left"/>
      <w:pPr>
        <w:tabs>
          <w:tab w:val="num" w:pos="4320"/>
        </w:tabs>
        <w:ind w:left="4320" w:hanging="360"/>
      </w:pPr>
      <w:rPr>
        <w:rFonts w:ascii="Wingdings" w:hAnsi="Wingdings" w:hint="default"/>
      </w:rPr>
    </w:lvl>
    <w:lvl w:ilvl="6" w:tplc="EAEAD56E" w:tentative="1">
      <w:start w:val="1"/>
      <w:numFmt w:val="bullet"/>
      <w:lvlText w:val=""/>
      <w:lvlJc w:val="left"/>
      <w:pPr>
        <w:tabs>
          <w:tab w:val="num" w:pos="5040"/>
        </w:tabs>
        <w:ind w:left="5040" w:hanging="360"/>
      </w:pPr>
      <w:rPr>
        <w:rFonts w:ascii="Symbol" w:hAnsi="Symbol" w:hint="default"/>
      </w:rPr>
    </w:lvl>
    <w:lvl w:ilvl="7" w:tplc="5D68DED8" w:tentative="1">
      <w:start w:val="1"/>
      <w:numFmt w:val="bullet"/>
      <w:lvlText w:val="o"/>
      <w:lvlJc w:val="left"/>
      <w:pPr>
        <w:tabs>
          <w:tab w:val="num" w:pos="5760"/>
        </w:tabs>
        <w:ind w:left="5760" w:hanging="360"/>
      </w:pPr>
      <w:rPr>
        <w:rFonts w:ascii="Courier New" w:hAnsi="Courier New" w:cs="Courier New" w:hint="default"/>
      </w:rPr>
    </w:lvl>
    <w:lvl w:ilvl="8" w:tplc="7DE427F6"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DEE6D2A"/>
    <w:multiLevelType w:val="hybridMultilevel"/>
    <w:tmpl w:val="7DB40326"/>
    <w:lvl w:ilvl="0" w:tplc="27C069EE">
      <w:start w:val="1"/>
      <w:numFmt w:val="bullet"/>
      <w:lvlText w:val=""/>
      <w:lvlJc w:val="left"/>
      <w:pPr>
        <w:tabs>
          <w:tab w:val="num" w:pos="780"/>
        </w:tabs>
        <w:ind w:left="780" w:hanging="360"/>
      </w:pPr>
      <w:rPr>
        <w:rFonts w:ascii="Symbol" w:hAnsi="Symbol" w:hint="default"/>
      </w:rPr>
    </w:lvl>
    <w:lvl w:ilvl="1" w:tplc="29447EBC" w:tentative="1">
      <w:start w:val="1"/>
      <w:numFmt w:val="bullet"/>
      <w:lvlText w:val="o"/>
      <w:lvlJc w:val="left"/>
      <w:pPr>
        <w:tabs>
          <w:tab w:val="num" w:pos="1500"/>
        </w:tabs>
        <w:ind w:left="1500" w:hanging="360"/>
      </w:pPr>
      <w:rPr>
        <w:rFonts w:ascii="Courier New" w:hAnsi="Courier New" w:cs="Courier New" w:hint="default"/>
      </w:rPr>
    </w:lvl>
    <w:lvl w:ilvl="2" w:tplc="5218DEBC" w:tentative="1">
      <w:start w:val="1"/>
      <w:numFmt w:val="bullet"/>
      <w:lvlText w:val=""/>
      <w:lvlJc w:val="left"/>
      <w:pPr>
        <w:tabs>
          <w:tab w:val="num" w:pos="2220"/>
        </w:tabs>
        <w:ind w:left="2220" w:hanging="360"/>
      </w:pPr>
      <w:rPr>
        <w:rFonts w:ascii="Wingdings" w:hAnsi="Wingdings" w:hint="default"/>
      </w:rPr>
    </w:lvl>
    <w:lvl w:ilvl="3" w:tplc="5744342C" w:tentative="1">
      <w:start w:val="1"/>
      <w:numFmt w:val="bullet"/>
      <w:lvlText w:val=""/>
      <w:lvlJc w:val="left"/>
      <w:pPr>
        <w:tabs>
          <w:tab w:val="num" w:pos="2940"/>
        </w:tabs>
        <w:ind w:left="2940" w:hanging="360"/>
      </w:pPr>
      <w:rPr>
        <w:rFonts w:ascii="Symbol" w:hAnsi="Symbol" w:hint="default"/>
      </w:rPr>
    </w:lvl>
    <w:lvl w:ilvl="4" w:tplc="F9967346" w:tentative="1">
      <w:start w:val="1"/>
      <w:numFmt w:val="bullet"/>
      <w:lvlText w:val="o"/>
      <w:lvlJc w:val="left"/>
      <w:pPr>
        <w:tabs>
          <w:tab w:val="num" w:pos="3660"/>
        </w:tabs>
        <w:ind w:left="3660" w:hanging="360"/>
      </w:pPr>
      <w:rPr>
        <w:rFonts w:ascii="Courier New" w:hAnsi="Courier New" w:cs="Courier New" w:hint="default"/>
      </w:rPr>
    </w:lvl>
    <w:lvl w:ilvl="5" w:tplc="AECA071C" w:tentative="1">
      <w:start w:val="1"/>
      <w:numFmt w:val="bullet"/>
      <w:lvlText w:val=""/>
      <w:lvlJc w:val="left"/>
      <w:pPr>
        <w:tabs>
          <w:tab w:val="num" w:pos="4380"/>
        </w:tabs>
        <w:ind w:left="4380" w:hanging="360"/>
      </w:pPr>
      <w:rPr>
        <w:rFonts w:ascii="Wingdings" w:hAnsi="Wingdings" w:hint="default"/>
      </w:rPr>
    </w:lvl>
    <w:lvl w:ilvl="6" w:tplc="06C2A7BC" w:tentative="1">
      <w:start w:val="1"/>
      <w:numFmt w:val="bullet"/>
      <w:lvlText w:val=""/>
      <w:lvlJc w:val="left"/>
      <w:pPr>
        <w:tabs>
          <w:tab w:val="num" w:pos="5100"/>
        </w:tabs>
        <w:ind w:left="5100" w:hanging="360"/>
      </w:pPr>
      <w:rPr>
        <w:rFonts w:ascii="Symbol" w:hAnsi="Symbol" w:hint="default"/>
      </w:rPr>
    </w:lvl>
    <w:lvl w:ilvl="7" w:tplc="76DA2AEE" w:tentative="1">
      <w:start w:val="1"/>
      <w:numFmt w:val="bullet"/>
      <w:lvlText w:val="o"/>
      <w:lvlJc w:val="left"/>
      <w:pPr>
        <w:tabs>
          <w:tab w:val="num" w:pos="5820"/>
        </w:tabs>
        <w:ind w:left="5820" w:hanging="360"/>
      </w:pPr>
      <w:rPr>
        <w:rFonts w:ascii="Courier New" w:hAnsi="Courier New" w:cs="Courier New" w:hint="default"/>
      </w:rPr>
    </w:lvl>
    <w:lvl w:ilvl="8" w:tplc="6BF62FC8" w:tentative="1">
      <w:start w:val="1"/>
      <w:numFmt w:val="bullet"/>
      <w:lvlText w:val=""/>
      <w:lvlJc w:val="left"/>
      <w:pPr>
        <w:tabs>
          <w:tab w:val="num" w:pos="6540"/>
        </w:tabs>
        <w:ind w:left="6540" w:hanging="360"/>
      </w:pPr>
      <w:rPr>
        <w:rFonts w:ascii="Wingdings" w:hAnsi="Wingdings" w:hint="default"/>
      </w:rPr>
    </w:lvl>
  </w:abstractNum>
  <w:num w:numId="1" w16cid:durableId="655258689">
    <w:abstractNumId w:val="16"/>
  </w:num>
  <w:num w:numId="2" w16cid:durableId="1320572322">
    <w:abstractNumId w:val="6"/>
  </w:num>
  <w:num w:numId="3" w16cid:durableId="48263136">
    <w:abstractNumId w:val="4"/>
  </w:num>
  <w:num w:numId="4" w16cid:durableId="297151417">
    <w:abstractNumId w:val="3"/>
  </w:num>
  <w:num w:numId="5" w16cid:durableId="1333685323">
    <w:abstractNumId w:val="2"/>
  </w:num>
  <w:num w:numId="6" w16cid:durableId="596132680">
    <w:abstractNumId w:val="1"/>
  </w:num>
  <w:num w:numId="7" w16cid:durableId="1386026914">
    <w:abstractNumId w:val="0"/>
  </w:num>
  <w:num w:numId="8" w16cid:durableId="256522285">
    <w:abstractNumId w:val="17"/>
  </w:num>
  <w:num w:numId="9" w16cid:durableId="511920828">
    <w:abstractNumId w:val="22"/>
  </w:num>
  <w:num w:numId="10" w16cid:durableId="2113939579">
    <w:abstractNumId w:val="12"/>
  </w:num>
  <w:num w:numId="11" w16cid:durableId="1957130875">
    <w:abstractNumId w:val="51"/>
  </w:num>
  <w:num w:numId="12" w16cid:durableId="1777367266">
    <w:abstractNumId w:val="37"/>
  </w:num>
  <w:num w:numId="13" w16cid:durableId="1563910974">
    <w:abstractNumId w:val="53"/>
  </w:num>
  <w:num w:numId="14" w16cid:durableId="645624818">
    <w:abstractNumId w:val="28"/>
  </w:num>
  <w:num w:numId="15" w16cid:durableId="154885400">
    <w:abstractNumId w:val="14"/>
  </w:num>
  <w:num w:numId="16" w16cid:durableId="588276935">
    <w:abstractNumId w:val="54"/>
  </w:num>
  <w:num w:numId="17" w16cid:durableId="853029824">
    <w:abstractNumId w:val="11"/>
  </w:num>
  <w:num w:numId="18" w16cid:durableId="1847597128">
    <w:abstractNumId w:val="31"/>
  </w:num>
  <w:num w:numId="19" w16cid:durableId="977732815">
    <w:abstractNumId w:val="8"/>
  </w:num>
  <w:num w:numId="20" w16cid:durableId="363290932">
    <w:abstractNumId w:val="18"/>
  </w:num>
  <w:num w:numId="21" w16cid:durableId="401802168">
    <w:abstractNumId w:val="32"/>
  </w:num>
  <w:num w:numId="22" w16cid:durableId="878859845">
    <w:abstractNumId w:val="52"/>
  </w:num>
  <w:num w:numId="23" w16cid:durableId="1860511868">
    <w:abstractNumId w:val="27"/>
  </w:num>
  <w:num w:numId="24" w16cid:durableId="264076395">
    <w:abstractNumId w:val="30"/>
  </w:num>
  <w:num w:numId="25" w16cid:durableId="1909993657">
    <w:abstractNumId w:val="46"/>
  </w:num>
  <w:num w:numId="26" w16cid:durableId="2128741576">
    <w:abstractNumId w:val="36"/>
  </w:num>
  <w:num w:numId="27" w16cid:durableId="954025566">
    <w:abstractNumId w:val="26"/>
  </w:num>
  <w:num w:numId="28" w16cid:durableId="167184134">
    <w:abstractNumId w:val="50"/>
  </w:num>
  <w:num w:numId="29" w16cid:durableId="1126579627">
    <w:abstractNumId w:val="49"/>
  </w:num>
  <w:num w:numId="30" w16cid:durableId="930894632">
    <w:abstractNumId w:val="34"/>
  </w:num>
  <w:num w:numId="31" w16cid:durableId="670304366">
    <w:abstractNumId w:val="38"/>
  </w:num>
  <w:num w:numId="32" w16cid:durableId="1489713334">
    <w:abstractNumId w:val="23"/>
  </w:num>
  <w:num w:numId="33" w16cid:durableId="83693578">
    <w:abstractNumId w:val="39"/>
  </w:num>
  <w:num w:numId="34" w16cid:durableId="1602376808">
    <w:abstractNumId w:val="25"/>
  </w:num>
  <w:num w:numId="35" w16cid:durableId="245916571">
    <w:abstractNumId w:val="41"/>
  </w:num>
  <w:num w:numId="36" w16cid:durableId="1182403122">
    <w:abstractNumId w:val="13"/>
  </w:num>
  <w:num w:numId="37" w16cid:durableId="1805728505">
    <w:abstractNumId w:val="40"/>
  </w:num>
  <w:num w:numId="38" w16cid:durableId="1871457533">
    <w:abstractNumId w:val="15"/>
  </w:num>
  <w:num w:numId="39" w16cid:durableId="1439105974">
    <w:abstractNumId w:val="19"/>
  </w:num>
  <w:num w:numId="40" w16cid:durableId="891380044">
    <w:abstractNumId w:val="33"/>
  </w:num>
  <w:num w:numId="41" w16cid:durableId="1389650285">
    <w:abstractNumId w:val="47"/>
  </w:num>
  <w:num w:numId="42" w16cid:durableId="2021001963">
    <w:abstractNumId w:val="7"/>
  </w:num>
  <w:num w:numId="43" w16cid:durableId="1204099760">
    <w:abstractNumId w:val="20"/>
  </w:num>
  <w:num w:numId="44" w16cid:durableId="890462223">
    <w:abstractNumId w:val="29"/>
  </w:num>
  <w:num w:numId="45" w16cid:durableId="837499396">
    <w:abstractNumId w:val="42"/>
    <w:lvlOverride w:ilvl="0">
      <w:startOverride w:val="1"/>
    </w:lvlOverride>
  </w:num>
  <w:num w:numId="46" w16cid:durableId="255480665">
    <w:abstractNumId w:val="42"/>
  </w:num>
  <w:num w:numId="47" w16cid:durableId="1952736846">
    <w:abstractNumId w:val="21"/>
  </w:num>
  <w:num w:numId="48" w16cid:durableId="1254051081">
    <w:abstractNumId w:val="44"/>
  </w:num>
  <w:num w:numId="49" w16cid:durableId="769542319">
    <w:abstractNumId w:val="35"/>
  </w:num>
  <w:num w:numId="50" w16cid:durableId="1256212201">
    <w:abstractNumId w:val="9"/>
  </w:num>
  <w:num w:numId="51" w16cid:durableId="1762950482">
    <w:abstractNumId w:val="43"/>
  </w:num>
  <w:num w:numId="52" w16cid:durableId="1136339784">
    <w:abstractNumId w:val="5"/>
  </w:num>
  <w:num w:numId="53" w16cid:durableId="1516383934">
    <w:abstractNumId w:val="10"/>
  </w:num>
  <w:num w:numId="54" w16cid:durableId="783882896">
    <w:abstractNumId w:val="48"/>
  </w:num>
  <w:num w:numId="55" w16cid:durableId="80414160">
    <w:abstractNumId w:val="45"/>
  </w:num>
  <w:num w:numId="56" w16cid:durableId="257755686">
    <w:abstractNumId w:val="13"/>
  </w:num>
  <w:num w:numId="57" w16cid:durableId="153767616">
    <w:abstractNumId w:val="13"/>
  </w:num>
  <w:num w:numId="58" w16cid:durableId="1930650233">
    <w:abstractNumId w:val="13"/>
  </w:num>
  <w:num w:numId="59" w16cid:durableId="698892343">
    <w:abstractNumId w:val="13"/>
  </w:num>
  <w:num w:numId="60" w16cid:durableId="1769500300">
    <w:abstractNumId w:val="13"/>
  </w:num>
  <w:num w:numId="61" w16cid:durableId="318115422">
    <w:abstractNumId w:val="13"/>
  </w:num>
  <w:num w:numId="62" w16cid:durableId="1123814374">
    <w:abstractNumId w:val="13"/>
  </w:num>
  <w:num w:numId="63" w16cid:durableId="1643541801">
    <w:abstractNumId w:val="13"/>
  </w:num>
  <w:num w:numId="64" w16cid:durableId="540678982">
    <w:abstractNumId w:val="13"/>
  </w:num>
  <w:num w:numId="65" w16cid:durableId="2131241994">
    <w:abstractNumId w:val="24"/>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346"/>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2DC"/>
    <w:rsid w:val="00004989"/>
    <w:rsid w:val="000049AF"/>
    <w:rsid w:val="00004B50"/>
    <w:rsid w:val="000052AD"/>
    <w:rsid w:val="000052BD"/>
    <w:rsid w:val="0000728E"/>
    <w:rsid w:val="0001166A"/>
    <w:rsid w:val="00014234"/>
    <w:rsid w:val="000158F8"/>
    <w:rsid w:val="00021149"/>
    <w:rsid w:val="00021383"/>
    <w:rsid w:val="00021A37"/>
    <w:rsid w:val="000270FF"/>
    <w:rsid w:val="00027A8C"/>
    <w:rsid w:val="00030176"/>
    <w:rsid w:val="00031CBC"/>
    <w:rsid w:val="0003240A"/>
    <w:rsid w:val="00032F22"/>
    <w:rsid w:val="00035108"/>
    <w:rsid w:val="0003528A"/>
    <w:rsid w:val="000356FA"/>
    <w:rsid w:val="00035C11"/>
    <w:rsid w:val="000362EB"/>
    <w:rsid w:val="00036B75"/>
    <w:rsid w:val="000379ED"/>
    <w:rsid w:val="00040148"/>
    <w:rsid w:val="0004063A"/>
    <w:rsid w:val="00040E13"/>
    <w:rsid w:val="000419AB"/>
    <w:rsid w:val="00044EF9"/>
    <w:rsid w:val="00044FEE"/>
    <w:rsid w:val="000454EF"/>
    <w:rsid w:val="00045F4B"/>
    <w:rsid w:val="00047F6B"/>
    <w:rsid w:val="00050202"/>
    <w:rsid w:val="000509BA"/>
    <w:rsid w:val="00053ABB"/>
    <w:rsid w:val="0005492C"/>
    <w:rsid w:val="00054B3C"/>
    <w:rsid w:val="0005510C"/>
    <w:rsid w:val="00055416"/>
    <w:rsid w:val="000563DC"/>
    <w:rsid w:val="00056ECE"/>
    <w:rsid w:val="00060814"/>
    <w:rsid w:val="00060957"/>
    <w:rsid w:val="00061CED"/>
    <w:rsid w:val="000620F8"/>
    <w:rsid w:val="0006482A"/>
    <w:rsid w:val="00064E25"/>
    <w:rsid w:val="00066C71"/>
    <w:rsid w:val="0006786A"/>
    <w:rsid w:val="00070080"/>
    <w:rsid w:val="00071706"/>
    <w:rsid w:val="00073F4B"/>
    <w:rsid w:val="000747B3"/>
    <w:rsid w:val="00074A15"/>
    <w:rsid w:val="000750E4"/>
    <w:rsid w:val="00075928"/>
    <w:rsid w:val="00076A6D"/>
    <w:rsid w:val="000771BD"/>
    <w:rsid w:val="000772C2"/>
    <w:rsid w:val="000773A9"/>
    <w:rsid w:val="0008096E"/>
    <w:rsid w:val="00080EBB"/>
    <w:rsid w:val="00083C67"/>
    <w:rsid w:val="00084C3B"/>
    <w:rsid w:val="000854BF"/>
    <w:rsid w:val="00087A13"/>
    <w:rsid w:val="00090219"/>
    <w:rsid w:val="0009138E"/>
    <w:rsid w:val="00097E2B"/>
    <w:rsid w:val="000A060C"/>
    <w:rsid w:val="000A0B2E"/>
    <w:rsid w:val="000A1349"/>
    <w:rsid w:val="000A1840"/>
    <w:rsid w:val="000A1874"/>
    <w:rsid w:val="000A1A45"/>
    <w:rsid w:val="000A1AC7"/>
    <w:rsid w:val="000A457A"/>
    <w:rsid w:val="000A45DF"/>
    <w:rsid w:val="000A5062"/>
    <w:rsid w:val="000A60E9"/>
    <w:rsid w:val="000A61BE"/>
    <w:rsid w:val="000A6853"/>
    <w:rsid w:val="000A6CF6"/>
    <w:rsid w:val="000B013E"/>
    <w:rsid w:val="000B0546"/>
    <w:rsid w:val="000B2FB7"/>
    <w:rsid w:val="000B39E5"/>
    <w:rsid w:val="000B3F82"/>
    <w:rsid w:val="000B40A1"/>
    <w:rsid w:val="000B640E"/>
    <w:rsid w:val="000B7185"/>
    <w:rsid w:val="000B7BFA"/>
    <w:rsid w:val="000C109C"/>
    <w:rsid w:val="000C2038"/>
    <w:rsid w:val="000C2C7C"/>
    <w:rsid w:val="000C609E"/>
    <w:rsid w:val="000C7798"/>
    <w:rsid w:val="000C7A81"/>
    <w:rsid w:val="000C7B98"/>
    <w:rsid w:val="000D0422"/>
    <w:rsid w:val="000D187A"/>
    <w:rsid w:val="000D23CA"/>
    <w:rsid w:val="000D40A6"/>
    <w:rsid w:val="000D6280"/>
    <w:rsid w:val="000D652B"/>
    <w:rsid w:val="000D7925"/>
    <w:rsid w:val="000E033C"/>
    <w:rsid w:val="000E1DFD"/>
    <w:rsid w:val="000E5DA7"/>
    <w:rsid w:val="000E73B3"/>
    <w:rsid w:val="000F06D2"/>
    <w:rsid w:val="000F094B"/>
    <w:rsid w:val="000F0F20"/>
    <w:rsid w:val="000F2AEA"/>
    <w:rsid w:val="000F6A4D"/>
    <w:rsid w:val="000F7B9F"/>
    <w:rsid w:val="000F7F7E"/>
    <w:rsid w:val="00100367"/>
    <w:rsid w:val="001004B0"/>
    <w:rsid w:val="00100A96"/>
    <w:rsid w:val="00101207"/>
    <w:rsid w:val="00103764"/>
    <w:rsid w:val="0010463A"/>
    <w:rsid w:val="001056D7"/>
    <w:rsid w:val="0010600C"/>
    <w:rsid w:val="001073C7"/>
    <w:rsid w:val="00107959"/>
    <w:rsid w:val="001100A3"/>
    <w:rsid w:val="00110125"/>
    <w:rsid w:val="00110BF6"/>
    <w:rsid w:val="00111A20"/>
    <w:rsid w:val="00114143"/>
    <w:rsid w:val="00117EF5"/>
    <w:rsid w:val="00120A87"/>
    <w:rsid w:val="001212E4"/>
    <w:rsid w:val="00121682"/>
    <w:rsid w:val="00121999"/>
    <w:rsid w:val="001221F6"/>
    <w:rsid w:val="001226F3"/>
    <w:rsid w:val="00122B61"/>
    <w:rsid w:val="00132312"/>
    <w:rsid w:val="00132692"/>
    <w:rsid w:val="0013352C"/>
    <w:rsid w:val="00133B7A"/>
    <w:rsid w:val="00133E56"/>
    <w:rsid w:val="00134179"/>
    <w:rsid w:val="00134DF5"/>
    <w:rsid w:val="00136303"/>
    <w:rsid w:val="00136C12"/>
    <w:rsid w:val="00137902"/>
    <w:rsid w:val="00140947"/>
    <w:rsid w:val="00140A32"/>
    <w:rsid w:val="00141486"/>
    <w:rsid w:val="00141BA0"/>
    <w:rsid w:val="00142616"/>
    <w:rsid w:val="00143BA6"/>
    <w:rsid w:val="00143BFC"/>
    <w:rsid w:val="00143F82"/>
    <w:rsid w:val="00144C2B"/>
    <w:rsid w:val="00147600"/>
    <w:rsid w:val="00147EE5"/>
    <w:rsid w:val="00150B63"/>
    <w:rsid w:val="00150CEE"/>
    <w:rsid w:val="001516CA"/>
    <w:rsid w:val="00152A33"/>
    <w:rsid w:val="00153D38"/>
    <w:rsid w:val="0015421F"/>
    <w:rsid w:val="001545BA"/>
    <w:rsid w:val="00155444"/>
    <w:rsid w:val="00156BE3"/>
    <w:rsid w:val="001573C4"/>
    <w:rsid w:val="001600AF"/>
    <w:rsid w:val="00160109"/>
    <w:rsid w:val="00160E0F"/>
    <w:rsid w:val="00162D7E"/>
    <w:rsid w:val="00162DA5"/>
    <w:rsid w:val="00163C4D"/>
    <w:rsid w:val="00163CBF"/>
    <w:rsid w:val="00163D19"/>
    <w:rsid w:val="001648C9"/>
    <w:rsid w:val="00166373"/>
    <w:rsid w:val="00167621"/>
    <w:rsid w:val="00167C2F"/>
    <w:rsid w:val="00171C07"/>
    <w:rsid w:val="00173519"/>
    <w:rsid w:val="00173A22"/>
    <w:rsid w:val="001742A9"/>
    <w:rsid w:val="00174C62"/>
    <w:rsid w:val="00175254"/>
    <w:rsid w:val="00180410"/>
    <w:rsid w:val="00180820"/>
    <w:rsid w:val="0018141E"/>
    <w:rsid w:val="0018245A"/>
    <w:rsid w:val="00182E82"/>
    <w:rsid w:val="001831A5"/>
    <w:rsid w:val="001833FC"/>
    <w:rsid w:val="00183503"/>
    <w:rsid w:val="00186363"/>
    <w:rsid w:val="00186CF4"/>
    <w:rsid w:val="0019003C"/>
    <w:rsid w:val="001922CE"/>
    <w:rsid w:val="00192A1C"/>
    <w:rsid w:val="00193704"/>
    <w:rsid w:val="00193B0E"/>
    <w:rsid w:val="001944BA"/>
    <w:rsid w:val="00194B2D"/>
    <w:rsid w:val="0019692E"/>
    <w:rsid w:val="001A0BEA"/>
    <w:rsid w:val="001A26D0"/>
    <w:rsid w:val="001A272F"/>
    <w:rsid w:val="001A296F"/>
    <w:rsid w:val="001A2E9A"/>
    <w:rsid w:val="001A37DE"/>
    <w:rsid w:val="001A3F1B"/>
    <w:rsid w:val="001A5953"/>
    <w:rsid w:val="001A5C72"/>
    <w:rsid w:val="001A5DE3"/>
    <w:rsid w:val="001A6B2A"/>
    <w:rsid w:val="001B03BC"/>
    <w:rsid w:val="001B11E9"/>
    <w:rsid w:val="001B121A"/>
    <w:rsid w:val="001B14B8"/>
    <w:rsid w:val="001B3B69"/>
    <w:rsid w:val="001B3C96"/>
    <w:rsid w:val="001B48C3"/>
    <w:rsid w:val="001B4929"/>
    <w:rsid w:val="001B582C"/>
    <w:rsid w:val="001B5C3A"/>
    <w:rsid w:val="001B5F4C"/>
    <w:rsid w:val="001B6CF0"/>
    <w:rsid w:val="001B77E4"/>
    <w:rsid w:val="001C1487"/>
    <w:rsid w:val="001C153A"/>
    <w:rsid w:val="001C1EB1"/>
    <w:rsid w:val="001C2735"/>
    <w:rsid w:val="001C2B4C"/>
    <w:rsid w:val="001C36F9"/>
    <w:rsid w:val="001C406B"/>
    <w:rsid w:val="001C4298"/>
    <w:rsid w:val="001C445F"/>
    <w:rsid w:val="001C554E"/>
    <w:rsid w:val="001C5586"/>
    <w:rsid w:val="001C6D85"/>
    <w:rsid w:val="001C7A1B"/>
    <w:rsid w:val="001D010B"/>
    <w:rsid w:val="001D03BF"/>
    <w:rsid w:val="001D13B7"/>
    <w:rsid w:val="001D16C1"/>
    <w:rsid w:val="001D3233"/>
    <w:rsid w:val="001D36D7"/>
    <w:rsid w:val="001D444C"/>
    <w:rsid w:val="001D44F5"/>
    <w:rsid w:val="001D502D"/>
    <w:rsid w:val="001D547F"/>
    <w:rsid w:val="001D57C7"/>
    <w:rsid w:val="001D6C60"/>
    <w:rsid w:val="001D74D7"/>
    <w:rsid w:val="001D7688"/>
    <w:rsid w:val="001E2A80"/>
    <w:rsid w:val="001E2E6B"/>
    <w:rsid w:val="001E3188"/>
    <w:rsid w:val="001E4A4E"/>
    <w:rsid w:val="001E4C2C"/>
    <w:rsid w:val="001E561A"/>
    <w:rsid w:val="001E78CA"/>
    <w:rsid w:val="001F0216"/>
    <w:rsid w:val="001F0D95"/>
    <w:rsid w:val="001F1025"/>
    <w:rsid w:val="001F127D"/>
    <w:rsid w:val="001F1625"/>
    <w:rsid w:val="001F420C"/>
    <w:rsid w:val="001F644E"/>
    <w:rsid w:val="001F6653"/>
    <w:rsid w:val="002006DA"/>
    <w:rsid w:val="00201203"/>
    <w:rsid w:val="00201653"/>
    <w:rsid w:val="00202027"/>
    <w:rsid w:val="002041B2"/>
    <w:rsid w:val="00205D9B"/>
    <w:rsid w:val="00205DF7"/>
    <w:rsid w:val="00210A5D"/>
    <w:rsid w:val="00210A7B"/>
    <w:rsid w:val="00211B9A"/>
    <w:rsid w:val="00213A2E"/>
    <w:rsid w:val="00217779"/>
    <w:rsid w:val="00220030"/>
    <w:rsid w:val="002200A7"/>
    <w:rsid w:val="00221A42"/>
    <w:rsid w:val="00222A71"/>
    <w:rsid w:val="00222B05"/>
    <w:rsid w:val="00224E0D"/>
    <w:rsid w:val="00225EDC"/>
    <w:rsid w:val="00227018"/>
    <w:rsid w:val="00227314"/>
    <w:rsid w:val="00231260"/>
    <w:rsid w:val="00231652"/>
    <w:rsid w:val="00231701"/>
    <w:rsid w:val="00233A0D"/>
    <w:rsid w:val="00235EBB"/>
    <w:rsid w:val="002368D1"/>
    <w:rsid w:val="00236BA9"/>
    <w:rsid w:val="0024045C"/>
    <w:rsid w:val="00240EFB"/>
    <w:rsid w:val="0024149F"/>
    <w:rsid w:val="00241642"/>
    <w:rsid w:val="00241919"/>
    <w:rsid w:val="00241991"/>
    <w:rsid w:val="00242613"/>
    <w:rsid w:val="00243BFF"/>
    <w:rsid w:val="00243D40"/>
    <w:rsid w:val="00244B6E"/>
    <w:rsid w:val="0024555D"/>
    <w:rsid w:val="00245982"/>
    <w:rsid w:val="00245FEC"/>
    <w:rsid w:val="00246B75"/>
    <w:rsid w:val="0024743D"/>
    <w:rsid w:val="00247CD3"/>
    <w:rsid w:val="00252585"/>
    <w:rsid w:val="00252719"/>
    <w:rsid w:val="00253B2B"/>
    <w:rsid w:val="0025415A"/>
    <w:rsid w:val="002566AD"/>
    <w:rsid w:val="00262E95"/>
    <w:rsid w:val="00262EA5"/>
    <w:rsid w:val="002633A4"/>
    <w:rsid w:val="002638CA"/>
    <w:rsid w:val="00263A00"/>
    <w:rsid w:val="00264204"/>
    <w:rsid w:val="00264BE3"/>
    <w:rsid w:val="002654A1"/>
    <w:rsid w:val="0026555A"/>
    <w:rsid w:val="002665C8"/>
    <w:rsid w:val="00266912"/>
    <w:rsid w:val="00266D5F"/>
    <w:rsid w:val="00271679"/>
    <w:rsid w:val="00271C89"/>
    <w:rsid w:val="00272B0A"/>
    <w:rsid w:val="0027508E"/>
    <w:rsid w:val="002754DA"/>
    <w:rsid w:val="002757C1"/>
    <w:rsid w:val="00275BDD"/>
    <w:rsid w:val="00275DC4"/>
    <w:rsid w:val="00276364"/>
    <w:rsid w:val="002775EF"/>
    <w:rsid w:val="00281322"/>
    <w:rsid w:val="002817C0"/>
    <w:rsid w:val="002825BD"/>
    <w:rsid w:val="002828BE"/>
    <w:rsid w:val="00282CE8"/>
    <w:rsid w:val="00283D4B"/>
    <w:rsid w:val="002843D4"/>
    <w:rsid w:val="002844A3"/>
    <w:rsid w:val="00285D42"/>
    <w:rsid w:val="002875C5"/>
    <w:rsid w:val="00290A57"/>
    <w:rsid w:val="00290AE5"/>
    <w:rsid w:val="00290B09"/>
    <w:rsid w:val="00291098"/>
    <w:rsid w:val="00292079"/>
    <w:rsid w:val="00292B85"/>
    <w:rsid w:val="00292FF6"/>
    <w:rsid w:val="002944F7"/>
    <w:rsid w:val="00294706"/>
    <w:rsid w:val="002957CE"/>
    <w:rsid w:val="002A0D41"/>
    <w:rsid w:val="002A23D3"/>
    <w:rsid w:val="002A3156"/>
    <w:rsid w:val="002A709C"/>
    <w:rsid w:val="002A77E9"/>
    <w:rsid w:val="002A7A97"/>
    <w:rsid w:val="002A7C0E"/>
    <w:rsid w:val="002B03C6"/>
    <w:rsid w:val="002B06B8"/>
    <w:rsid w:val="002B0C43"/>
    <w:rsid w:val="002B1D5F"/>
    <w:rsid w:val="002B3FDC"/>
    <w:rsid w:val="002B4AAA"/>
    <w:rsid w:val="002B545A"/>
    <w:rsid w:val="002B6122"/>
    <w:rsid w:val="002B6C27"/>
    <w:rsid w:val="002C12E9"/>
    <w:rsid w:val="002C36EC"/>
    <w:rsid w:val="002C5D6F"/>
    <w:rsid w:val="002C6114"/>
    <w:rsid w:val="002C6BEE"/>
    <w:rsid w:val="002D032B"/>
    <w:rsid w:val="002D1458"/>
    <w:rsid w:val="002D1560"/>
    <w:rsid w:val="002D27A8"/>
    <w:rsid w:val="002D2F79"/>
    <w:rsid w:val="002D3282"/>
    <w:rsid w:val="002D3E10"/>
    <w:rsid w:val="002D5102"/>
    <w:rsid w:val="002D53B8"/>
    <w:rsid w:val="002D614D"/>
    <w:rsid w:val="002D6A39"/>
    <w:rsid w:val="002E1973"/>
    <w:rsid w:val="002E1CB8"/>
    <w:rsid w:val="002E2409"/>
    <w:rsid w:val="002E2BD9"/>
    <w:rsid w:val="002E3CDA"/>
    <w:rsid w:val="002E4F2B"/>
    <w:rsid w:val="002E6F40"/>
    <w:rsid w:val="002E7725"/>
    <w:rsid w:val="002F035B"/>
    <w:rsid w:val="002F053B"/>
    <w:rsid w:val="002F191E"/>
    <w:rsid w:val="002F24B8"/>
    <w:rsid w:val="002F3B43"/>
    <w:rsid w:val="002F4185"/>
    <w:rsid w:val="002F484A"/>
    <w:rsid w:val="002F6670"/>
    <w:rsid w:val="002F69A9"/>
    <w:rsid w:val="002F6A0C"/>
    <w:rsid w:val="002F6C64"/>
    <w:rsid w:val="003000DC"/>
    <w:rsid w:val="00300898"/>
    <w:rsid w:val="00301519"/>
    <w:rsid w:val="0030169C"/>
    <w:rsid w:val="00303687"/>
    <w:rsid w:val="00303A1F"/>
    <w:rsid w:val="00305BF5"/>
    <w:rsid w:val="003079DC"/>
    <w:rsid w:val="00311A75"/>
    <w:rsid w:val="00312DE4"/>
    <w:rsid w:val="00313AE8"/>
    <w:rsid w:val="003145B4"/>
    <w:rsid w:val="00314EF9"/>
    <w:rsid w:val="00320009"/>
    <w:rsid w:val="00320664"/>
    <w:rsid w:val="003209F0"/>
    <w:rsid w:val="00320C38"/>
    <w:rsid w:val="00321141"/>
    <w:rsid w:val="00321EB2"/>
    <w:rsid w:val="0032261C"/>
    <w:rsid w:val="00324223"/>
    <w:rsid w:val="00324E3F"/>
    <w:rsid w:val="00325481"/>
    <w:rsid w:val="00325F61"/>
    <w:rsid w:val="00326116"/>
    <w:rsid w:val="003275BF"/>
    <w:rsid w:val="0032786B"/>
    <w:rsid w:val="00327DCB"/>
    <w:rsid w:val="00330739"/>
    <w:rsid w:val="00330823"/>
    <w:rsid w:val="003314F4"/>
    <w:rsid w:val="003328B3"/>
    <w:rsid w:val="00332F84"/>
    <w:rsid w:val="00334111"/>
    <w:rsid w:val="0033412D"/>
    <w:rsid w:val="003341A0"/>
    <w:rsid w:val="0033594C"/>
    <w:rsid w:val="00335DA9"/>
    <w:rsid w:val="00336114"/>
    <w:rsid w:val="00336B2A"/>
    <w:rsid w:val="00336DC9"/>
    <w:rsid w:val="00337617"/>
    <w:rsid w:val="003378F5"/>
    <w:rsid w:val="00341B46"/>
    <w:rsid w:val="00343DA6"/>
    <w:rsid w:val="00344184"/>
    <w:rsid w:val="00344884"/>
    <w:rsid w:val="003461F1"/>
    <w:rsid w:val="003477BE"/>
    <w:rsid w:val="00347FF8"/>
    <w:rsid w:val="0035004D"/>
    <w:rsid w:val="0035120F"/>
    <w:rsid w:val="003518B2"/>
    <w:rsid w:val="00351CFB"/>
    <w:rsid w:val="0035225D"/>
    <w:rsid w:val="00352BAA"/>
    <w:rsid w:val="00352D40"/>
    <w:rsid w:val="003532F0"/>
    <w:rsid w:val="00353636"/>
    <w:rsid w:val="003538E5"/>
    <w:rsid w:val="00354432"/>
    <w:rsid w:val="003545D9"/>
    <w:rsid w:val="0035657C"/>
    <w:rsid w:val="00361CD6"/>
    <w:rsid w:val="0036222C"/>
    <w:rsid w:val="003644B4"/>
    <w:rsid w:val="003648EA"/>
    <w:rsid w:val="003701F0"/>
    <w:rsid w:val="003705F1"/>
    <w:rsid w:val="00370E0B"/>
    <w:rsid w:val="00375D4A"/>
    <w:rsid w:val="00376CCF"/>
    <w:rsid w:val="003772C0"/>
    <w:rsid w:val="00377A2D"/>
    <w:rsid w:val="00377AF7"/>
    <w:rsid w:val="00381437"/>
    <w:rsid w:val="00382C0A"/>
    <w:rsid w:val="00382CC5"/>
    <w:rsid w:val="003834B3"/>
    <w:rsid w:val="003835F3"/>
    <w:rsid w:val="00387500"/>
    <w:rsid w:val="00387B2F"/>
    <w:rsid w:val="0039076C"/>
    <w:rsid w:val="00392DE2"/>
    <w:rsid w:val="00393BB1"/>
    <w:rsid w:val="0039480C"/>
    <w:rsid w:val="00394A4C"/>
    <w:rsid w:val="00396269"/>
    <w:rsid w:val="003A07B5"/>
    <w:rsid w:val="003A144A"/>
    <w:rsid w:val="003A1BE9"/>
    <w:rsid w:val="003A2A5C"/>
    <w:rsid w:val="003A2A93"/>
    <w:rsid w:val="003A2D3B"/>
    <w:rsid w:val="003A2F9F"/>
    <w:rsid w:val="003A552C"/>
    <w:rsid w:val="003A58E5"/>
    <w:rsid w:val="003A7C02"/>
    <w:rsid w:val="003A7C25"/>
    <w:rsid w:val="003B0C74"/>
    <w:rsid w:val="003B26B2"/>
    <w:rsid w:val="003B31D6"/>
    <w:rsid w:val="003B3D93"/>
    <w:rsid w:val="003B4A9A"/>
    <w:rsid w:val="003B53C2"/>
    <w:rsid w:val="003B54BD"/>
    <w:rsid w:val="003B6E33"/>
    <w:rsid w:val="003B7E19"/>
    <w:rsid w:val="003C0AD2"/>
    <w:rsid w:val="003C0D05"/>
    <w:rsid w:val="003C161E"/>
    <w:rsid w:val="003C1FC0"/>
    <w:rsid w:val="003C306F"/>
    <w:rsid w:val="003C37CA"/>
    <w:rsid w:val="003C4934"/>
    <w:rsid w:val="003C60E1"/>
    <w:rsid w:val="003C635B"/>
    <w:rsid w:val="003C6471"/>
    <w:rsid w:val="003C7801"/>
    <w:rsid w:val="003D03FC"/>
    <w:rsid w:val="003D0F80"/>
    <w:rsid w:val="003D1324"/>
    <w:rsid w:val="003D1865"/>
    <w:rsid w:val="003D2F70"/>
    <w:rsid w:val="003D2FEB"/>
    <w:rsid w:val="003D3AFC"/>
    <w:rsid w:val="003D493D"/>
    <w:rsid w:val="003D5B98"/>
    <w:rsid w:val="003D6ACB"/>
    <w:rsid w:val="003D7DFE"/>
    <w:rsid w:val="003E0954"/>
    <w:rsid w:val="003E16EF"/>
    <w:rsid w:val="003E2A65"/>
    <w:rsid w:val="003E2ECF"/>
    <w:rsid w:val="003E4117"/>
    <w:rsid w:val="003E474A"/>
    <w:rsid w:val="003E4959"/>
    <w:rsid w:val="003E6A70"/>
    <w:rsid w:val="003F1004"/>
    <w:rsid w:val="003F2876"/>
    <w:rsid w:val="003F29EC"/>
    <w:rsid w:val="003F2A45"/>
    <w:rsid w:val="003F4112"/>
    <w:rsid w:val="003F517B"/>
    <w:rsid w:val="003F588A"/>
    <w:rsid w:val="003F6D64"/>
    <w:rsid w:val="003F73F5"/>
    <w:rsid w:val="00402840"/>
    <w:rsid w:val="004046AE"/>
    <w:rsid w:val="0040471E"/>
    <w:rsid w:val="004060BE"/>
    <w:rsid w:val="00406A03"/>
    <w:rsid w:val="00407363"/>
    <w:rsid w:val="004105B4"/>
    <w:rsid w:val="00412761"/>
    <w:rsid w:val="00412768"/>
    <w:rsid w:val="00413210"/>
    <w:rsid w:val="00413823"/>
    <w:rsid w:val="00413DED"/>
    <w:rsid w:val="00413F19"/>
    <w:rsid w:val="00414CC4"/>
    <w:rsid w:val="004153A3"/>
    <w:rsid w:val="00415594"/>
    <w:rsid w:val="00415CAE"/>
    <w:rsid w:val="0041637F"/>
    <w:rsid w:val="00416C61"/>
    <w:rsid w:val="00417334"/>
    <w:rsid w:val="004179BB"/>
    <w:rsid w:val="00420F36"/>
    <w:rsid w:val="0042446D"/>
    <w:rsid w:val="00425034"/>
    <w:rsid w:val="0042503C"/>
    <w:rsid w:val="00426236"/>
    <w:rsid w:val="004262FA"/>
    <w:rsid w:val="00426EE5"/>
    <w:rsid w:val="00427969"/>
    <w:rsid w:val="004279CC"/>
    <w:rsid w:val="00427C24"/>
    <w:rsid w:val="00427C26"/>
    <w:rsid w:val="00427FF9"/>
    <w:rsid w:val="00430C85"/>
    <w:rsid w:val="00431A2B"/>
    <w:rsid w:val="00434709"/>
    <w:rsid w:val="00434B3A"/>
    <w:rsid w:val="00435222"/>
    <w:rsid w:val="00435297"/>
    <w:rsid w:val="004353CA"/>
    <w:rsid w:val="004355CA"/>
    <w:rsid w:val="00436292"/>
    <w:rsid w:val="00436C86"/>
    <w:rsid w:val="0043765C"/>
    <w:rsid w:val="00437F4B"/>
    <w:rsid w:val="00440F83"/>
    <w:rsid w:val="00441E36"/>
    <w:rsid w:val="004446AD"/>
    <w:rsid w:val="00444887"/>
    <w:rsid w:val="00445973"/>
    <w:rsid w:val="004478B9"/>
    <w:rsid w:val="00447C88"/>
    <w:rsid w:val="00450410"/>
    <w:rsid w:val="004504B9"/>
    <w:rsid w:val="00451DB0"/>
    <w:rsid w:val="00452843"/>
    <w:rsid w:val="00452FCE"/>
    <w:rsid w:val="004558E8"/>
    <w:rsid w:val="00455D8C"/>
    <w:rsid w:val="00455F2D"/>
    <w:rsid w:val="00460870"/>
    <w:rsid w:val="00461A20"/>
    <w:rsid w:val="00462731"/>
    <w:rsid w:val="00462A3F"/>
    <w:rsid w:val="00464355"/>
    <w:rsid w:val="00466C59"/>
    <w:rsid w:val="00467133"/>
    <w:rsid w:val="00467386"/>
    <w:rsid w:val="00467A98"/>
    <w:rsid w:val="004700A3"/>
    <w:rsid w:val="00470A32"/>
    <w:rsid w:val="0047172A"/>
    <w:rsid w:val="00471D07"/>
    <w:rsid w:val="00471E71"/>
    <w:rsid w:val="00472514"/>
    <w:rsid w:val="004727B8"/>
    <w:rsid w:val="00473CFA"/>
    <w:rsid w:val="004742B6"/>
    <w:rsid w:val="00474629"/>
    <w:rsid w:val="00474EA0"/>
    <w:rsid w:val="00475045"/>
    <w:rsid w:val="00475F98"/>
    <w:rsid w:val="004764B3"/>
    <w:rsid w:val="0047703A"/>
    <w:rsid w:val="00477521"/>
    <w:rsid w:val="0047756A"/>
    <w:rsid w:val="00477BF7"/>
    <w:rsid w:val="00480557"/>
    <w:rsid w:val="00480832"/>
    <w:rsid w:val="004809FC"/>
    <w:rsid w:val="004819B8"/>
    <w:rsid w:val="00481EF7"/>
    <w:rsid w:val="00481F12"/>
    <w:rsid w:val="00482632"/>
    <w:rsid w:val="00483FBD"/>
    <w:rsid w:val="0048415B"/>
    <w:rsid w:val="00484369"/>
    <w:rsid w:val="004844E7"/>
    <w:rsid w:val="00486AC3"/>
    <w:rsid w:val="00487533"/>
    <w:rsid w:val="004878A6"/>
    <w:rsid w:val="004911E1"/>
    <w:rsid w:val="00492FFC"/>
    <w:rsid w:val="00493C7B"/>
    <w:rsid w:val="0049565D"/>
    <w:rsid w:val="00495D5E"/>
    <w:rsid w:val="0049639C"/>
    <w:rsid w:val="00497150"/>
    <w:rsid w:val="00497CA0"/>
    <w:rsid w:val="004A0DA6"/>
    <w:rsid w:val="004A104F"/>
    <w:rsid w:val="004A131E"/>
    <w:rsid w:val="004A1BD9"/>
    <w:rsid w:val="004A27AC"/>
    <w:rsid w:val="004A3B52"/>
    <w:rsid w:val="004A420A"/>
    <w:rsid w:val="004A4806"/>
    <w:rsid w:val="004A4AF0"/>
    <w:rsid w:val="004A5CF1"/>
    <w:rsid w:val="004B1DAB"/>
    <w:rsid w:val="004B20D2"/>
    <w:rsid w:val="004B21FD"/>
    <w:rsid w:val="004B244F"/>
    <w:rsid w:val="004B316D"/>
    <w:rsid w:val="004B3BA0"/>
    <w:rsid w:val="004B45C2"/>
    <w:rsid w:val="004B4F77"/>
    <w:rsid w:val="004B59B1"/>
    <w:rsid w:val="004B5AC5"/>
    <w:rsid w:val="004B62A9"/>
    <w:rsid w:val="004B630D"/>
    <w:rsid w:val="004B63A3"/>
    <w:rsid w:val="004B67F0"/>
    <w:rsid w:val="004B6A2F"/>
    <w:rsid w:val="004C0635"/>
    <w:rsid w:val="004C1112"/>
    <w:rsid w:val="004C175E"/>
    <w:rsid w:val="004C2C3C"/>
    <w:rsid w:val="004C3429"/>
    <w:rsid w:val="004C502E"/>
    <w:rsid w:val="004C53D6"/>
    <w:rsid w:val="004C6407"/>
    <w:rsid w:val="004C71B1"/>
    <w:rsid w:val="004D0264"/>
    <w:rsid w:val="004D032C"/>
    <w:rsid w:val="004D07CF"/>
    <w:rsid w:val="004D1F36"/>
    <w:rsid w:val="004D5744"/>
    <w:rsid w:val="004D6435"/>
    <w:rsid w:val="004D6A96"/>
    <w:rsid w:val="004D6C42"/>
    <w:rsid w:val="004D7A06"/>
    <w:rsid w:val="004D7C79"/>
    <w:rsid w:val="004E1D1D"/>
    <w:rsid w:val="004E22F9"/>
    <w:rsid w:val="004E2BF0"/>
    <w:rsid w:val="004E3EB2"/>
    <w:rsid w:val="004E3EDD"/>
    <w:rsid w:val="004E4930"/>
    <w:rsid w:val="004E4FDF"/>
    <w:rsid w:val="004E5569"/>
    <w:rsid w:val="004E5DC5"/>
    <w:rsid w:val="004E6146"/>
    <w:rsid w:val="004E682A"/>
    <w:rsid w:val="004F1822"/>
    <w:rsid w:val="004F1B4A"/>
    <w:rsid w:val="004F2541"/>
    <w:rsid w:val="004F4646"/>
    <w:rsid w:val="004F4EF5"/>
    <w:rsid w:val="004F5817"/>
    <w:rsid w:val="004F6781"/>
    <w:rsid w:val="004F6D40"/>
    <w:rsid w:val="004F71C4"/>
    <w:rsid w:val="00500883"/>
    <w:rsid w:val="005028B2"/>
    <w:rsid w:val="00503238"/>
    <w:rsid w:val="00503357"/>
    <w:rsid w:val="00503E95"/>
    <w:rsid w:val="00503FEF"/>
    <w:rsid w:val="0050407F"/>
    <w:rsid w:val="00505402"/>
    <w:rsid w:val="00505F42"/>
    <w:rsid w:val="00506BA4"/>
    <w:rsid w:val="005112F6"/>
    <w:rsid w:val="00511F60"/>
    <w:rsid w:val="00512E48"/>
    <w:rsid w:val="00514ADD"/>
    <w:rsid w:val="00520189"/>
    <w:rsid w:val="0052124D"/>
    <w:rsid w:val="00521AD0"/>
    <w:rsid w:val="00521E4E"/>
    <w:rsid w:val="0052201F"/>
    <w:rsid w:val="005237A9"/>
    <w:rsid w:val="005251DF"/>
    <w:rsid w:val="005264EE"/>
    <w:rsid w:val="00526B13"/>
    <w:rsid w:val="00527703"/>
    <w:rsid w:val="00527EDD"/>
    <w:rsid w:val="00533DDD"/>
    <w:rsid w:val="005355B4"/>
    <w:rsid w:val="00536406"/>
    <w:rsid w:val="005364FE"/>
    <w:rsid w:val="00536BE2"/>
    <w:rsid w:val="0053708D"/>
    <w:rsid w:val="0053719B"/>
    <w:rsid w:val="00537689"/>
    <w:rsid w:val="0054056C"/>
    <w:rsid w:val="00541645"/>
    <w:rsid w:val="0054360D"/>
    <w:rsid w:val="0054384C"/>
    <w:rsid w:val="00545194"/>
    <w:rsid w:val="00545912"/>
    <w:rsid w:val="0054652A"/>
    <w:rsid w:val="00546561"/>
    <w:rsid w:val="005507F9"/>
    <w:rsid w:val="0055115B"/>
    <w:rsid w:val="00551280"/>
    <w:rsid w:val="00552313"/>
    <w:rsid w:val="00552D83"/>
    <w:rsid w:val="00553CAE"/>
    <w:rsid w:val="00554DE8"/>
    <w:rsid w:val="00554F78"/>
    <w:rsid w:val="00555400"/>
    <w:rsid w:val="005571F4"/>
    <w:rsid w:val="005601BD"/>
    <w:rsid w:val="00561650"/>
    <w:rsid w:val="00561696"/>
    <w:rsid w:val="005639F0"/>
    <w:rsid w:val="005651FF"/>
    <w:rsid w:val="0056560E"/>
    <w:rsid w:val="00567193"/>
    <w:rsid w:val="00567A63"/>
    <w:rsid w:val="00570D40"/>
    <w:rsid w:val="005715D8"/>
    <w:rsid w:val="00576258"/>
    <w:rsid w:val="00576F9F"/>
    <w:rsid w:val="005770C2"/>
    <w:rsid w:val="005772BA"/>
    <w:rsid w:val="00580D6D"/>
    <w:rsid w:val="00581780"/>
    <w:rsid w:val="00581A41"/>
    <w:rsid w:val="00581AE1"/>
    <w:rsid w:val="00581D86"/>
    <w:rsid w:val="0058225F"/>
    <w:rsid w:val="00584527"/>
    <w:rsid w:val="005866F2"/>
    <w:rsid w:val="005874A4"/>
    <w:rsid w:val="0058762E"/>
    <w:rsid w:val="005909CE"/>
    <w:rsid w:val="005909EF"/>
    <w:rsid w:val="00590FDE"/>
    <w:rsid w:val="00591A56"/>
    <w:rsid w:val="005928CA"/>
    <w:rsid w:val="005952AB"/>
    <w:rsid w:val="00595A33"/>
    <w:rsid w:val="00595FDF"/>
    <w:rsid w:val="005964F6"/>
    <w:rsid w:val="00596942"/>
    <w:rsid w:val="00596C59"/>
    <w:rsid w:val="00596CE7"/>
    <w:rsid w:val="00596E97"/>
    <w:rsid w:val="005975B2"/>
    <w:rsid w:val="00597DCF"/>
    <w:rsid w:val="005A040B"/>
    <w:rsid w:val="005A157C"/>
    <w:rsid w:val="005A1812"/>
    <w:rsid w:val="005A30FF"/>
    <w:rsid w:val="005B06F8"/>
    <w:rsid w:val="005B24EC"/>
    <w:rsid w:val="005B50CE"/>
    <w:rsid w:val="005B5D87"/>
    <w:rsid w:val="005B5EA8"/>
    <w:rsid w:val="005B66E2"/>
    <w:rsid w:val="005B6BF9"/>
    <w:rsid w:val="005B7153"/>
    <w:rsid w:val="005C05FC"/>
    <w:rsid w:val="005C17E8"/>
    <w:rsid w:val="005C1DB9"/>
    <w:rsid w:val="005C26E0"/>
    <w:rsid w:val="005C3A22"/>
    <w:rsid w:val="005C41B3"/>
    <w:rsid w:val="005C4B44"/>
    <w:rsid w:val="005C5532"/>
    <w:rsid w:val="005C6F14"/>
    <w:rsid w:val="005C7C89"/>
    <w:rsid w:val="005D0276"/>
    <w:rsid w:val="005D0AEE"/>
    <w:rsid w:val="005D1312"/>
    <w:rsid w:val="005D3754"/>
    <w:rsid w:val="005D4FB7"/>
    <w:rsid w:val="005D6D39"/>
    <w:rsid w:val="005D7AEC"/>
    <w:rsid w:val="005D7B18"/>
    <w:rsid w:val="005E0678"/>
    <w:rsid w:val="005E1463"/>
    <w:rsid w:val="005E1594"/>
    <w:rsid w:val="005E27CA"/>
    <w:rsid w:val="005E3DD7"/>
    <w:rsid w:val="005E4F4E"/>
    <w:rsid w:val="005E51D8"/>
    <w:rsid w:val="005E587B"/>
    <w:rsid w:val="005E5ABF"/>
    <w:rsid w:val="005E62F8"/>
    <w:rsid w:val="005E6D54"/>
    <w:rsid w:val="005F0237"/>
    <w:rsid w:val="005F0964"/>
    <w:rsid w:val="005F2E54"/>
    <w:rsid w:val="005F2EB3"/>
    <w:rsid w:val="005F3C65"/>
    <w:rsid w:val="005F3DE4"/>
    <w:rsid w:val="005F45E6"/>
    <w:rsid w:val="005F4689"/>
    <w:rsid w:val="005F479C"/>
    <w:rsid w:val="005F5014"/>
    <w:rsid w:val="005F6B6E"/>
    <w:rsid w:val="005F727F"/>
    <w:rsid w:val="00600A62"/>
    <w:rsid w:val="00601131"/>
    <w:rsid w:val="006022BC"/>
    <w:rsid w:val="00602AA3"/>
    <w:rsid w:val="00603834"/>
    <w:rsid w:val="00603CD5"/>
    <w:rsid w:val="00603CF9"/>
    <w:rsid w:val="00603D1E"/>
    <w:rsid w:val="0060525E"/>
    <w:rsid w:val="00605FF5"/>
    <w:rsid w:val="00606127"/>
    <w:rsid w:val="00606372"/>
    <w:rsid w:val="006065FC"/>
    <w:rsid w:val="00606816"/>
    <w:rsid w:val="00607D7B"/>
    <w:rsid w:val="0061073F"/>
    <w:rsid w:val="00610EEE"/>
    <w:rsid w:val="00611133"/>
    <w:rsid w:val="00611BC3"/>
    <w:rsid w:val="0061224F"/>
    <w:rsid w:val="006135B3"/>
    <w:rsid w:val="00614402"/>
    <w:rsid w:val="006162D3"/>
    <w:rsid w:val="00616826"/>
    <w:rsid w:val="006169FA"/>
    <w:rsid w:val="006171D2"/>
    <w:rsid w:val="00621922"/>
    <w:rsid w:val="006220E0"/>
    <w:rsid w:val="006236E2"/>
    <w:rsid w:val="006237AC"/>
    <w:rsid w:val="00623C90"/>
    <w:rsid w:val="00624835"/>
    <w:rsid w:val="00624EFB"/>
    <w:rsid w:val="00626490"/>
    <w:rsid w:val="00626AB0"/>
    <w:rsid w:val="00627E6D"/>
    <w:rsid w:val="006311D6"/>
    <w:rsid w:val="00631719"/>
    <w:rsid w:val="006320A5"/>
    <w:rsid w:val="00632B92"/>
    <w:rsid w:val="006341EA"/>
    <w:rsid w:val="0063471E"/>
    <w:rsid w:val="00634FD7"/>
    <w:rsid w:val="006367B2"/>
    <w:rsid w:val="00636916"/>
    <w:rsid w:val="00636B49"/>
    <w:rsid w:val="0063776E"/>
    <w:rsid w:val="006378E0"/>
    <w:rsid w:val="00640F73"/>
    <w:rsid w:val="006435C5"/>
    <w:rsid w:val="00643D9D"/>
    <w:rsid w:val="00645E46"/>
    <w:rsid w:val="00646137"/>
    <w:rsid w:val="0064660B"/>
    <w:rsid w:val="00647FD9"/>
    <w:rsid w:val="00650B9C"/>
    <w:rsid w:val="00651266"/>
    <w:rsid w:val="00651591"/>
    <w:rsid w:val="0065324A"/>
    <w:rsid w:val="00653752"/>
    <w:rsid w:val="00653B23"/>
    <w:rsid w:val="0065442D"/>
    <w:rsid w:val="0065570C"/>
    <w:rsid w:val="00657C12"/>
    <w:rsid w:val="00662056"/>
    <w:rsid w:val="00664716"/>
    <w:rsid w:val="006658CE"/>
    <w:rsid w:val="00666E30"/>
    <w:rsid w:val="006671F2"/>
    <w:rsid w:val="0066779F"/>
    <w:rsid w:val="00667CEE"/>
    <w:rsid w:val="00667E51"/>
    <w:rsid w:val="00670962"/>
    <w:rsid w:val="00670C83"/>
    <w:rsid w:val="006722AC"/>
    <w:rsid w:val="0067242F"/>
    <w:rsid w:val="006746E3"/>
    <w:rsid w:val="00675C48"/>
    <w:rsid w:val="0067677B"/>
    <w:rsid w:val="006767ED"/>
    <w:rsid w:val="00676DA1"/>
    <w:rsid w:val="00676DE5"/>
    <w:rsid w:val="0067722B"/>
    <w:rsid w:val="00677671"/>
    <w:rsid w:val="00680F7E"/>
    <w:rsid w:val="00681769"/>
    <w:rsid w:val="00685776"/>
    <w:rsid w:val="00685918"/>
    <w:rsid w:val="00686588"/>
    <w:rsid w:val="00686B0C"/>
    <w:rsid w:val="00686DEC"/>
    <w:rsid w:val="00690B1E"/>
    <w:rsid w:val="00690C31"/>
    <w:rsid w:val="0069190F"/>
    <w:rsid w:val="00691DA9"/>
    <w:rsid w:val="00692644"/>
    <w:rsid w:val="00695BA2"/>
    <w:rsid w:val="0069705A"/>
    <w:rsid w:val="006970ED"/>
    <w:rsid w:val="00697473"/>
    <w:rsid w:val="006A2592"/>
    <w:rsid w:val="006A306A"/>
    <w:rsid w:val="006A42EE"/>
    <w:rsid w:val="006A62E0"/>
    <w:rsid w:val="006A6FBA"/>
    <w:rsid w:val="006A77B8"/>
    <w:rsid w:val="006B021C"/>
    <w:rsid w:val="006B0BCD"/>
    <w:rsid w:val="006B1E82"/>
    <w:rsid w:val="006B5185"/>
    <w:rsid w:val="006B590A"/>
    <w:rsid w:val="006B5ABD"/>
    <w:rsid w:val="006C0461"/>
    <w:rsid w:val="006C04CC"/>
    <w:rsid w:val="006C0D25"/>
    <w:rsid w:val="006C0EB8"/>
    <w:rsid w:val="006C1B27"/>
    <w:rsid w:val="006C34D9"/>
    <w:rsid w:val="006C47F5"/>
    <w:rsid w:val="006C4C8D"/>
    <w:rsid w:val="006C4D84"/>
    <w:rsid w:val="006C513D"/>
    <w:rsid w:val="006C5AB0"/>
    <w:rsid w:val="006C6885"/>
    <w:rsid w:val="006D1107"/>
    <w:rsid w:val="006D1611"/>
    <w:rsid w:val="006D1A75"/>
    <w:rsid w:val="006D1E6E"/>
    <w:rsid w:val="006D21D4"/>
    <w:rsid w:val="006D4D42"/>
    <w:rsid w:val="006D782A"/>
    <w:rsid w:val="006D7EF1"/>
    <w:rsid w:val="006E0E6C"/>
    <w:rsid w:val="006E11BB"/>
    <w:rsid w:val="006E1866"/>
    <w:rsid w:val="006E1B5E"/>
    <w:rsid w:val="006E20AA"/>
    <w:rsid w:val="006E4207"/>
    <w:rsid w:val="006E6DB3"/>
    <w:rsid w:val="006E77C5"/>
    <w:rsid w:val="006E78D9"/>
    <w:rsid w:val="006E7A46"/>
    <w:rsid w:val="006F0777"/>
    <w:rsid w:val="006F0AD9"/>
    <w:rsid w:val="006F0D12"/>
    <w:rsid w:val="006F35AF"/>
    <w:rsid w:val="006F384D"/>
    <w:rsid w:val="006F3F69"/>
    <w:rsid w:val="006F4E27"/>
    <w:rsid w:val="006F569D"/>
    <w:rsid w:val="006F7019"/>
    <w:rsid w:val="006F742F"/>
    <w:rsid w:val="006F79DA"/>
    <w:rsid w:val="006F7A93"/>
    <w:rsid w:val="0070054B"/>
    <w:rsid w:val="0070099B"/>
    <w:rsid w:val="00700A00"/>
    <w:rsid w:val="00703145"/>
    <w:rsid w:val="00703EC6"/>
    <w:rsid w:val="0070434D"/>
    <w:rsid w:val="00704544"/>
    <w:rsid w:val="00705F09"/>
    <w:rsid w:val="00706483"/>
    <w:rsid w:val="00706616"/>
    <w:rsid w:val="00706D39"/>
    <w:rsid w:val="00707A32"/>
    <w:rsid w:val="00712F70"/>
    <w:rsid w:val="007135EA"/>
    <w:rsid w:val="007137A3"/>
    <w:rsid w:val="00714148"/>
    <w:rsid w:val="00714291"/>
    <w:rsid w:val="00714972"/>
    <w:rsid w:val="00715884"/>
    <w:rsid w:val="007173E7"/>
    <w:rsid w:val="00717694"/>
    <w:rsid w:val="00717CC8"/>
    <w:rsid w:val="00721C5F"/>
    <w:rsid w:val="00722340"/>
    <w:rsid w:val="007227E9"/>
    <w:rsid w:val="00722B25"/>
    <w:rsid w:val="007237DF"/>
    <w:rsid w:val="00723C81"/>
    <w:rsid w:val="00724D86"/>
    <w:rsid w:val="00724FEE"/>
    <w:rsid w:val="00725F05"/>
    <w:rsid w:val="00726271"/>
    <w:rsid w:val="00726BB3"/>
    <w:rsid w:val="00726BF8"/>
    <w:rsid w:val="00727124"/>
    <w:rsid w:val="00727C26"/>
    <w:rsid w:val="00727D0E"/>
    <w:rsid w:val="007310B3"/>
    <w:rsid w:val="00731C05"/>
    <w:rsid w:val="00731FB8"/>
    <w:rsid w:val="00732A62"/>
    <w:rsid w:val="00732C39"/>
    <w:rsid w:val="00732CDA"/>
    <w:rsid w:val="0073321F"/>
    <w:rsid w:val="0073434A"/>
    <w:rsid w:val="00735E3F"/>
    <w:rsid w:val="00736821"/>
    <w:rsid w:val="00737566"/>
    <w:rsid w:val="00740E6B"/>
    <w:rsid w:val="00741699"/>
    <w:rsid w:val="00741BA0"/>
    <w:rsid w:val="00741ED9"/>
    <w:rsid w:val="0074217A"/>
    <w:rsid w:val="00742555"/>
    <w:rsid w:val="00743583"/>
    <w:rsid w:val="007438A2"/>
    <w:rsid w:val="00744D89"/>
    <w:rsid w:val="0074511D"/>
    <w:rsid w:val="0074549E"/>
    <w:rsid w:val="00745850"/>
    <w:rsid w:val="00746C86"/>
    <w:rsid w:val="0075109C"/>
    <w:rsid w:val="00751420"/>
    <w:rsid w:val="007529C6"/>
    <w:rsid w:val="007537A6"/>
    <w:rsid w:val="007547BF"/>
    <w:rsid w:val="0075590B"/>
    <w:rsid w:val="00757EF4"/>
    <w:rsid w:val="007606DE"/>
    <w:rsid w:val="007622DD"/>
    <w:rsid w:val="00762A39"/>
    <w:rsid w:val="007630F2"/>
    <w:rsid w:val="00763C0E"/>
    <w:rsid w:val="00763E32"/>
    <w:rsid w:val="00764CE3"/>
    <w:rsid w:val="00766268"/>
    <w:rsid w:val="0076682E"/>
    <w:rsid w:val="00767C4D"/>
    <w:rsid w:val="00770332"/>
    <w:rsid w:val="00771675"/>
    <w:rsid w:val="00774F94"/>
    <w:rsid w:val="007756A8"/>
    <w:rsid w:val="007766D4"/>
    <w:rsid w:val="007767D1"/>
    <w:rsid w:val="0077716C"/>
    <w:rsid w:val="007773BF"/>
    <w:rsid w:val="00777D5D"/>
    <w:rsid w:val="0078009A"/>
    <w:rsid w:val="00780142"/>
    <w:rsid w:val="007812B0"/>
    <w:rsid w:val="00782138"/>
    <w:rsid w:val="00782D42"/>
    <w:rsid w:val="0078438F"/>
    <w:rsid w:val="00784B70"/>
    <w:rsid w:val="00786774"/>
    <w:rsid w:val="00786CE5"/>
    <w:rsid w:val="00786DC2"/>
    <w:rsid w:val="00787252"/>
    <w:rsid w:val="00790E32"/>
    <w:rsid w:val="00791F27"/>
    <w:rsid w:val="00791F46"/>
    <w:rsid w:val="007926A1"/>
    <w:rsid w:val="0079419A"/>
    <w:rsid w:val="00794272"/>
    <w:rsid w:val="00794DF1"/>
    <w:rsid w:val="00795884"/>
    <w:rsid w:val="00795D30"/>
    <w:rsid w:val="00796C2C"/>
    <w:rsid w:val="007979B9"/>
    <w:rsid w:val="007A181F"/>
    <w:rsid w:val="007A1C19"/>
    <w:rsid w:val="007A319A"/>
    <w:rsid w:val="007A358F"/>
    <w:rsid w:val="007A3792"/>
    <w:rsid w:val="007A3DD6"/>
    <w:rsid w:val="007A3F1A"/>
    <w:rsid w:val="007A6E14"/>
    <w:rsid w:val="007B08D0"/>
    <w:rsid w:val="007B1407"/>
    <w:rsid w:val="007B1BF0"/>
    <w:rsid w:val="007B2909"/>
    <w:rsid w:val="007B34D4"/>
    <w:rsid w:val="007B3E18"/>
    <w:rsid w:val="007B3E5A"/>
    <w:rsid w:val="007B4746"/>
    <w:rsid w:val="007B4A6B"/>
    <w:rsid w:val="007B5400"/>
    <w:rsid w:val="007B68BF"/>
    <w:rsid w:val="007B7337"/>
    <w:rsid w:val="007C0CF4"/>
    <w:rsid w:val="007C13EE"/>
    <w:rsid w:val="007C1591"/>
    <w:rsid w:val="007C2003"/>
    <w:rsid w:val="007C260A"/>
    <w:rsid w:val="007C29A0"/>
    <w:rsid w:val="007C2F8D"/>
    <w:rsid w:val="007C3756"/>
    <w:rsid w:val="007C4A38"/>
    <w:rsid w:val="007C5738"/>
    <w:rsid w:val="007C57CA"/>
    <w:rsid w:val="007C6250"/>
    <w:rsid w:val="007C691C"/>
    <w:rsid w:val="007C6BA7"/>
    <w:rsid w:val="007C6F33"/>
    <w:rsid w:val="007D0B01"/>
    <w:rsid w:val="007D0EBD"/>
    <w:rsid w:val="007D1C0F"/>
    <w:rsid w:val="007D4B10"/>
    <w:rsid w:val="007D5132"/>
    <w:rsid w:val="007D5E66"/>
    <w:rsid w:val="007D664F"/>
    <w:rsid w:val="007D7CDF"/>
    <w:rsid w:val="007E080B"/>
    <w:rsid w:val="007E21EF"/>
    <w:rsid w:val="007E26B2"/>
    <w:rsid w:val="007E35BD"/>
    <w:rsid w:val="007E3A77"/>
    <w:rsid w:val="007E426E"/>
    <w:rsid w:val="007E5B56"/>
    <w:rsid w:val="007E60FC"/>
    <w:rsid w:val="007F1898"/>
    <w:rsid w:val="007F205C"/>
    <w:rsid w:val="007F228B"/>
    <w:rsid w:val="007F3A42"/>
    <w:rsid w:val="007F3C62"/>
    <w:rsid w:val="007F4433"/>
    <w:rsid w:val="007F44B9"/>
    <w:rsid w:val="007F4AAD"/>
    <w:rsid w:val="007F4D8E"/>
    <w:rsid w:val="00800F5C"/>
    <w:rsid w:val="008018B3"/>
    <w:rsid w:val="00801D6F"/>
    <w:rsid w:val="00807B02"/>
    <w:rsid w:val="00810750"/>
    <w:rsid w:val="00810BCD"/>
    <w:rsid w:val="00813819"/>
    <w:rsid w:val="00813B3D"/>
    <w:rsid w:val="00816736"/>
    <w:rsid w:val="008169B5"/>
    <w:rsid w:val="008208B6"/>
    <w:rsid w:val="00821F77"/>
    <w:rsid w:val="008222B1"/>
    <w:rsid w:val="008233BF"/>
    <w:rsid w:val="008238A3"/>
    <w:rsid w:val="0082440D"/>
    <w:rsid w:val="008262E3"/>
    <w:rsid w:val="00826546"/>
    <w:rsid w:val="00826E7E"/>
    <w:rsid w:val="00827146"/>
    <w:rsid w:val="0082721C"/>
    <w:rsid w:val="00830A02"/>
    <w:rsid w:val="008320EA"/>
    <w:rsid w:val="0083245F"/>
    <w:rsid w:val="00832762"/>
    <w:rsid w:val="00832ABB"/>
    <w:rsid w:val="00833E38"/>
    <w:rsid w:val="00833FCA"/>
    <w:rsid w:val="0083446A"/>
    <w:rsid w:val="00835796"/>
    <w:rsid w:val="00835C8B"/>
    <w:rsid w:val="008362DF"/>
    <w:rsid w:val="0083670E"/>
    <w:rsid w:val="00837C3F"/>
    <w:rsid w:val="0084015C"/>
    <w:rsid w:val="00841E79"/>
    <w:rsid w:val="00843F99"/>
    <w:rsid w:val="0084633F"/>
    <w:rsid w:val="00846F6A"/>
    <w:rsid w:val="00847437"/>
    <w:rsid w:val="00847FB3"/>
    <w:rsid w:val="0085045B"/>
    <w:rsid w:val="008508D8"/>
    <w:rsid w:val="00851026"/>
    <w:rsid w:val="00852B38"/>
    <w:rsid w:val="00852DE3"/>
    <w:rsid w:val="00853EFA"/>
    <w:rsid w:val="0085670D"/>
    <w:rsid w:val="00856D9E"/>
    <w:rsid w:val="00857747"/>
    <w:rsid w:val="0086161A"/>
    <w:rsid w:val="00861EED"/>
    <w:rsid w:val="00862E9C"/>
    <w:rsid w:val="0086359A"/>
    <w:rsid w:val="0086365C"/>
    <w:rsid w:val="008647FE"/>
    <w:rsid w:val="00865299"/>
    <w:rsid w:val="008658ED"/>
    <w:rsid w:val="00866DFE"/>
    <w:rsid w:val="008672B2"/>
    <w:rsid w:val="0087071B"/>
    <w:rsid w:val="00871DD0"/>
    <w:rsid w:val="00872773"/>
    <w:rsid w:val="00873016"/>
    <w:rsid w:val="0087321D"/>
    <w:rsid w:val="008757B5"/>
    <w:rsid w:val="008762E6"/>
    <w:rsid w:val="00876496"/>
    <w:rsid w:val="008776C3"/>
    <w:rsid w:val="00877AB0"/>
    <w:rsid w:val="0088116D"/>
    <w:rsid w:val="008818E2"/>
    <w:rsid w:val="00881BFF"/>
    <w:rsid w:val="00881C9E"/>
    <w:rsid w:val="00881D5E"/>
    <w:rsid w:val="008823A4"/>
    <w:rsid w:val="008826C8"/>
    <w:rsid w:val="00882E7A"/>
    <w:rsid w:val="008830DB"/>
    <w:rsid w:val="0088639D"/>
    <w:rsid w:val="00886441"/>
    <w:rsid w:val="00886739"/>
    <w:rsid w:val="00886882"/>
    <w:rsid w:val="00886895"/>
    <w:rsid w:val="00887C3F"/>
    <w:rsid w:val="00890158"/>
    <w:rsid w:val="0089258D"/>
    <w:rsid w:val="00893BFF"/>
    <w:rsid w:val="0089533D"/>
    <w:rsid w:val="0089686B"/>
    <w:rsid w:val="008A1B7D"/>
    <w:rsid w:val="008A33BC"/>
    <w:rsid w:val="008A37B9"/>
    <w:rsid w:val="008A39B9"/>
    <w:rsid w:val="008A4DE1"/>
    <w:rsid w:val="008A5191"/>
    <w:rsid w:val="008A53C3"/>
    <w:rsid w:val="008A587C"/>
    <w:rsid w:val="008A71F7"/>
    <w:rsid w:val="008B09BD"/>
    <w:rsid w:val="008B16AC"/>
    <w:rsid w:val="008B21CD"/>
    <w:rsid w:val="008B2A31"/>
    <w:rsid w:val="008B3E9B"/>
    <w:rsid w:val="008B554E"/>
    <w:rsid w:val="008B6D8B"/>
    <w:rsid w:val="008B6DA7"/>
    <w:rsid w:val="008B7441"/>
    <w:rsid w:val="008B7C57"/>
    <w:rsid w:val="008C13B6"/>
    <w:rsid w:val="008C5B1C"/>
    <w:rsid w:val="008C60E2"/>
    <w:rsid w:val="008C65F7"/>
    <w:rsid w:val="008D041D"/>
    <w:rsid w:val="008D07AF"/>
    <w:rsid w:val="008D0DAD"/>
    <w:rsid w:val="008D13B7"/>
    <w:rsid w:val="008D15BA"/>
    <w:rsid w:val="008D2269"/>
    <w:rsid w:val="008D22FB"/>
    <w:rsid w:val="008D27A6"/>
    <w:rsid w:val="008D421C"/>
    <w:rsid w:val="008D42DA"/>
    <w:rsid w:val="008D4534"/>
    <w:rsid w:val="008D47AA"/>
    <w:rsid w:val="008D49AA"/>
    <w:rsid w:val="008D5524"/>
    <w:rsid w:val="008D6BB4"/>
    <w:rsid w:val="008E007D"/>
    <w:rsid w:val="008E090F"/>
    <w:rsid w:val="008E14BA"/>
    <w:rsid w:val="008E1AA1"/>
    <w:rsid w:val="008E22AC"/>
    <w:rsid w:val="008E27DD"/>
    <w:rsid w:val="008E2BEC"/>
    <w:rsid w:val="008E2FC2"/>
    <w:rsid w:val="008E38A3"/>
    <w:rsid w:val="008E4B09"/>
    <w:rsid w:val="008E56B7"/>
    <w:rsid w:val="008E5FA0"/>
    <w:rsid w:val="008E7585"/>
    <w:rsid w:val="008F11F4"/>
    <w:rsid w:val="008F13DD"/>
    <w:rsid w:val="008F270F"/>
    <w:rsid w:val="008F30C6"/>
    <w:rsid w:val="008F455E"/>
    <w:rsid w:val="008F47C6"/>
    <w:rsid w:val="008F4C16"/>
    <w:rsid w:val="008F5D78"/>
    <w:rsid w:val="008F5E9B"/>
    <w:rsid w:val="008F653A"/>
    <w:rsid w:val="008F7F95"/>
    <w:rsid w:val="00900FD3"/>
    <w:rsid w:val="00901EF4"/>
    <w:rsid w:val="009054AD"/>
    <w:rsid w:val="009056B6"/>
    <w:rsid w:val="009063C9"/>
    <w:rsid w:val="0090684E"/>
    <w:rsid w:val="0090718C"/>
    <w:rsid w:val="00907638"/>
    <w:rsid w:val="00910A01"/>
    <w:rsid w:val="0091220D"/>
    <w:rsid w:val="00912820"/>
    <w:rsid w:val="00912B16"/>
    <w:rsid w:val="0091338B"/>
    <w:rsid w:val="00913907"/>
    <w:rsid w:val="00915923"/>
    <w:rsid w:val="009168ED"/>
    <w:rsid w:val="00917B42"/>
    <w:rsid w:val="00920A30"/>
    <w:rsid w:val="00920D30"/>
    <w:rsid w:val="009214D8"/>
    <w:rsid w:val="009220A1"/>
    <w:rsid w:val="0092352C"/>
    <w:rsid w:val="00924088"/>
    <w:rsid w:val="00924C76"/>
    <w:rsid w:val="00925A13"/>
    <w:rsid w:val="00925C13"/>
    <w:rsid w:val="0092720F"/>
    <w:rsid w:val="00930CBD"/>
    <w:rsid w:val="00931793"/>
    <w:rsid w:val="00932694"/>
    <w:rsid w:val="009332CB"/>
    <w:rsid w:val="00934C8B"/>
    <w:rsid w:val="00937674"/>
    <w:rsid w:val="00940571"/>
    <w:rsid w:val="00940FF1"/>
    <w:rsid w:val="00941F24"/>
    <w:rsid w:val="00943359"/>
    <w:rsid w:val="00943F89"/>
    <w:rsid w:val="00944DC9"/>
    <w:rsid w:val="00944FA6"/>
    <w:rsid w:val="00946E46"/>
    <w:rsid w:val="00947C6C"/>
    <w:rsid w:val="009512F4"/>
    <w:rsid w:val="009517CB"/>
    <w:rsid w:val="009518BD"/>
    <w:rsid w:val="009522FD"/>
    <w:rsid w:val="0095344B"/>
    <w:rsid w:val="0095385C"/>
    <w:rsid w:val="009542C8"/>
    <w:rsid w:val="009544BA"/>
    <w:rsid w:val="00954D96"/>
    <w:rsid w:val="00955071"/>
    <w:rsid w:val="00956024"/>
    <w:rsid w:val="0095681D"/>
    <w:rsid w:val="0095723B"/>
    <w:rsid w:val="00957893"/>
    <w:rsid w:val="009608F5"/>
    <w:rsid w:val="00960CE5"/>
    <w:rsid w:val="00960D7B"/>
    <w:rsid w:val="0096181F"/>
    <w:rsid w:val="00962062"/>
    <w:rsid w:val="00964087"/>
    <w:rsid w:val="00964583"/>
    <w:rsid w:val="00964842"/>
    <w:rsid w:val="00964982"/>
    <w:rsid w:val="00966098"/>
    <w:rsid w:val="00970DE3"/>
    <w:rsid w:val="00971793"/>
    <w:rsid w:val="00972855"/>
    <w:rsid w:val="009738B0"/>
    <w:rsid w:val="00973D02"/>
    <w:rsid w:val="00973D5B"/>
    <w:rsid w:val="00973F74"/>
    <w:rsid w:val="009745B2"/>
    <w:rsid w:val="00974DCF"/>
    <w:rsid w:val="00977DB7"/>
    <w:rsid w:val="00982DCD"/>
    <w:rsid w:val="00982ED6"/>
    <w:rsid w:val="00984902"/>
    <w:rsid w:val="00984D5A"/>
    <w:rsid w:val="00985081"/>
    <w:rsid w:val="00985AEC"/>
    <w:rsid w:val="009876A6"/>
    <w:rsid w:val="00987E97"/>
    <w:rsid w:val="0099162E"/>
    <w:rsid w:val="00992A88"/>
    <w:rsid w:val="00992AC1"/>
    <w:rsid w:val="0099363A"/>
    <w:rsid w:val="0099463A"/>
    <w:rsid w:val="00995B94"/>
    <w:rsid w:val="00995DD9"/>
    <w:rsid w:val="00995E2B"/>
    <w:rsid w:val="0099653D"/>
    <w:rsid w:val="00997885"/>
    <w:rsid w:val="009A05FD"/>
    <w:rsid w:val="009A083D"/>
    <w:rsid w:val="009A1B8D"/>
    <w:rsid w:val="009A23AB"/>
    <w:rsid w:val="009A29D0"/>
    <w:rsid w:val="009A3121"/>
    <w:rsid w:val="009A3175"/>
    <w:rsid w:val="009A389A"/>
    <w:rsid w:val="009A4816"/>
    <w:rsid w:val="009A48F7"/>
    <w:rsid w:val="009A50E1"/>
    <w:rsid w:val="009A5994"/>
    <w:rsid w:val="009A5DA1"/>
    <w:rsid w:val="009A6901"/>
    <w:rsid w:val="009A7214"/>
    <w:rsid w:val="009B0F0F"/>
    <w:rsid w:val="009B304C"/>
    <w:rsid w:val="009B35AA"/>
    <w:rsid w:val="009B554B"/>
    <w:rsid w:val="009B5573"/>
    <w:rsid w:val="009B5EC8"/>
    <w:rsid w:val="009B6653"/>
    <w:rsid w:val="009B6C1A"/>
    <w:rsid w:val="009B7338"/>
    <w:rsid w:val="009C2482"/>
    <w:rsid w:val="009C2786"/>
    <w:rsid w:val="009C2F97"/>
    <w:rsid w:val="009C3EF1"/>
    <w:rsid w:val="009C4842"/>
    <w:rsid w:val="009C5537"/>
    <w:rsid w:val="009C5B4C"/>
    <w:rsid w:val="009C6163"/>
    <w:rsid w:val="009C6346"/>
    <w:rsid w:val="009C6937"/>
    <w:rsid w:val="009C6FF3"/>
    <w:rsid w:val="009D00F0"/>
    <w:rsid w:val="009D0A53"/>
    <w:rsid w:val="009D1539"/>
    <w:rsid w:val="009D159A"/>
    <w:rsid w:val="009D2184"/>
    <w:rsid w:val="009D3FF7"/>
    <w:rsid w:val="009D43A7"/>
    <w:rsid w:val="009D5EBF"/>
    <w:rsid w:val="009D6080"/>
    <w:rsid w:val="009D60B0"/>
    <w:rsid w:val="009D690F"/>
    <w:rsid w:val="009D6B6B"/>
    <w:rsid w:val="009D7F41"/>
    <w:rsid w:val="009E0B02"/>
    <w:rsid w:val="009E1885"/>
    <w:rsid w:val="009E36CE"/>
    <w:rsid w:val="009E4CFA"/>
    <w:rsid w:val="009E525E"/>
    <w:rsid w:val="009E66AF"/>
    <w:rsid w:val="009E7689"/>
    <w:rsid w:val="009F0E60"/>
    <w:rsid w:val="009F0F1A"/>
    <w:rsid w:val="009F1311"/>
    <w:rsid w:val="009F1DED"/>
    <w:rsid w:val="009F3870"/>
    <w:rsid w:val="009F4447"/>
    <w:rsid w:val="009F4FDF"/>
    <w:rsid w:val="009F5BFC"/>
    <w:rsid w:val="009F60A0"/>
    <w:rsid w:val="009F7443"/>
    <w:rsid w:val="00A030A1"/>
    <w:rsid w:val="00A035C3"/>
    <w:rsid w:val="00A0426D"/>
    <w:rsid w:val="00A0539D"/>
    <w:rsid w:val="00A0541A"/>
    <w:rsid w:val="00A0577E"/>
    <w:rsid w:val="00A058DC"/>
    <w:rsid w:val="00A0702A"/>
    <w:rsid w:val="00A0789A"/>
    <w:rsid w:val="00A07E0A"/>
    <w:rsid w:val="00A109B7"/>
    <w:rsid w:val="00A11031"/>
    <w:rsid w:val="00A11044"/>
    <w:rsid w:val="00A11D1F"/>
    <w:rsid w:val="00A124E8"/>
    <w:rsid w:val="00A157B1"/>
    <w:rsid w:val="00A15821"/>
    <w:rsid w:val="00A15DCA"/>
    <w:rsid w:val="00A15E77"/>
    <w:rsid w:val="00A168BE"/>
    <w:rsid w:val="00A16DD5"/>
    <w:rsid w:val="00A174B6"/>
    <w:rsid w:val="00A20823"/>
    <w:rsid w:val="00A20F1A"/>
    <w:rsid w:val="00A21710"/>
    <w:rsid w:val="00A217FA"/>
    <w:rsid w:val="00A21B52"/>
    <w:rsid w:val="00A23242"/>
    <w:rsid w:val="00A232C1"/>
    <w:rsid w:val="00A23B0E"/>
    <w:rsid w:val="00A24138"/>
    <w:rsid w:val="00A25574"/>
    <w:rsid w:val="00A25DC9"/>
    <w:rsid w:val="00A261E8"/>
    <w:rsid w:val="00A27B7A"/>
    <w:rsid w:val="00A30BA1"/>
    <w:rsid w:val="00A318B0"/>
    <w:rsid w:val="00A32389"/>
    <w:rsid w:val="00A34411"/>
    <w:rsid w:val="00A359CF"/>
    <w:rsid w:val="00A40C04"/>
    <w:rsid w:val="00A40D1B"/>
    <w:rsid w:val="00A413CF"/>
    <w:rsid w:val="00A436D0"/>
    <w:rsid w:val="00A44BD1"/>
    <w:rsid w:val="00A44EE6"/>
    <w:rsid w:val="00A45F38"/>
    <w:rsid w:val="00A51C2B"/>
    <w:rsid w:val="00A52B28"/>
    <w:rsid w:val="00A547FC"/>
    <w:rsid w:val="00A54C5C"/>
    <w:rsid w:val="00A54C6F"/>
    <w:rsid w:val="00A554C2"/>
    <w:rsid w:val="00A55654"/>
    <w:rsid w:val="00A55CB2"/>
    <w:rsid w:val="00A55D1D"/>
    <w:rsid w:val="00A562C0"/>
    <w:rsid w:val="00A563FE"/>
    <w:rsid w:val="00A57D35"/>
    <w:rsid w:val="00A6014F"/>
    <w:rsid w:val="00A604C1"/>
    <w:rsid w:val="00A60DA4"/>
    <w:rsid w:val="00A6104B"/>
    <w:rsid w:val="00A61408"/>
    <w:rsid w:val="00A63413"/>
    <w:rsid w:val="00A63D71"/>
    <w:rsid w:val="00A64102"/>
    <w:rsid w:val="00A64803"/>
    <w:rsid w:val="00A6481F"/>
    <w:rsid w:val="00A64A96"/>
    <w:rsid w:val="00A650CE"/>
    <w:rsid w:val="00A650D4"/>
    <w:rsid w:val="00A6574C"/>
    <w:rsid w:val="00A65BFF"/>
    <w:rsid w:val="00A65DB1"/>
    <w:rsid w:val="00A66F25"/>
    <w:rsid w:val="00A67E04"/>
    <w:rsid w:val="00A7147B"/>
    <w:rsid w:val="00A715E0"/>
    <w:rsid w:val="00A722D1"/>
    <w:rsid w:val="00A7230B"/>
    <w:rsid w:val="00A7557B"/>
    <w:rsid w:val="00A75F69"/>
    <w:rsid w:val="00A76FDC"/>
    <w:rsid w:val="00A80C4C"/>
    <w:rsid w:val="00A8118A"/>
    <w:rsid w:val="00A852D2"/>
    <w:rsid w:val="00A85E33"/>
    <w:rsid w:val="00A85E90"/>
    <w:rsid w:val="00A8609E"/>
    <w:rsid w:val="00A87102"/>
    <w:rsid w:val="00A87F5E"/>
    <w:rsid w:val="00A90599"/>
    <w:rsid w:val="00A91C35"/>
    <w:rsid w:val="00A91F76"/>
    <w:rsid w:val="00A92533"/>
    <w:rsid w:val="00A94296"/>
    <w:rsid w:val="00A94A07"/>
    <w:rsid w:val="00A96695"/>
    <w:rsid w:val="00A968CA"/>
    <w:rsid w:val="00A974AE"/>
    <w:rsid w:val="00AA0B98"/>
    <w:rsid w:val="00AA10F5"/>
    <w:rsid w:val="00AA1861"/>
    <w:rsid w:val="00AA2C7F"/>
    <w:rsid w:val="00AA38A3"/>
    <w:rsid w:val="00AA4E0A"/>
    <w:rsid w:val="00AA4EEE"/>
    <w:rsid w:val="00AA5787"/>
    <w:rsid w:val="00AB04E1"/>
    <w:rsid w:val="00AB1980"/>
    <w:rsid w:val="00AB19CC"/>
    <w:rsid w:val="00AB1B2E"/>
    <w:rsid w:val="00AB2C52"/>
    <w:rsid w:val="00AB35C8"/>
    <w:rsid w:val="00AB3D81"/>
    <w:rsid w:val="00AB63BA"/>
    <w:rsid w:val="00AB697F"/>
    <w:rsid w:val="00AB73FF"/>
    <w:rsid w:val="00AC01D9"/>
    <w:rsid w:val="00AC02C8"/>
    <w:rsid w:val="00AC08F3"/>
    <w:rsid w:val="00AC0D79"/>
    <w:rsid w:val="00AC1E5F"/>
    <w:rsid w:val="00AC2813"/>
    <w:rsid w:val="00AC2F88"/>
    <w:rsid w:val="00AC41D1"/>
    <w:rsid w:val="00AC441E"/>
    <w:rsid w:val="00AC4424"/>
    <w:rsid w:val="00AC48C2"/>
    <w:rsid w:val="00AC4B9C"/>
    <w:rsid w:val="00AC5E66"/>
    <w:rsid w:val="00AC61F9"/>
    <w:rsid w:val="00AC620F"/>
    <w:rsid w:val="00AC7100"/>
    <w:rsid w:val="00AC7B41"/>
    <w:rsid w:val="00AD0B45"/>
    <w:rsid w:val="00AD0DCA"/>
    <w:rsid w:val="00AD4C2D"/>
    <w:rsid w:val="00AD5E25"/>
    <w:rsid w:val="00AD7C43"/>
    <w:rsid w:val="00AE0212"/>
    <w:rsid w:val="00AE16E3"/>
    <w:rsid w:val="00AE2E09"/>
    <w:rsid w:val="00AE47E5"/>
    <w:rsid w:val="00AE4A6F"/>
    <w:rsid w:val="00AE4B5B"/>
    <w:rsid w:val="00AE4BAC"/>
    <w:rsid w:val="00AE52AA"/>
    <w:rsid w:val="00AE5FD5"/>
    <w:rsid w:val="00AE7BD3"/>
    <w:rsid w:val="00AF1419"/>
    <w:rsid w:val="00AF1ABD"/>
    <w:rsid w:val="00AF4C69"/>
    <w:rsid w:val="00AF5955"/>
    <w:rsid w:val="00AF7F44"/>
    <w:rsid w:val="00B04390"/>
    <w:rsid w:val="00B04F02"/>
    <w:rsid w:val="00B056AE"/>
    <w:rsid w:val="00B0624F"/>
    <w:rsid w:val="00B109EE"/>
    <w:rsid w:val="00B11FD7"/>
    <w:rsid w:val="00B1317C"/>
    <w:rsid w:val="00B14A1E"/>
    <w:rsid w:val="00B14E7D"/>
    <w:rsid w:val="00B16EDD"/>
    <w:rsid w:val="00B17869"/>
    <w:rsid w:val="00B20023"/>
    <w:rsid w:val="00B2172E"/>
    <w:rsid w:val="00B23831"/>
    <w:rsid w:val="00B243B4"/>
    <w:rsid w:val="00B246B9"/>
    <w:rsid w:val="00B24992"/>
    <w:rsid w:val="00B2652B"/>
    <w:rsid w:val="00B26A89"/>
    <w:rsid w:val="00B27737"/>
    <w:rsid w:val="00B30654"/>
    <w:rsid w:val="00B30D9C"/>
    <w:rsid w:val="00B311EA"/>
    <w:rsid w:val="00B31AF1"/>
    <w:rsid w:val="00B32946"/>
    <w:rsid w:val="00B3315D"/>
    <w:rsid w:val="00B33531"/>
    <w:rsid w:val="00B337E4"/>
    <w:rsid w:val="00B3510F"/>
    <w:rsid w:val="00B356C5"/>
    <w:rsid w:val="00B35750"/>
    <w:rsid w:val="00B36124"/>
    <w:rsid w:val="00B366A1"/>
    <w:rsid w:val="00B3727B"/>
    <w:rsid w:val="00B37FF5"/>
    <w:rsid w:val="00B413FE"/>
    <w:rsid w:val="00B41FBA"/>
    <w:rsid w:val="00B4247F"/>
    <w:rsid w:val="00B4329F"/>
    <w:rsid w:val="00B44931"/>
    <w:rsid w:val="00B45CCF"/>
    <w:rsid w:val="00B473D3"/>
    <w:rsid w:val="00B50285"/>
    <w:rsid w:val="00B5169D"/>
    <w:rsid w:val="00B54C94"/>
    <w:rsid w:val="00B563A8"/>
    <w:rsid w:val="00B56D57"/>
    <w:rsid w:val="00B5769F"/>
    <w:rsid w:val="00B57D68"/>
    <w:rsid w:val="00B60643"/>
    <w:rsid w:val="00B60B7B"/>
    <w:rsid w:val="00B6258D"/>
    <w:rsid w:val="00B62D3E"/>
    <w:rsid w:val="00B63173"/>
    <w:rsid w:val="00B63CF5"/>
    <w:rsid w:val="00B654AE"/>
    <w:rsid w:val="00B65A22"/>
    <w:rsid w:val="00B6627C"/>
    <w:rsid w:val="00B66BE3"/>
    <w:rsid w:val="00B72868"/>
    <w:rsid w:val="00B76AE9"/>
    <w:rsid w:val="00B7777D"/>
    <w:rsid w:val="00B77832"/>
    <w:rsid w:val="00B77D3D"/>
    <w:rsid w:val="00B81F3D"/>
    <w:rsid w:val="00B82002"/>
    <w:rsid w:val="00B821FE"/>
    <w:rsid w:val="00B857D3"/>
    <w:rsid w:val="00B859DD"/>
    <w:rsid w:val="00B85CE6"/>
    <w:rsid w:val="00B87784"/>
    <w:rsid w:val="00B87BDF"/>
    <w:rsid w:val="00B900DF"/>
    <w:rsid w:val="00B90A18"/>
    <w:rsid w:val="00B911CA"/>
    <w:rsid w:val="00B953DD"/>
    <w:rsid w:val="00B9636C"/>
    <w:rsid w:val="00B9644D"/>
    <w:rsid w:val="00BA06A7"/>
    <w:rsid w:val="00BA161A"/>
    <w:rsid w:val="00BA461B"/>
    <w:rsid w:val="00BA5868"/>
    <w:rsid w:val="00BA5ED9"/>
    <w:rsid w:val="00BA6F41"/>
    <w:rsid w:val="00BA78A6"/>
    <w:rsid w:val="00BB03A0"/>
    <w:rsid w:val="00BB0421"/>
    <w:rsid w:val="00BB06A1"/>
    <w:rsid w:val="00BB10F5"/>
    <w:rsid w:val="00BB2205"/>
    <w:rsid w:val="00BB24D9"/>
    <w:rsid w:val="00BB3F3D"/>
    <w:rsid w:val="00BB50A7"/>
    <w:rsid w:val="00BB6B3E"/>
    <w:rsid w:val="00BB7845"/>
    <w:rsid w:val="00BC0EDB"/>
    <w:rsid w:val="00BC123E"/>
    <w:rsid w:val="00BC1244"/>
    <w:rsid w:val="00BC1360"/>
    <w:rsid w:val="00BC141A"/>
    <w:rsid w:val="00BC1A74"/>
    <w:rsid w:val="00BC2CFE"/>
    <w:rsid w:val="00BC3F06"/>
    <w:rsid w:val="00BC461F"/>
    <w:rsid w:val="00BC498A"/>
    <w:rsid w:val="00BC512D"/>
    <w:rsid w:val="00BC5A83"/>
    <w:rsid w:val="00BC5EEE"/>
    <w:rsid w:val="00BC6CAF"/>
    <w:rsid w:val="00BC7152"/>
    <w:rsid w:val="00BC7EE0"/>
    <w:rsid w:val="00BD06A9"/>
    <w:rsid w:val="00BD0CC1"/>
    <w:rsid w:val="00BD0DB1"/>
    <w:rsid w:val="00BD1CEF"/>
    <w:rsid w:val="00BD2CA8"/>
    <w:rsid w:val="00BD2D3F"/>
    <w:rsid w:val="00BD2FBF"/>
    <w:rsid w:val="00BD6164"/>
    <w:rsid w:val="00BD641B"/>
    <w:rsid w:val="00BD6E35"/>
    <w:rsid w:val="00BE0766"/>
    <w:rsid w:val="00BE2C8F"/>
    <w:rsid w:val="00BE441F"/>
    <w:rsid w:val="00BE5C84"/>
    <w:rsid w:val="00BE65BA"/>
    <w:rsid w:val="00BE6F50"/>
    <w:rsid w:val="00BE7E1B"/>
    <w:rsid w:val="00BF0CF6"/>
    <w:rsid w:val="00BF0DA3"/>
    <w:rsid w:val="00BF0FEF"/>
    <w:rsid w:val="00BF254A"/>
    <w:rsid w:val="00BF25EA"/>
    <w:rsid w:val="00BF2DB0"/>
    <w:rsid w:val="00BF3324"/>
    <w:rsid w:val="00BF3B1E"/>
    <w:rsid w:val="00BF3E27"/>
    <w:rsid w:val="00BF4308"/>
    <w:rsid w:val="00BF44F5"/>
    <w:rsid w:val="00BF51D5"/>
    <w:rsid w:val="00BF5385"/>
    <w:rsid w:val="00BF57B8"/>
    <w:rsid w:val="00BF6FA3"/>
    <w:rsid w:val="00BF7B93"/>
    <w:rsid w:val="00C00FF8"/>
    <w:rsid w:val="00C02E4B"/>
    <w:rsid w:val="00C04B45"/>
    <w:rsid w:val="00C056A7"/>
    <w:rsid w:val="00C05ACF"/>
    <w:rsid w:val="00C062FB"/>
    <w:rsid w:val="00C06457"/>
    <w:rsid w:val="00C06F73"/>
    <w:rsid w:val="00C109A7"/>
    <w:rsid w:val="00C118B9"/>
    <w:rsid w:val="00C13555"/>
    <w:rsid w:val="00C13B2B"/>
    <w:rsid w:val="00C13C44"/>
    <w:rsid w:val="00C146B1"/>
    <w:rsid w:val="00C14F9E"/>
    <w:rsid w:val="00C153E1"/>
    <w:rsid w:val="00C159C7"/>
    <w:rsid w:val="00C15DD3"/>
    <w:rsid w:val="00C16271"/>
    <w:rsid w:val="00C16647"/>
    <w:rsid w:val="00C16688"/>
    <w:rsid w:val="00C16724"/>
    <w:rsid w:val="00C177B7"/>
    <w:rsid w:val="00C17DAF"/>
    <w:rsid w:val="00C21A73"/>
    <w:rsid w:val="00C22A70"/>
    <w:rsid w:val="00C2443E"/>
    <w:rsid w:val="00C24470"/>
    <w:rsid w:val="00C2477E"/>
    <w:rsid w:val="00C247C0"/>
    <w:rsid w:val="00C26966"/>
    <w:rsid w:val="00C27BF1"/>
    <w:rsid w:val="00C30471"/>
    <w:rsid w:val="00C30C2A"/>
    <w:rsid w:val="00C30E2C"/>
    <w:rsid w:val="00C318AA"/>
    <w:rsid w:val="00C33149"/>
    <w:rsid w:val="00C3427E"/>
    <w:rsid w:val="00C342BE"/>
    <w:rsid w:val="00C35CF1"/>
    <w:rsid w:val="00C36E4E"/>
    <w:rsid w:val="00C37644"/>
    <w:rsid w:val="00C37CC7"/>
    <w:rsid w:val="00C37FAA"/>
    <w:rsid w:val="00C40DA9"/>
    <w:rsid w:val="00C413A8"/>
    <w:rsid w:val="00C41A19"/>
    <w:rsid w:val="00C43218"/>
    <w:rsid w:val="00C43B21"/>
    <w:rsid w:val="00C43E3E"/>
    <w:rsid w:val="00C4745F"/>
    <w:rsid w:val="00C478D3"/>
    <w:rsid w:val="00C511CA"/>
    <w:rsid w:val="00C51D13"/>
    <w:rsid w:val="00C527BD"/>
    <w:rsid w:val="00C53830"/>
    <w:rsid w:val="00C53B69"/>
    <w:rsid w:val="00C53BA3"/>
    <w:rsid w:val="00C54713"/>
    <w:rsid w:val="00C61F76"/>
    <w:rsid w:val="00C623C0"/>
    <w:rsid w:val="00C63791"/>
    <w:rsid w:val="00C63E69"/>
    <w:rsid w:val="00C651A1"/>
    <w:rsid w:val="00C651F6"/>
    <w:rsid w:val="00C6713F"/>
    <w:rsid w:val="00C67F8F"/>
    <w:rsid w:val="00C702E2"/>
    <w:rsid w:val="00C70393"/>
    <w:rsid w:val="00C703FD"/>
    <w:rsid w:val="00C709B1"/>
    <w:rsid w:val="00C713B0"/>
    <w:rsid w:val="00C7226E"/>
    <w:rsid w:val="00C7307A"/>
    <w:rsid w:val="00C73851"/>
    <w:rsid w:val="00C73F6A"/>
    <w:rsid w:val="00C7400B"/>
    <w:rsid w:val="00C7440B"/>
    <w:rsid w:val="00C746B8"/>
    <w:rsid w:val="00C75ED5"/>
    <w:rsid w:val="00C76BDE"/>
    <w:rsid w:val="00C77516"/>
    <w:rsid w:val="00C77B34"/>
    <w:rsid w:val="00C80314"/>
    <w:rsid w:val="00C8286C"/>
    <w:rsid w:val="00C82A6D"/>
    <w:rsid w:val="00C82CC7"/>
    <w:rsid w:val="00C8430B"/>
    <w:rsid w:val="00C84540"/>
    <w:rsid w:val="00C84A2B"/>
    <w:rsid w:val="00C84C43"/>
    <w:rsid w:val="00C84E68"/>
    <w:rsid w:val="00C8653E"/>
    <w:rsid w:val="00C86D10"/>
    <w:rsid w:val="00C87117"/>
    <w:rsid w:val="00C872E6"/>
    <w:rsid w:val="00C90886"/>
    <w:rsid w:val="00C92C5E"/>
    <w:rsid w:val="00C92F80"/>
    <w:rsid w:val="00C94BCC"/>
    <w:rsid w:val="00C95E28"/>
    <w:rsid w:val="00C97F0E"/>
    <w:rsid w:val="00CA006B"/>
    <w:rsid w:val="00CA051E"/>
    <w:rsid w:val="00CA0B32"/>
    <w:rsid w:val="00CA1871"/>
    <w:rsid w:val="00CA1B2D"/>
    <w:rsid w:val="00CA3790"/>
    <w:rsid w:val="00CA4746"/>
    <w:rsid w:val="00CA48A4"/>
    <w:rsid w:val="00CA4FEA"/>
    <w:rsid w:val="00CA5DA4"/>
    <w:rsid w:val="00CA6AE1"/>
    <w:rsid w:val="00CA6C68"/>
    <w:rsid w:val="00CA7042"/>
    <w:rsid w:val="00CB0B93"/>
    <w:rsid w:val="00CB0C91"/>
    <w:rsid w:val="00CB1676"/>
    <w:rsid w:val="00CB2F9E"/>
    <w:rsid w:val="00CB3BF3"/>
    <w:rsid w:val="00CB3E12"/>
    <w:rsid w:val="00CB56BC"/>
    <w:rsid w:val="00CB661B"/>
    <w:rsid w:val="00CB7113"/>
    <w:rsid w:val="00CC0732"/>
    <w:rsid w:val="00CC1A07"/>
    <w:rsid w:val="00CC1D0E"/>
    <w:rsid w:val="00CC3D66"/>
    <w:rsid w:val="00CC4246"/>
    <w:rsid w:val="00CC580B"/>
    <w:rsid w:val="00CC6C92"/>
    <w:rsid w:val="00CC6EAF"/>
    <w:rsid w:val="00CD0B85"/>
    <w:rsid w:val="00CD11B7"/>
    <w:rsid w:val="00CD1E2B"/>
    <w:rsid w:val="00CD2565"/>
    <w:rsid w:val="00CD3954"/>
    <w:rsid w:val="00CD4C66"/>
    <w:rsid w:val="00CD4DF3"/>
    <w:rsid w:val="00CD5BCF"/>
    <w:rsid w:val="00CD68AC"/>
    <w:rsid w:val="00CE0ACC"/>
    <w:rsid w:val="00CE0CBC"/>
    <w:rsid w:val="00CE10FA"/>
    <w:rsid w:val="00CE15D6"/>
    <w:rsid w:val="00CE267F"/>
    <w:rsid w:val="00CE2C34"/>
    <w:rsid w:val="00CE4E2C"/>
    <w:rsid w:val="00CE4F4F"/>
    <w:rsid w:val="00CE5635"/>
    <w:rsid w:val="00CE581F"/>
    <w:rsid w:val="00CF25AD"/>
    <w:rsid w:val="00CF3A8C"/>
    <w:rsid w:val="00CF5256"/>
    <w:rsid w:val="00CF5510"/>
    <w:rsid w:val="00CF66C3"/>
    <w:rsid w:val="00CF6DB1"/>
    <w:rsid w:val="00D00E6B"/>
    <w:rsid w:val="00D01920"/>
    <w:rsid w:val="00D01CB3"/>
    <w:rsid w:val="00D025A8"/>
    <w:rsid w:val="00D02C6B"/>
    <w:rsid w:val="00D0523C"/>
    <w:rsid w:val="00D0524F"/>
    <w:rsid w:val="00D052AA"/>
    <w:rsid w:val="00D057CA"/>
    <w:rsid w:val="00D06912"/>
    <w:rsid w:val="00D069CF"/>
    <w:rsid w:val="00D06F18"/>
    <w:rsid w:val="00D077B8"/>
    <w:rsid w:val="00D101A9"/>
    <w:rsid w:val="00D1033B"/>
    <w:rsid w:val="00D103BE"/>
    <w:rsid w:val="00D1063F"/>
    <w:rsid w:val="00D1137A"/>
    <w:rsid w:val="00D11385"/>
    <w:rsid w:val="00D121AB"/>
    <w:rsid w:val="00D138A3"/>
    <w:rsid w:val="00D14C79"/>
    <w:rsid w:val="00D14D02"/>
    <w:rsid w:val="00D1527E"/>
    <w:rsid w:val="00D155A5"/>
    <w:rsid w:val="00D16690"/>
    <w:rsid w:val="00D16A56"/>
    <w:rsid w:val="00D17428"/>
    <w:rsid w:val="00D179FC"/>
    <w:rsid w:val="00D17C16"/>
    <w:rsid w:val="00D20CB6"/>
    <w:rsid w:val="00D20CD5"/>
    <w:rsid w:val="00D23E16"/>
    <w:rsid w:val="00D24C85"/>
    <w:rsid w:val="00D25FD2"/>
    <w:rsid w:val="00D27C0A"/>
    <w:rsid w:val="00D32816"/>
    <w:rsid w:val="00D3282C"/>
    <w:rsid w:val="00D35AFC"/>
    <w:rsid w:val="00D40E29"/>
    <w:rsid w:val="00D43DD0"/>
    <w:rsid w:val="00D44BC6"/>
    <w:rsid w:val="00D45167"/>
    <w:rsid w:val="00D465D8"/>
    <w:rsid w:val="00D51A19"/>
    <w:rsid w:val="00D5234F"/>
    <w:rsid w:val="00D5479A"/>
    <w:rsid w:val="00D55317"/>
    <w:rsid w:val="00D55E00"/>
    <w:rsid w:val="00D5799A"/>
    <w:rsid w:val="00D579C7"/>
    <w:rsid w:val="00D6169A"/>
    <w:rsid w:val="00D6283A"/>
    <w:rsid w:val="00D62903"/>
    <w:rsid w:val="00D677D9"/>
    <w:rsid w:val="00D7007E"/>
    <w:rsid w:val="00D71AB2"/>
    <w:rsid w:val="00D722DC"/>
    <w:rsid w:val="00D723E5"/>
    <w:rsid w:val="00D732F2"/>
    <w:rsid w:val="00D73322"/>
    <w:rsid w:val="00D73449"/>
    <w:rsid w:val="00D73CA5"/>
    <w:rsid w:val="00D74E27"/>
    <w:rsid w:val="00D77B90"/>
    <w:rsid w:val="00D77EBA"/>
    <w:rsid w:val="00D807AC"/>
    <w:rsid w:val="00D81309"/>
    <w:rsid w:val="00D81A77"/>
    <w:rsid w:val="00D8341D"/>
    <w:rsid w:val="00D83513"/>
    <w:rsid w:val="00D8373D"/>
    <w:rsid w:val="00D84727"/>
    <w:rsid w:val="00D86403"/>
    <w:rsid w:val="00D876E4"/>
    <w:rsid w:val="00D91F52"/>
    <w:rsid w:val="00D91FD9"/>
    <w:rsid w:val="00D9588F"/>
    <w:rsid w:val="00D9628D"/>
    <w:rsid w:val="00D97B37"/>
    <w:rsid w:val="00DA15CD"/>
    <w:rsid w:val="00DA1EBD"/>
    <w:rsid w:val="00DA28F9"/>
    <w:rsid w:val="00DA4B97"/>
    <w:rsid w:val="00DA7867"/>
    <w:rsid w:val="00DB035D"/>
    <w:rsid w:val="00DB062C"/>
    <w:rsid w:val="00DB0A9E"/>
    <w:rsid w:val="00DB0CEF"/>
    <w:rsid w:val="00DB152A"/>
    <w:rsid w:val="00DB21C3"/>
    <w:rsid w:val="00DB303A"/>
    <w:rsid w:val="00DB352E"/>
    <w:rsid w:val="00DB4117"/>
    <w:rsid w:val="00DB4DBD"/>
    <w:rsid w:val="00DB58FA"/>
    <w:rsid w:val="00DC008C"/>
    <w:rsid w:val="00DC2744"/>
    <w:rsid w:val="00DC30AD"/>
    <w:rsid w:val="00DD0D2A"/>
    <w:rsid w:val="00DD105A"/>
    <w:rsid w:val="00DD252C"/>
    <w:rsid w:val="00DD2960"/>
    <w:rsid w:val="00DD454E"/>
    <w:rsid w:val="00DD4CC3"/>
    <w:rsid w:val="00DD4E7B"/>
    <w:rsid w:val="00DD4FF3"/>
    <w:rsid w:val="00DD5D3A"/>
    <w:rsid w:val="00DD721F"/>
    <w:rsid w:val="00DD7223"/>
    <w:rsid w:val="00DE2145"/>
    <w:rsid w:val="00DE2A2C"/>
    <w:rsid w:val="00DE2CCD"/>
    <w:rsid w:val="00DE609B"/>
    <w:rsid w:val="00DE7488"/>
    <w:rsid w:val="00DF2199"/>
    <w:rsid w:val="00DF37B3"/>
    <w:rsid w:val="00DF3FBB"/>
    <w:rsid w:val="00DF65A1"/>
    <w:rsid w:val="00E00D88"/>
    <w:rsid w:val="00E01560"/>
    <w:rsid w:val="00E019D3"/>
    <w:rsid w:val="00E02643"/>
    <w:rsid w:val="00E03526"/>
    <w:rsid w:val="00E03CDA"/>
    <w:rsid w:val="00E04650"/>
    <w:rsid w:val="00E04C40"/>
    <w:rsid w:val="00E04EEB"/>
    <w:rsid w:val="00E0596B"/>
    <w:rsid w:val="00E060FF"/>
    <w:rsid w:val="00E10145"/>
    <w:rsid w:val="00E1500C"/>
    <w:rsid w:val="00E15E29"/>
    <w:rsid w:val="00E16647"/>
    <w:rsid w:val="00E17E4E"/>
    <w:rsid w:val="00E20E4B"/>
    <w:rsid w:val="00E21FA9"/>
    <w:rsid w:val="00E24A27"/>
    <w:rsid w:val="00E26EE8"/>
    <w:rsid w:val="00E27585"/>
    <w:rsid w:val="00E3079E"/>
    <w:rsid w:val="00E31874"/>
    <w:rsid w:val="00E32764"/>
    <w:rsid w:val="00E33B2E"/>
    <w:rsid w:val="00E34FB5"/>
    <w:rsid w:val="00E35764"/>
    <w:rsid w:val="00E357CF"/>
    <w:rsid w:val="00E36261"/>
    <w:rsid w:val="00E36E63"/>
    <w:rsid w:val="00E3702A"/>
    <w:rsid w:val="00E3743E"/>
    <w:rsid w:val="00E4047D"/>
    <w:rsid w:val="00E42944"/>
    <w:rsid w:val="00E429E8"/>
    <w:rsid w:val="00E4324C"/>
    <w:rsid w:val="00E44B56"/>
    <w:rsid w:val="00E44CF0"/>
    <w:rsid w:val="00E45B0F"/>
    <w:rsid w:val="00E474A1"/>
    <w:rsid w:val="00E47640"/>
    <w:rsid w:val="00E518C8"/>
    <w:rsid w:val="00E52681"/>
    <w:rsid w:val="00E53AAE"/>
    <w:rsid w:val="00E53B68"/>
    <w:rsid w:val="00E544DC"/>
    <w:rsid w:val="00E56415"/>
    <w:rsid w:val="00E56970"/>
    <w:rsid w:val="00E56AED"/>
    <w:rsid w:val="00E608E0"/>
    <w:rsid w:val="00E6209E"/>
    <w:rsid w:val="00E624C4"/>
    <w:rsid w:val="00E6308B"/>
    <w:rsid w:val="00E632C5"/>
    <w:rsid w:val="00E63546"/>
    <w:rsid w:val="00E638C1"/>
    <w:rsid w:val="00E64555"/>
    <w:rsid w:val="00E64FB2"/>
    <w:rsid w:val="00E65251"/>
    <w:rsid w:val="00E654EF"/>
    <w:rsid w:val="00E65858"/>
    <w:rsid w:val="00E662AD"/>
    <w:rsid w:val="00E67350"/>
    <w:rsid w:val="00E678EB"/>
    <w:rsid w:val="00E7102E"/>
    <w:rsid w:val="00E71041"/>
    <w:rsid w:val="00E714F5"/>
    <w:rsid w:val="00E74189"/>
    <w:rsid w:val="00E75C7A"/>
    <w:rsid w:val="00E75E03"/>
    <w:rsid w:val="00E76505"/>
    <w:rsid w:val="00E76D09"/>
    <w:rsid w:val="00E8022A"/>
    <w:rsid w:val="00E812AD"/>
    <w:rsid w:val="00E81DFA"/>
    <w:rsid w:val="00E82FC7"/>
    <w:rsid w:val="00E831A7"/>
    <w:rsid w:val="00E83228"/>
    <w:rsid w:val="00E83E2E"/>
    <w:rsid w:val="00E83F20"/>
    <w:rsid w:val="00E8406A"/>
    <w:rsid w:val="00E84496"/>
    <w:rsid w:val="00E8497F"/>
    <w:rsid w:val="00E8744B"/>
    <w:rsid w:val="00E906F0"/>
    <w:rsid w:val="00E90A64"/>
    <w:rsid w:val="00E90E70"/>
    <w:rsid w:val="00E91188"/>
    <w:rsid w:val="00E92215"/>
    <w:rsid w:val="00E9348D"/>
    <w:rsid w:val="00E939EF"/>
    <w:rsid w:val="00E948A7"/>
    <w:rsid w:val="00E9539E"/>
    <w:rsid w:val="00E9571A"/>
    <w:rsid w:val="00E95C19"/>
    <w:rsid w:val="00E95DF4"/>
    <w:rsid w:val="00E96129"/>
    <w:rsid w:val="00E97164"/>
    <w:rsid w:val="00E97464"/>
    <w:rsid w:val="00E97B9A"/>
    <w:rsid w:val="00EA0C98"/>
    <w:rsid w:val="00EA3783"/>
    <w:rsid w:val="00EA49BB"/>
    <w:rsid w:val="00EA4AB2"/>
    <w:rsid w:val="00EA4F82"/>
    <w:rsid w:val="00EA5443"/>
    <w:rsid w:val="00EB2B7C"/>
    <w:rsid w:val="00EB31EA"/>
    <w:rsid w:val="00EB359F"/>
    <w:rsid w:val="00EB3657"/>
    <w:rsid w:val="00EB36BF"/>
    <w:rsid w:val="00EB376F"/>
    <w:rsid w:val="00EB40C7"/>
    <w:rsid w:val="00EB46C8"/>
    <w:rsid w:val="00EB4BEB"/>
    <w:rsid w:val="00EB4FF9"/>
    <w:rsid w:val="00EB4FFE"/>
    <w:rsid w:val="00EB6638"/>
    <w:rsid w:val="00EB6ECC"/>
    <w:rsid w:val="00EB7952"/>
    <w:rsid w:val="00EC2277"/>
    <w:rsid w:val="00EC23BC"/>
    <w:rsid w:val="00EC42EC"/>
    <w:rsid w:val="00EC547F"/>
    <w:rsid w:val="00EC611C"/>
    <w:rsid w:val="00EC75AD"/>
    <w:rsid w:val="00EC76BF"/>
    <w:rsid w:val="00ED1181"/>
    <w:rsid w:val="00ED1A61"/>
    <w:rsid w:val="00ED2241"/>
    <w:rsid w:val="00ED2CEB"/>
    <w:rsid w:val="00ED586A"/>
    <w:rsid w:val="00ED5B79"/>
    <w:rsid w:val="00ED6037"/>
    <w:rsid w:val="00ED6538"/>
    <w:rsid w:val="00EE14C8"/>
    <w:rsid w:val="00EE19A6"/>
    <w:rsid w:val="00EE305F"/>
    <w:rsid w:val="00EE3862"/>
    <w:rsid w:val="00EE433F"/>
    <w:rsid w:val="00EE68FE"/>
    <w:rsid w:val="00EE6B50"/>
    <w:rsid w:val="00EF018C"/>
    <w:rsid w:val="00EF1AC1"/>
    <w:rsid w:val="00EF46EC"/>
    <w:rsid w:val="00EF53A8"/>
    <w:rsid w:val="00EF5EEA"/>
    <w:rsid w:val="00EF70CB"/>
    <w:rsid w:val="00EF7A4D"/>
    <w:rsid w:val="00F000C4"/>
    <w:rsid w:val="00F00C88"/>
    <w:rsid w:val="00F00C9F"/>
    <w:rsid w:val="00F016A4"/>
    <w:rsid w:val="00F01929"/>
    <w:rsid w:val="00F01D09"/>
    <w:rsid w:val="00F02136"/>
    <w:rsid w:val="00F0503A"/>
    <w:rsid w:val="00F071E7"/>
    <w:rsid w:val="00F073CC"/>
    <w:rsid w:val="00F07F77"/>
    <w:rsid w:val="00F11393"/>
    <w:rsid w:val="00F11C40"/>
    <w:rsid w:val="00F12E8C"/>
    <w:rsid w:val="00F13A53"/>
    <w:rsid w:val="00F13D0B"/>
    <w:rsid w:val="00F16EA8"/>
    <w:rsid w:val="00F21507"/>
    <w:rsid w:val="00F215CD"/>
    <w:rsid w:val="00F21B80"/>
    <w:rsid w:val="00F21E58"/>
    <w:rsid w:val="00F25C8A"/>
    <w:rsid w:val="00F27574"/>
    <w:rsid w:val="00F27D32"/>
    <w:rsid w:val="00F27DE7"/>
    <w:rsid w:val="00F30384"/>
    <w:rsid w:val="00F31618"/>
    <w:rsid w:val="00F325B5"/>
    <w:rsid w:val="00F3284D"/>
    <w:rsid w:val="00F32952"/>
    <w:rsid w:val="00F329BC"/>
    <w:rsid w:val="00F32E61"/>
    <w:rsid w:val="00F33797"/>
    <w:rsid w:val="00F33DC2"/>
    <w:rsid w:val="00F36409"/>
    <w:rsid w:val="00F36CD1"/>
    <w:rsid w:val="00F375CE"/>
    <w:rsid w:val="00F43CB1"/>
    <w:rsid w:val="00F43DE3"/>
    <w:rsid w:val="00F441B1"/>
    <w:rsid w:val="00F447A6"/>
    <w:rsid w:val="00F46721"/>
    <w:rsid w:val="00F4682B"/>
    <w:rsid w:val="00F47598"/>
    <w:rsid w:val="00F50086"/>
    <w:rsid w:val="00F5012F"/>
    <w:rsid w:val="00F50621"/>
    <w:rsid w:val="00F506B5"/>
    <w:rsid w:val="00F50954"/>
    <w:rsid w:val="00F53391"/>
    <w:rsid w:val="00F540F7"/>
    <w:rsid w:val="00F54DD2"/>
    <w:rsid w:val="00F55031"/>
    <w:rsid w:val="00F5503C"/>
    <w:rsid w:val="00F55B36"/>
    <w:rsid w:val="00F55F99"/>
    <w:rsid w:val="00F5614B"/>
    <w:rsid w:val="00F579E4"/>
    <w:rsid w:val="00F60601"/>
    <w:rsid w:val="00F61956"/>
    <w:rsid w:val="00F61C52"/>
    <w:rsid w:val="00F627A8"/>
    <w:rsid w:val="00F63672"/>
    <w:rsid w:val="00F63940"/>
    <w:rsid w:val="00F63AE2"/>
    <w:rsid w:val="00F63F5C"/>
    <w:rsid w:val="00F648A1"/>
    <w:rsid w:val="00F65828"/>
    <w:rsid w:val="00F66945"/>
    <w:rsid w:val="00F677AD"/>
    <w:rsid w:val="00F67B2D"/>
    <w:rsid w:val="00F70001"/>
    <w:rsid w:val="00F717EF"/>
    <w:rsid w:val="00F71900"/>
    <w:rsid w:val="00F71D1D"/>
    <w:rsid w:val="00F72019"/>
    <w:rsid w:val="00F726EB"/>
    <w:rsid w:val="00F7302E"/>
    <w:rsid w:val="00F73215"/>
    <w:rsid w:val="00F7324F"/>
    <w:rsid w:val="00F73EB5"/>
    <w:rsid w:val="00F74B1A"/>
    <w:rsid w:val="00F7512C"/>
    <w:rsid w:val="00F755E1"/>
    <w:rsid w:val="00F7563F"/>
    <w:rsid w:val="00F759A4"/>
    <w:rsid w:val="00F759EE"/>
    <w:rsid w:val="00F75BD8"/>
    <w:rsid w:val="00F75BD9"/>
    <w:rsid w:val="00F76A60"/>
    <w:rsid w:val="00F773A0"/>
    <w:rsid w:val="00F804F6"/>
    <w:rsid w:val="00F81734"/>
    <w:rsid w:val="00F83577"/>
    <w:rsid w:val="00F84270"/>
    <w:rsid w:val="00F84B3B"/>
    <w:rsid w:val="00F84BAD"/>
    <w:rsid w:val="00F854EF"/>
    <w:rsid w:val="00F8580C"/>
    <w:rsid w:val="00F90D24"/>
    <w:rsid w:val="00F939F2"/>
    <w:rsid w:val="00F949A2"/>
    <w:rsid w:val="00F960EF"/>
    <w:rsid w:val="00FA0624"/>
    <w:rsid w:val="00FA17B7"/>
    <w:rsid w:val="00FA1AD1"/>
    <w:rsid w:val="00FA3682"/>
    <w:rsid w:val="00FA46AF"/>
    <w:rsid w:val="00FA4921"/>
    <w:rsid w:val="00FA4BD3"/>
    <w:rsid w:val="00FA4EC4"/>
    <w:rsid w:val="00FA5B0F"/>
    <w:rsid w:val="00FA703D"/>
    <w:rsid w:val="00FA7489"/>
    <w:rsid w:val="00FA7B6A"/>
    <w:rsid w:val="00FB0737"/>
    <w:rsid w:val="00FB0F33"/>
    <w:rsid w:val="00FB3980"/>
    <w:rsid w:val="00FB48D8"/>
    <w:rsid w:val="00FB4B49"/>
    <w:rsid w:val="00FB54AB"/>
    <w:rsid w:val="00FB58F1"/>
    <w:rsid w:val="00FB791E"/>
    <w:rsid w:val="00FB7B5D"/>
    <w:rsid w:val="00FC0385"/>
    <w:rsid w:val="00FC081E"/>
    <w:rsid w:val="00FC084A"/>
    <w:rsid w:val="00FC09BC"/>
    <w:rsid w:val="00FC1021"/>
    <w:rsid w:val="00FC110E"/>
    <w:rsid w:val="00FC14D6"/>
    <w:rsid w:val="00FC31A1"/>
    <w:rsid w:val="00FC6153"/>
    <w:rsid w:val="00FD0D8D"/>
    <w:rsid w:val="00FD1A64"/>
    <w:rsid w:val="00FD27C0"/>
    <w:rsid w:val="00FD2DE8"/>
    <w:rsid w:val="00FD32DF"/>
    <w:rsid w:val="00FD75E5"/>
    <w:rsid w:val="00FD7C74"/>
    <w:rsid w:val="00FE1A67"/>
    <w:rsid w:val="00FE26C2"/>
    <w:rsid w:val="00FE2E0C"/>
    <w:rsid w:val="00FE3691"/>
    <w:rsid w:val="00FE4B4C"/>
    <w:rsid w:val="00FF13ED"/>
    <w:rsid w:val="00FF1559"/>
    <w:rsid w:val="00FF17CE"/>
    <w:rsid w:val="00FF2643"/>
    <w:rsid w:val="00FF2645"/>
    <w:rsid w:val="00FF26F3"/>
    <w:rsid w:val="00FF2CA8"/>
    <w:rsid w:val="00FF4151"/>
    <w:rsid w:val="00FF431B"/>
    <w:rsid w:val="00FF534E"/>
    <w:rsid w:val="00FF5E44"/>
    <w:rsid w:val="00FF6266"/>
    <w:rsid w:val="00FF6FD3"/>
    <w:rsid w:val="00FF7DCD"/>
    <w:rsid w:val="00FF7EE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FC4214"/>
  <w15:chartTrackingRefBased/>
  <w15:docId w15:val="{114CBB6A-D556-418F-BFE0-478ED2AB1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uiPriority="35"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30" w:lineRule="atLeast"/>
      <w:jc w:val="both"/>
    </w:pPr>
    <w:rPr>
      <w:rFonts w:ascii="Arial" w:hAnsi="Arial"/>
      <w:lang w:val="en-GB" w:eastAsia="ja-JP"/>
    </w:rPr>
  </w:style>
  <w:style w:type="paragraph" w:styleId="Heading1">
    <w:name w:val="heading 1"/>
    <w:basedOn w:val="Normal"/>
    <w:next w:val="Normal"/>
    <w:link w:val="Heading1Char"/>
    <w:uiPriority w:val="9"/>
    <w:qFormat/>
    <w:rsid w:val="00D722DC"/>
    <w:pPr>
      <w:keepNext/>
      <w:numPr>
        <w:numId w:val="64"/>
      </w:numPr>
      <w:tabs>
        <w:tab w:val="left" w:pos="400"/>
        <w:tab w:val="left" w:pos="560"/>
      </w:tabs>
      <w:suppressAutoHyphens/>
      <w:spacing w:before="270" w:line="270" w:lineRule="exact"/>
      <w:outlineLvl w:val="0"/>
    </w:pPr>
    <w:rPr>
      <w:b/>
      <w:bCs/>
      <w:sz w:val="24"/>
      <w:lang w:val="en-AU"/>
    </w:rPr>
  </w:style>
  <w:style w:type="paragraph" w:styleId="Heading2">
    <w:name w:val="heading 2"/>
    <w:basedOn w:val="Heading1"/>
    <w:next w:val="Normal"/>
    <w:link w:val="Heading2Char"/>
    <w:uiPriority w:val="9"/>
    <w:qFormat/>
    <w:rsid w:val="00D722DC"/>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D722DC"/>
    <w:pPr>
      <w:numPr>
        <w:ilvl w:val="2"/>
      </w:numPr>
      <w:tabs>
        <w:tab w:val="clear" w:pos="400"/>
        <w:tab w:val="clear" w:pos="560"/>
        <w:tab w:val="left" w:pos="660"/>
        <w:tab w:val="left" w:pos="880"/>
      </w:tabs>
      <w:spacing w:before="60" w:line="230" w:lineRule="exact"/>
      <w:ind w:left="1418" w:hanging="1418"/>
      <w:jc w:val="left"/>
      <w:outlineLvl w:val="2"/>
    </w:pPr>
    <w:rPr>
      <w:sz w:val="20"/>
    </w:rPr>
  </w:style>
  <w:style w:type="paragraph" w:styleId="Heading4">
    <w:name w:val="heading 4"/>
    <w:basedOn w:val="Heading3"/>
    <w:next w:val="Normal"/>
    <w:link w:val="Heading4Char"/>
    <w:uiPriority w:val="9"/>
    <w:qFormat/>
    <w:rsid w:val="00D722DC"/>
    <w:pPr>
      <w:numPr>
        <w:ilvl w:val="3"/>
      </w:numPr>
      <w:tabs>
        <w:tab w:val="clear" w:pos="660"/>
        <w:tab w:val="clear" w:pos="880"/>
        <w:tab w:val="left" w:pos="940"/>
        <w:tab w:val="left" w:pos="1140"/>
        <w:tab w:val="left" w:pos="1360"/>
      </w:tabs>
      <w:ind w:left="864"/>
      <w:outlineLvl w:val="3"/>
    </w:pPr>
  </w:style>
  <w:style w:type="paragraph" w:styleId="Heading5">
    <w:name w:val="heading 5"/>
    <w:basedOn w:val="Heading4"/>
    <w:next w:val="Normal"/>
    <w:link w:val="Heading5Char"/>
    <w:uiPriority w:val="9"/>
    <w:qFormat/>
    <w:rsid w:val="00D722DC"/>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rsid w:val="00D722DC"/>
    <w:pPr>
      <w:numPr>
        <w:ilvl w:val="5"/>
      </w:numPr>
      <w:outlineLvl w:val="5"/>
    </w:pPr>
  </w:style>
  <w:style w:type="paragraph" w:styleId="Heading7">
    <w:name w:val="heading 7"/>
    <w:basedOn w:val="Heading6"/>
    <w:next w:val="Normal"/>
    <w:link w:val="Heading7Char"/>
    <w:uiPriority w:val="9"/>
    <w:qFormat/>
    <w:rsid w:val="00D722DC"/>
    <w:pPr>
      <w:numPr>
        <w:ilvl w:val="6"/>
      </w:numPr>
      <w:outlineLvl w:val="6"/>
    </w:pPr>
  </w:style>
  <w:style w:type="paragraph" w:styleId="Heading8">
    <w:name w:val="heading 8"/>
    <w:basedOn w:val="Heading6"/>
    <w:next w:val="Normal"/>
    <w:link w:val="Heading8Char"/>
    <w:uiPriority w:val="9"/>
    <w:qFormat/>
    <w:rsid w:val="00D722DC"/>
    <w:pPr>
      <w:numPr>
        <w:ilvl w:val="7"/>
      </w:numPr>
      <w:outlineLvl w:val="7"/>
    </w:pPr>
  </w:style>
  <w:style w:type="paragraph" w:styleId="Heading9">
    <w:name w:val="heading 9"/>
    <w:basedOn w:val="Heading6"/>
    <w:next w:val="Normal"/>
    <w:link w:val="Heading9Char"/>
    <w:uiPriority w:val="9"/>
    <w:qFormat/>
    <w:rsid w:val="00D722DC"/>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a2"/>
    <w:basedOn w:val="Heading2"/>
    <w:next w:val="Normal"/>
    <w:pPr>
      <w:numPr>
        <w:numId w:val="8"/>
      </w:numPr>
      <w:tabs>
        <w:tab w:val="clear" w:pos="540"/>
        <w:tab w:val="clear" w:pos="700"/>
        <w:tab w:val="num" w:pos="360"/>
        <w:tab w:val="left" w:pos="500"/>
        <w:tab w:val="left" w:pos="720"/>
      </w:tabs>
      <w:spacing w:before="270" w:line="270" w:lineRule="exact"/>
      <w:ind w:left="0" w:firstLine="0"/>
    </w:pPr>
    <w:rPr>
      <w:sz w:val="24"/>
    </w:rPr>
  </w:style>
  <w:style w:type="paragraph" w:customStyle="1" w:styleId="a3">
    <w:name w:val="a3"/>
    <w:basedOn w:val="Heading3"/>
    <w:next w:val="Normal"/>
    <w:pPr>
      <w:numPr>
        <w:numId w:val="8"/>
      </w:numPr>
      <w:tabs>
        <w:tab w:val="clear" w:pos="660"/>
        <w:tab w:val="left" w:pos="640"/>
        <w:tab w:val="num" w:pos="720"/>
      </w:tabs>
      <w:spacing w:line="250" w:lineRule="exact"/>
      <w:ind w:left="0" w:firstLine="0"/>
    </w:pPr>
    <w:rPr>
      <w:sz w:val="22"/>
    </w:rPr>
  </w:style>
  <w:style w:type="paragraph" w:customStyle="1" w:styleId="a4">
    <w:name w:val="a4"/>
    <w:basedOn w:val="Heading4"/>
    <w:next w:val="Normal"/>
    <w:pPr>
      <w:numPr>
        <w:numId w:val="8"/>
      </w:numPr>
      <w:tabs>
        <w:tab w:val="clear" w:pos="940"/>
        <w:tab w:val="clear" w:pos="1140"/>
        <w:tab w:val="clear" w:pos="1360"/>
        <w:tab w:val="left" w:pos="880"/>
        <w:tab w:val="num" w:pos="1080"/>
      </w:tabs>
      <w:ind w:left="0" w:firstLine="0"/>
    </w:pPr>
  </w:style>
  <w:style w:type="paragraph" w:customStyle="1" w:styleId="a5">
    <w:name w:val="a5"/>
    <w:basedOn w:val="Heading5"/>
    <w:next w:val="Normal"/>
    <w:pPr>
      <w:numPr>
        <w:numId w:val="8"/>
      </w:numPr>
      <w:tabs>
        <w:tab w:val="num" w:pos="1080"/>
        <w:tab w:val="left" w:pos="1140"/>
        <w:tab w:val="left" w:pos="1360"/>
      </w:tabs>
    </w:pPr>
  </w:style>
  <w:style w:type="paragraph" w:customStyle="1" w:styleId="a6">
    <w:name w:val="a6"/>
    <w:basedOn w:val="Heading6"/>
    <w:next w:val="Normal"/>
    <w:pPr>
      <w:numPr>
        <w:numId w:val="8"/>
      </w:numPr>
      <w:tabs>
        <w:tab w:val="left" w:pos="1140"/>
        <w:tab w:val="left" w:pos="1360"/>
        <w:tab w:val="num" w:pos="1440"/>
      </w:tabs>
    </w:pPr>
  </w:style>
  <w:style w:type="paragraph" w:customStyle="1" w:styleId="ANNEX">
    <w:name w:val="ANNEX"/>
    <w:basedOn w:val="Normal"/>
    <w:next w:val="Normal"/>
    <w:pPr>
      <w:keepNext/>
      <w:pageBreakBefore/>
      <w:numPr>
        <w:numId w:val="8"/>
      </w:numPr>
      <w:spacing w:after="760" w:line="310" w:lineRule="exact"/>
      <w:ind w:left="0" w:firstLine="0"/>
      <w:jc w:val="center"/>
      <w:outlineLvl w:val="0"/>
    </w:pPr>
    <w:rPr>
      <w:b/>
      <w:sz w:val="28"/>
    </w:rPr>
  </w:style>
  <w:style w:type="paragraph" w:customStyle="1" w:styleId="ANNEXN">
    <w:name w:val="ANNEXN"/>
    <w:basedOn w:val="ANNEX"/>
    <w:next w:val="Normal"/>
    <w:pPr>
      <w:numPr>
        <w:numId w:val="0"/>
      </w:numPr>
    </w:pPr>
  </w:style>
  <w:style w:type="paragraph" w:customStyle="1" w:styleId="ANNEXZ">
    <w:name w:val="ANNEXZ"/>
    <w:basedOn w:val="ANNEX"/>
    <w:next w:val="Normal"/>
    <w:pPr>
      <w:numPr>
        <w:numId w:val="0"/>
      </w:numPr>
    </w:pPr>
  </w:style>
  <w:style w:type="paragraph" w:customStyle="1" w:styleId="Bibliography1">
    <w:name w:val="Bibliography1"/>
    <w:basedOn w:val="Normal"/>
    <w:pPr>
      <w:numPr>
        <w:numId w:val="1"/>
      </w:numPr>
      <w:tabs>
        <w:tab w:val="left" w:pos="660"/>
      </w:tabs>
    </w:pPr>
  </w:style>
  <w:style w:type="paragraph" w:styleId="BlockText">
    <w:name w:val="Block Text"/>
    <w:basedOn w:val="Normal"/>
    <w:pPr>
      <w:spacing w:after="120"/>
      <w:ind w:left="1440" w:right="1440"/>
    </w:pPr>
  </w:style>
  <w:style w:type="paragraph" w:styleId="BodyText">
    <w:name w:val="Body Text"/>
    <w:basedOn w:val="Normal"/>
    <w:pPr>
      <w:spacing w:before="60" w:after="60" w:line="210" w:lineRule="atLeast"/>
    </w:pPr>
    <w:rPr>
      <w:sz w:val="18"/>
    </w:rPr>
  </w:style>
  <w:style w:type="paragraph" w:styleId="BodyText2">
    <w:name w:val="Body Text 2"/>
    <w:basedOn w:val="Normal"/>
    <w:link w:val="BodyText2Char"/>
    <w:uiPriority w:val="99"/>
    <w:pPr>
      <w:spacing w:before="60" w:after="60" w:line="190" w:lineRule="atLeast"/>
    </w:pPr>
    <w:rPr>
      <w:sz w:val="16"/>
    </w:rPr>
  </w:style>
  <w:style w:type="paragraph" w:styleId="BodyText3">
    <w:name w:val="Body Text 3"/>
    <w:basedOn w:val="Normal"/>
    <w:link w:val="BodyText3Char"/>
    <w:uiPriority w:val="99"/>
    <w:pPr>
      <w:spacing w:before="60" w:after="60" w:line="170" w:lineRule="atLeast"/>
    </w:pPr>
    <w:rPr>
      <w:sz w:val="14"/>
    </w:rPr>
  </w:style>
  <w:style w:type="paragraph" w:styleId="BodyTextFirstIndent">
    <w:name w:val="Body Text First Indent"/>
    <w:basedOn w:val="BodyText"/>
    <w:pPr>
      <w:spacing w:before="0" w:after="120"/>
      <w:ind w:firstLine="210"/>
    </w:pPr>
  </w:style>
  <w:style w:type="paragraph" w:styleId="BodyTextIndent">
    <w:name w:val="Body Text Indent"/>
    <w:basedOn w:val="Normal"/>
    <w:link w:val="BodyTextIndentChar"/>
    <w:uiPriority w:val="99"/>
    <w:pPr>
      <w:spacing w:after="120"/>
      <w:ind w:left="283"/>
    </w:pPr>
  </w:style>
  <w:style w:type="paragraph" w:styleId="BodyTextFirstIndent2">
    <w:name w:val="Body Text First Indent 2"/>
    <w:basedOn w:val="Normal"/>
    <w:pPr>
      <w:ind w:firstLine="210"/>
    </w:pPr>
  </w:style>
  <w:style w:type="paragraph" w:styleId="BodyTextIndent2">
    <w:name w:val="Body Text Indent 2"/>
    <w:basedOn w:val="Normal"/>
    <w:link w:val="BodyTextIndent2Char"/>
    <w:uiPriority w:val="99"/>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uiPriority w:val="35"/>
    <w:qFormat/>
    <w:rsid w:val="00D722DC"/>
    <w:pPr>
      <w:spacing w:before="120" w:after="120"/>
      <w:jc w:val="center"/>
    </w:pPr>
    <w:rPr>
      <w:lang w:val="en-AU"/>
    </w:rPr>
  </w:style>
  <w:style w:type="paragraph" w:styleId="Closing">
    <w:name w:val="Closing"/>
    <w:basedOn w:val="Normal"/>
    <w:pPr>
      <w:ind w:left="4252"/>
    </w:pPr>
  </w:style>
  <w:style w:type="character" w:styleId="CommentReference">
    <w:name w:val="annotation reference"/>
    <w:uiPriority w:val="99"/>
    <w:rPr>
      <w:noProof w:val="0"/>
      <w:sz w:val="16"/>
      <w:lang w:val="fr-FR"/>
    </w:rPr>
  </w:style>
  <w:style w:type="paragraph" w:styleId="CommentText">
    <w:name w:val="annotation text"/>
    <w:basedOn w:val="Normal"/>
    <w:link w:val="CommentTextChar"/>
    <w:uiPriority w:val="99"/>
  </w:style>
  <w:style w:type="paragraph" w:styleId="Date">
    <w:name w:val="Date"/>
    <w:basedOn w:val="Normal"/>
    <w:next w:val="Normal"/>
  </w:style>
  <w:style w:type="paragraph" w:customStyle="1" w:styleId="Definition">
    <w:name w:val="Definition"/>
    <w:basedOn w:val="Normal"/>
    <w:next w:val="Normal"/>
  </w:style>
  <w:style w:type="character" w:customStyle="1" w:styleId="Defterms">
    <w:name w:val="Defterms"/>
    <w:rPr>
      <w:noProof w:val="0"/>
      <w:color w:val="auto"/>
      <w:lang w:val="fr-FR"/>
    </w:rPr>
  </w:style>
  <w:style w:type="paragraph" w:customStyle="1" w:styleId="dl">
    <w:name w:val="dl"/>
    <w:basedOn w:val="Normal"/>
    <w:rsid w:val="00D722DC"/>
    <w:pPr>
      <w:spacing w:before="60"/>
      <w:ind w:left="403"/>
      <w:contextualSpacing/>
    </w:pPr>
    <w:rPr>
      <w:lang w:val="en-AU"/>
    </w:rPr>
  </w:style>
  <w:style w:type="paragraph" w:styleId="DocumentMap">
    <w:name w:val="Document Map"/>
    <w:basedOn w:val="Normal"/>
    <w:semiHidden/>
    <w:pPr>
      <w:shd w:val="clear" w:color="auto" w:fill="000080"/>
    </w:pPr>
    <w:rPr>
      <w:rFonts w:ascii="Tahoma" w:hAnsi="Tahoma"/>
    </w:rPr>
  </w:style>
  <w:style w:type="character" w:styleId="Emphasis">
    <w:name w:val="Emphasis"/>
    <w:qFormat/>
    <w:rPr>
      <w:i/>
      <w:noProof w:val="0"/>
      <w:lang w:val="fr-FR"/>
    </w:rPr>
  </w:style>
  <w:style w:type="character" w:styleId="EndnoteReference">
    <w:name w:val="endnote reference"/>
    <w:semiHidden/>
    <w:rPr>
      <w:noProof w:val="0"/>
      <w:vertAlign w:val="superscript"/>
      <w:lang w:val="fr-FR"/>
    </w:rPr>
  </w:style>
  <w:style w:type="paragraph" w:styleId="EndnoteText">
    <w:name w:val="endnote text"/>
    <w:basedOn w:val="Normal"/>
    <w:semiHidden/>
  </w:style>
  <w:style w:type="paragraph" w:styleId="EnvelopeAddress">
    <w:name w:val="envelope address"/>
    <w:basedOn w:val="Normal"/>
    <w:pPr>
      <w:framePr w:w="7938" w:h="1985" w:hRule="exact" w:hSpace="141" w:wrap="auto" w:hAnchor="page" w:xAlign="center" w:yAlign="bottom"/>
      <w:ind w:left="2835"/>
    </w:pPr>
    <w:rPr>
      <w:sz w:val="24"/>
    </w:rPr>
  </w:style>
  <w:style w:type="paragraph" w:styleId="EnvelopeReturn">
    <w:name w:val="envelope return"/>
    <w:basedOn w:val="Normal"/>
  </w:style>
  <w:style w:type="paragraph" w:customStyle="1" w:styleId="Example">
    <w:name w:val="Example"/>
    <w:basedOn w:val="Normal"/>
    <w:next w:val="Normal"/>
    <w:pPr>
      <w:tabs>
        <w:tab w:val="left" w:pos="1360"/>
      </w:tabs>
      <w:spacing w:line="210" w:lineRule="atLeast"/>
    </w:pPr>
    <w:rPr>
      <w:sz w:val="18"/>
    </w:rPr>
  </w:style>
  <w:style w:type="character" w:customStyle="1" w:styleId="ExtXref">
    <w:name w:val="ExtXref"/>
    <w:rPr>
      <w:noProof w:val="0"/>
      <w:color w:val="auto"/>
      <w:lang w:val="fr-FR"/>
    </w:rPr>
  </w:style>
  <w:style w:type="paragraph" w:customStyle="1" w:styleId="Figurefootnote">
    <w:name w:val="Figure footnote"/>
    <w:basedOn w:val="Normal"/>
    <w:pPr>
      <w:keepNext/>
      <w:tabs>
        <w:tab w:val="left" w:pos="340"/>
      </w:tabs>
      <w:spacing w:after="60" w:line="210" w:lineRule="atLeast"/>
    </w:pPr>
    <w:rPr>
      <w:sz w:val="18"/>
    </w:rPr>
  </w:style>
  <w:style w:type="paragraph" w:customStyle="1" w:styleId="Figuretitle">
    <w:name w:val="Figure title"/>
    <w:basedOn w:val="Normal"/>
    <w:next w:val="Normal"/>
    <w:pPr>
      <w:suppressAutoHyphens/>
      <w:spacing w:before="220" w:after="220"/>
      <w:jc w:val="center"/>
    </w:pPr>
    <w:rPr>
      <w:b/>
    </w:rPr>
  </w:style>
  <w:style w:type="character" w:styleId="FollowedHyperlink">
    <w:name w:val="FollowedHyperlink"/>
    <w:rPr>
      <w:noProof w:val="0"/>
      <w:color w:val="800080"/>
      <w:u w:val="single"/>
      <w:lang w:val="fr-FR"/>
    </w:rPr>
  </w:style>
  <w:style w:type="paragraph" w:styleId="Footer">
    <w:name w:val="footer"/>
    <w:basedOn w:val="Normal"/>
    <w:link w:val="FooterChar"/>
    <w:uiPriority w:val="99"/>
    <w:pPr>
      <w:spacing w:after="0" w:line="220" w:lineRule="exact"/>
    </w:pPr>
  </w:style>
  <w:style w:type="character" w:styleId="FootnoteReference">
    <w:name w:val="footnote reference"/>
    <w:semiHidden/>
    <w:rPr>
      <w:noProof/>
      <w:position w:val="6"/>
      <w:sz w:val="16"/>
      <w:vertAlign w:val="baseline"/>
      <w:lang w:val="fr-FR"/>
    </w:rPr>
  </w:style>
  <w:style w:type="paragraph" w:styleId="FootnoteText">
    <w:name w:val="footnote text"/>
    <w:basedOn w:val="Normal"/>
    <w:semiHidden/>
    <w:pPr>
      <w:tabs>
        <w:tab w:val="left" w:pos="340"/>
      </w:tabs>
      <w:spacing w:after="120" w:line="210" w:lineRule="atLeast"/>
    </w:pPr>
    <w:rPr>
      <w:sz w:val="18"/>
    </w:rPr>
  </w:style>
  <w:style w:type="paragraph" w:customStyle="1" w:styleId="Foreword">
    <w:name w:val="Foreword"/>
    <w:basedOn w:val="Normal"/>
    <w:next w:val="Normal"/>
    <w:rPr>
      <w:color w:val="0000FF"/>
    </w:rPr>
  </w:style>
  <w:style w:type="paragraph" w:customStyle="1" w:styleId="Formula">
    <w:name w:val="Formula"/>
    <w:basedOn w:val="Normal"/>
    <w:next w:val="Normal"/>
    <w:pPr>
      <w:tabs>
        <w:tab w:val="right" w:pos="9752"/>
      </w:tabs>
      <w:spacing w:after="220"/>
      <w:ind w:left="403"/>
      <w:jc w:val="left"/>
    </w:pPr>
  </w:style>
  <w:style w:type="paragraph" w:styleId="Header">
    <w:name w:val="header"/>
    <w:basedOn w:val="Normal"/>
    <w:link w:val="HeaderChar"/>
    <w:uiPriority w:val="99"/>
    <w:pPr>
      <w:spacing w:after="740" w:line="220" w:lineRule="exact"/>
    </w:pPr>
    <w:rPr>
      <w:b/>
      <w:sz w:val="22"/>
    </w:rPr>
  </w:style>
  <w:style w:type="character" w:styleId="Hyperlink">
    <w:name w:val="Hyperlink"/>
    <w:uiPriority w:val="99"/>
    <w:rPr>
      <w:noProof w:val="0"/>
      <w:color w:val="0000FF"/>
      <w:u w:val="single"/>
      <w:lang w:val="fr-FR"/>
    </w:rPr>
  </w:style>
  <w:style w:type="paragraph" w:styleId="Index1">
    <w:name w:val="index 1"/>
    <w:basedOn w:val="Normal"/>
    <w:semiHidden/>
    <w:pPr>
      <w:spacing w:after="0" w:line="210" w:lineRule="atLeast"/>
      <w:ind w:left="142" w:hanging="142"/>
      <w:jc w:val="left"/>
    </w:pPr>
    <w:rPr>
      <w:b/>
      <w:sz w:val="18"/>
    </w:rPr>
  </w:style>
  <w:style w:type="paragraph" w:styleId="Index2">
    <w:name w:val="index 2"/>
    <w:basedOn w:val="Normal"/>
    <w:next w:val="Normal"/>
    <w:autoRedefine/>
    <w:semiHidden/>
    <w:pPr>
      <w:spacing w:line="210" w:lineRule="atLeast"/>
      <w:ind w:left="600" w:hanging="200"/>
    </w:pPr>
    <w:rPr>
      <w:b/>
      <w:sz w:val="18"/>
    </w:rPr>
  </w:style>
  <w:style w:type="paragraph" w:styleId="Index3">
    <w:name w:val="index 3"/>
    <w:basedOn w:val="Normal"/>
    <w:next w:val="Normal"/>
    <w:autoRedefine/>
    <w:semiHidden/>
    <w:pPr>
      <w:spacing w:line="220" w:lineRule="atLeast"/>
      <w:ind w:left="600" w:hanging="200"/>
    </w:pPr>
    <w:rPr>
      <w:b/>
    </w:rPr>
  </w:style>
  <w:style w:type="paragraph" w:styleId="Index4">
    <w:name w:val="index 4"/>
    <w:basedOn w:val="Normal"/>
    <w:next w:val="Normal"/>
    <w:autoRedefine/>
    <w:semiHidden/>
    <w:pPr>
      <w:spacing w:line="220" w:lineRule="atLeast"/>
      <w:ind w:left="800" w:hanging="200"/>
    </w:pPr>
    <w:rPr>
      <w:b/>
    </w:rPr>
  </w:style>
  <w:style w:type="paragraph" w:styleId="Index5">
    <w:name w:val="index 5"/>
    <w:basedOn w:val="Normal"/>
    <w:next w:val="Normal"/>
    <w:autoRedefine/>
    <w:semiHidden/>
    <w:pPr>
      <w:spacing w:line="220" w:lineRule="atLeast"/>
      <w:ind w:left="1000" w:hanging="200"/>
    </w:pPr>
    <w:rPr>
      <w:b/>
    </w:rPr>
  </w:style>
  <w:style w:type="paragraph" w:styleId="Index6">
    <w:name w:val="index 6"/>
    <w:basedOn w:val="Normal"/>
    <w:next w:val="Normal"/>
    <w:autoRedefine/>
    <w:semiHidden/>
    <w:pPr>
      <w:spacing w:line="220" w:lineRule="atLeast"/>
      <w:ind w:left="1200" w:hanging="200"/>
    </w:pPr>
    <w:rPr>
      <w:b/>
    </w:rPr>
  </w:style>
  <w:style w:type="paragraph" w:styleId="Index7">
    <w:name w:val="index 7"/>
    <w:basedOn w:val="Normal"/>
    <w:next w:val="Normal"/>
    <w:autoRedefine/>
    <w:semiHidden/>
    <w:pPr>
      <w:spacing w:line="220" w:lineRule="atLeast"/>
      <w:ind w:left="1400" w:hanging="200"/>
    </w:pPr>
    <w:rPr>
      <w:b/>
    </w:rPr>
  </w:style>
  <w:style w:type="paragraph" w:styleId="Index8">
    <w:name w:val="index 8"/>
    <w:basedOn w:val="Normal"/>
    <w:next w:val="Normal"/>
    <w:autoRedefine/>
    <w:semiHidden/>
    <w:pPr>
      <w:spacing w:line="220" w:lineRule="atLeast"/>
      <w:ind w:left="1600" w:hanging="200"/>
    </w:pPr>
    <w:rPr>
      <w:b/>
    </w:rPr>
  </w:style>
  <w:style w:type="paragraph" w:styleId="Index9">
    <w:name w:val="index 9"/>
    <w:basedOn w:val="Normal"/>
    <w:next w:val="Normal"/>
    <w:autoRedefine/>
    <w:semiHidden/>
    <w:pPr>
      <w:spacing w:line="220" w:lineRule="atLeast"/>
      <w:ind w:left="1800" w:hanging="200"/>
    </w:pPr>
    <w:rPr>
      <w:b/>
    </w:rPr>
  </w:style>
  <w:style w:type="paragraph" w:styleId="IndexHeading">
    <w:name w:val="index heading"/>
    <w:basedOn w:val="Normal"/>
    <w:next w:val="Index1"/>
    <w:semiHidden/>
    <w:pPr>
      <w:keepNext/>
      <w:spacing w:before="400" w:after="210"/>
      <w:jc w:val="center"/>
    </w:pPr>
  </w:style>
  <w:style w:type="paragraph" w:customStyle="1" w:styleId="Introduction">
    <w:name w:val="Introduction"/>
    <w:basedOn w:val="Normal"/>
    <w:next w:val="Normal"/>
    <w:pPr>
      <w:keepNext/>
      <w:pageBreakBefore/>
      <w:tabs>
        <w:tab w:val="left" w:pos="400"/>
      </w:tabs>
      <w:suppressAutoHyphens/>
      <w:spacing w:before="960" w:after="310" w:line="310" w:lineRule="exact"/>
      <w:jc w:val="left"/>
    </w:pPr>
    <w:rPr>
      <w:b/>
      <w:sz w:val="28"/>
    </w:rPr>
  </w:style>
  <w:style w:type="character" w:styleId="LineNumber">
    <w:name w:val="line number"/>
    <w:rPr>
      <w:noProof w:val="0"/>
      <w:lang w:val="fr-FR"/>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numPr>
        <w:numId w:val="2"/>
      </w:numPr>
      <w:tabs>
        <w:tab w:val="clear" w:pos="360"/>
        <w:tab w:val="num" w:pos="1492"/>
      </w:tabs>
      <w:ind w:left="1492"/>
    </w:pPr>
  </w:style>
  <w:style w:type="paragraph" w:styleId="ListContinue">
    <w:name w:val="List Continue"/>
    <w:basedOn w:val="Normal"/>
    <w:pPr>
      <w:tabs>
        <w:tab w:val="left" w:pos="400"/>
      </w:tabs>
      <w:ind w:left="400" w:hanging="400"/>
    </w:pPr>
  </w:style>
  <w:style w:type="paragraph" w:styleId="ListContinue2">
    <w:name w:val="List Continue 2"/>
    <w:basedOn w:val="ListContinue"/>
    <w:pPr>
      <w:numPr>
        <w:ilvl w:val="1"/>
        <w:numId w:val="1"/>
      </w:numPr>
      <w:tabs>
        <w:tab w:val="clear" w:pos="400"/>
        <w:tab w:val="left" w:pos="800"/>
      </w:tabs>
    </w:pPr>
  </w:style>
  <w:style w:type="paragraph" w:styleId="ListContinue3">
    <w:name w:val="List Continue 3"/>
    <w:basedOn w:val="ListContinue"/>
    <w:pPr>
      <w:numPr>
        <w:ilvl w:val="2"/>
        <w:numId w:val="1"/>
      </w:numPr>
      <w:tabs>
        <w:tab w:val="clear" w:pos="400"/>
        <w:tab w:val="left" w:pos="1200"/>
      </w:tabs>
    </w:pPr>
  </w:style>
  <w:style w:type="paragraph" w:styleId="ListContinue4">
    <w:name w:val="List Continue 4"/>
    <w:basedOn w:val="ListContinue"/>
    <w:pPr>
      <w:numPr>
        <w:ilvl w:val="3"/>
        <w:numId w:val="3"/>
      </w:numPr>
      <w:tabs>
        <w:tab w:val="clear" w:pos="360"/>
        <w:tab w:val="clear" w:pos="400"/>
        <w:tab w:val="left" w:pos="1600"/>
      </w:tabs>
      <w:ind w:left="1600" w:hanging="400"/>
    </w:pPr>
  </w:style>
  <w:style w:type="paragraph" w:styleId="ListContinue5">
    <w:name w:val="List Continue 5"/>
    <w:basedOn w:val="Normal"/>
    <w:pPr>
      <w:spacing w:after="120"/>
      <w:ind w:left="1415"/>
    </w:pPr>
  </w:style>
  <w:style w:type="paragraph" w:styleId="ListNumber">
    <w:name w:val="List Number"/>
    <w:basedOn w:val="Normal"/>
    <w:pPr>
      <w:numPr>
        <w:numId w:val="4"/>
      </w:numPr>
      <w:tabs>
        <w:tab w:val="clear" w:pos="643"/>
        <w:tab w:val="left" w:pos="400"/>
      </w:tabs>
      <w:ind w:left="400" w:hanging="400"/>
    </w:pPr>
  </w:style>
  <w:style w:type="paragraph" w:styleId="ListNumber2">
    <w:name w:val="List Number 2"/>
    <w:basedOn w:val="Normal"/>
    <w:pPr>
      <w:numPr>
        <w:ilvl w:val="1"/>
        <w:numId w:val="5"/>
      </w:numPr>
      <w:tabs>
        <w:tab w:val="clear" w:pos="926"/>
        <w:tab w:val="left" w:pos="800"/>
      </w:tabs>
      <w:ind w:left="800" w:hanging="400"/>
    </w:pPr>
  </w:style>
  <w:style w:type="paragraph" w:styleId="ListNumber3">
    <w:name w:val="List Number 3"/>
    <w:basedOn w:val="Normal"/>
    <w:pPr>
      <w:numPr>
        <w:ilvl w:val="2"/>
        <w:numId w:val="6"/>
      </w:numPr>
      <w:tabs>
        <w:tab w:val="clear" w:pos="1209"/>
        <w:tab w:val="left" w:pos="1200"/>
      </w:tabs>
      <w:ind w:left="1200" w:hanging="400"/>
    </w:pPr>
  </w:style>
  <w:style w:type="paragraph" w:styleId="ListNumber4">
    <w:name w:val="List Number 4"/>
    <w:basedOn w:val="Normal"/>
    <w:pPr>
      <w:numPr>
        <w:ilvl w:val="3"/>
        <w:numId w:val="7"/>
      </w:numPr>
      <w:tabs>
        <w:tab w:val="clear" w:pos="1492"/>
        <w:tab w:val="left" w:pos="1600"/>
      </w:tabs>
      <w:ind w:left="1600" w:hanging="400"/>
    </w:pPr>
  </w:style>
  <w:style w:type="paragraph" w:styleId="ListNumber5">
    <w:name w:val="List Number 5"/>
    <w:basedOn w:val="Normal"/>
    <w:pPr>
      <w:tabs>
        <w:tab w:val="num" w:pos="1492"/>
      </w:tabs>
      <w:ind w:left="1492" w:hanging="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customStyle="1" w:styleId="MSDNFR">
    <w:name w:val="MSDNFR"/>
    <w:basedOn w:val="Normal"/>
    <w:next w:val="Normal"/>
    <w:pPr>
      <w:spacing w:line="220" w:lineRule="atLeast"/>
    </w:pPr>
    <w:rPr>
      <w:color w:val="0000FF"/>
    </w:rPr>
  </w:style>
  <w:style w:type="paragraph" w:customStyle="1" w:styleId="na2">
    <w:name w:val="na2"/>
    <w:basedOn w:val="a2"/>
    <w:next w:val="Normal"/>
    <w:pPr>
      <w:numPr>
        <w:ilvl w:val="0"/>
        <w:numId w:val="0"/>
      </w:numPr>
    </w:pPr>
  </w:style>
  <w:style w:type="paragraph" w:customStyle="1" w:styleId="na3">
    <w:name w:val="na3"/>
    <w:basedOn w:val="a3"/>
    <w:next w:val="Normal"/>
    <w:pPr>
      <w:numPr>
        <w:ilvl w:val="0"/>
        <w:numId w:val="0"/>
      </w:numPr>
    </w:pPr>
  </w:style>
  <w:style w:type="paragraph" w:customStyle="1" w:styleId="na4">
    <w:name w:val="na4"/>
    <w:basedOn w:val="a4"/>
    <w:next w:val="Normal"/>
    <w:pPr>
      <w:numPr>
        <w:ilvl w:val="0"/>
        <w:numId w:val="0"/>
      </w:numPr>
      <w:tabs>
        <w:tab w:val="left" w:pos="1060"/>
      </w:tabs>
    </w:pPr>
  </w:style>
  <w:style w:type="paragraph" w:customStyle="1" w:styleId="na5">
    <w:name w:val="na5"/>
    <w:basedOn w:val="a5"/>
    <w:next w:val="Normal"/>
    <w:pPr>
      <w:numPr>
        <w:ilvl w:val="0"/>
        <w:numId w:val="0"/>
      </w:numPr>
    </w:pPr>
  </w:style>
  <w:style w:type="paragraph" w:customStyle="1" w:styleId="na6">
    <w:name w:val="na6"/>
    <w:basedOn w:val="a6"/>
    <w:next w:val="Normal"/>
    <w:pPr>
      <w:numPr>
        <w:ilvl w:val="0"/>
        <w:numId w:val="0"/>
      </w:numPr>
    </w:pPr>
  </w:style>
  <w:style w:type="paragraph" w:styleId="NormalIndent">
    <w:name w:val="Normal Indent"/>
    <w:basedOn w:val="Normal"/>
    <w:pPr>
      <w:ind w:left="708"/>
    </w:pPr>
  </w:style>
  <w:style w:type="paragraph" w:customStyle="1" w:styleId="Note">
    <w:name w:val="Note"/>
    <w:basedOn w:val="Normal"/>
    <w:next w:val="Normal"/>
    <w:pPr>
      <w:tabs>
        <w:tab w:val="left" w:pos="960"/>
      </w:tabs>
      <w:spacing w:line="210" w:lineRule="atLeast"/>
    </w:pPr>
    <w:rPr>
      <w:sz w:val="18"/>
    </w:rPr>
  </w:style>
  <w:style w:type="paragraph" w:styleId="NoteHeading">
    <w:name w:val="Note Heading"/>
    <w:basedOn w:val="Normal"/>
    <w:next w:val="Normal"/>
  </w:style>
  <w:style w:type="paragraph" w:customStyle="1" w:styleId="p2">
    <w:name w:val="p2"/>
    <w:basedOn w:val="Normal"/>
    <w:next w:val="Normal"/>
    <w:pPr>
      <w:tabs>
        <w:tab w:val="left" w:pos="560"/>
      </w:tabs>
    </w:pPr>
  </w:style>
  <w:style w:type="paragraph" w:customStyle="1" w:styleId="p3">
    <w:name w:val="p3"/>
    <w:basedOn w:val="Normal"/>
    <w:next w:val="Normal"/>
    <w:pPr>
      <w:tabs>
        <w:tab w:val="left" w:pos="720"/>
      </w:tabs>
    </w:pPr>
  </w:style>
  <w:style w:type="paragraph" w:customStyle="1" w:styleId="p4">
    <w:name w:val="p4"/>
    <w:basedOn w:val="Normal"/>
    <w:next w:val="Normal"/>
    <w:pPr>
      <w:tabs>
        <w:tab w:val="left" w:pos="1100"/>
      </w:tabs>
    </w:pPr>
  </w:style>
  <w:style w:type="paragraph" w:customStyle="1" w:styleId="p5">
    <w:name w:val="p5"/>
    <w:basedOn w:val="Normal"/>
    <w:next w:val="Normal"/>
    <w:pPr>
      <w:tabs>
        <w:tab w:val="left" w:pos="1100"/>
      </w:tabs>
    </w:pPr>
  </w:style>
  <w:style w:type="paragraph" w:customStyle="1" w:styleId="p6">
    <w:name w:val="p6"/>
    <w:basedOn w:val="Normal"/>
    <w:next w:val="Normal"/>
    <w:pPr>
      <w:tabs>
        <w:tab w:val="left" w:pos="1440"/>
      </w:tabs>
    </w:pPr>
  </w:style>
  <w:style w:type="character" w:styleId="PageNumber">
    <w:name w:val="page number"/>
    <w:rPr>
      <w:noProof w:val="0"/>
      <w:lang w:val="fr-FR"/>
    </w:rPr>
  </w:style>
  <w:style w:type="paragraph" w:styleId="PlainText">
    <w:name w:val="Plain Text"/>
    <w:basedOn w:val="Normal"/>
    <w:rPr>
      <w:rFonts w:ascii="Courier New" w:hAnsi="Courier New"/>
    </w:rPr>
  </w:style>
  <w:style w:type="paragraph" w:customStyle="1" w:styleId="RefNorm">
    <w:name w:val="RefNorm"/>
    <w:basedOn w:val="Normal"/>
    <w:next w:val="Normal"/>
  </w:style>
  <w:style w:type="paragraph" w:styleId="Salutation">
    <w:name w:val="Salutation"/>
    <w:basedOn w:val="Normal"/>
    <w:next w:val="Normal"/>
  </w:style>
  <w:style w:type="paragraph" w:styleId="Signature">
    <w:name w:val="Signature"/>
    <w:basedOn w:val="Normal"/>
    <w:pPr>
      <w:ind w:left="4252"/>
    </w:pPr>
  </w:style>
  <w:style w:type="paragraph" w:customStyle="1" w:styleId="Special">
    <w:name w:val="Special"/>
    <w:basedOn w:val="Normal"/>
    <w:next w:val="Normal"/>
  </w:style>
  <w:style w:type="character" w:styleId="Strong">
    <w:name w:val="Strong"/>
    <w:qFormat/>
    <w:rPr>
      <w:b/>
      <w:noProof w:val="0"/>
      <w:lang w:val="fr-FR"/>
    </w:rPr>
  </w:style>
  <w:style w:type="paragraph" w:styleId="Subtitle">
    <w:name w:val="Subtitle"/>
    <w:basedOn w:val="Normal"/>
    <w:qFormat/>
    <w:pPr>
      <w:spacing w:after="60"/>
      <w:jc w:val="center"/>
      <w:outlineLvl w:val="1"/>
    </w:pPr>
    <w:rPr>
      <w:sz w:val="24"/>
    </w:rPr>
  </w:style>
  <w:style w:type="paragraph" w:customStyle="1" w:styleId="Tablefootnote">
    <w:name w:val="Table footnote"/>
    <w:basedOn w:val="Normal"/>
    <w:pPr>
      <w:tabs>
        <w:tab w:val="left" w:pos="340"/>
      </w:tabs>
      <w:spacing w:before="60" w:after="60" w:line="190" w:lineRule="atLeast"/>
    </w:pPr>
    <w:rPr>
      <w:sz w:val="16"/>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customStyle="1" w:styleId="Tabletitle">
    <w:name w:val="Table title"/>
    <w:basedOn w:val="Normal"/>
    <w:next w:val="Normal"/>
    <w:pPr>
      <w:keepNext/>
      <w:suppressAutoHyphens/>
      <w:spacing w:before="120" w:after="120" w:line="230" w:lineRule="exact"/>
      <w:jc w:val="center"/>
    </w:pPr>
    <w:rPr>
      <w:b/>
    </w:rPr>
  </w:style>
  <w:style w:type="character" w:customStyle="1" w:styleId="TableFootNoteXref">
    <w:name w:val="TableFootNoteXref"/>
    <w:rPr>
      <w:noProof/>
      <w:position w:val="6"/>
      <w:sz w:val="14"/>
      <w:lang w:val="fr-FR"/>
    </w:rPr>
  </w:style>
  <w:style w:type="paragraph" w:customStyle="1" w:styleId="Terms">
    <w:name w:val="Term(s)"/>
    <w:basedOn w:val="Normal"/>
    <w:next w:val="Definition"/>
    <w:pPr>
      <w:keepNext/>
      <w:suppressAutoHyphens/>
      <w:spacing w:after="0"/>
      <w:jc w:val="left"/>
    </w:pPr>
    <w:rPr>
      <w:b/>
    </w:rPr>
  </w:style>
  <w:style w:type="paragraph" w:customStyle="1" w:styleId="TermNum">
    <w:name w:val="TermNum"/>
    <w:basedOn w:val="Normal"/>
    <w:next w:val="Terms"/>
    <w:pPr>
      <w:keepNext/>
      <w:spacing w:after="0"/>
    </w:pPr>
    <w:rPr>
      <w:b/>
    </w:rPr>
  </w:style>
  <w:style w:type="paragraph" w:styleId="Title">
    <w:name w:val="Title"/>
    <w:basedOn w:val="Normal"/>
    <w:qFormat/>
    <w:rsid w:val="003C1FC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center"/>
      <w:outlineLvl w:val="0"/>
    </w:pPr>
    <w:rPr>
      <w:b/>
      <w:sz w:val="28"/>
    </w:rPr>
  </w:style>
  <w:style w:type="paragraph" w:styleId="TOAHeading">
    <w:name w:val="toa heading"/>
    <w:basedOn w:val="Normal"/>
    <w:next w:val="Normal"/>
    <w:semiHidden/>
    <w:rsid w:val="00D722DC"/>
    <w:pPr>
      <w:spacing w:before="120"/>
    </w:pPr>
    <w:rPr>
      <w:b/>
      <w:sz w:val="24"/>
      <w:lang w:val="en-AU"/>
    </w:rPr>
  </w:style>
  <w:style w:type="paragraph" w:styleId="TOC1">
    <w:name w:val="toc 1"/>
    <w:basedOn w:val="Normal"/>
    <w:next w:val="Normal"/>
    <w:uiPriority w:val="39"/>
    <w:rsid w:val="00D722DC"/>
    <w:pPr>
      <w:tabs>
        <w:tab w:val="left" w:pos="504"/>
        <w:tab w:val="right" w:leader="dot" w:pos="9752"/>
      </w:tabs>
      <w:suppressAutoHyphens/>
      <w:spacing w:before="120" w:after="0"/>
      <w:ind w:left="540" w:right="504" w:hanging="540"/>
      <w:jc w:val="left"/>
    </w:pPr>
    <w:rPr>
      <w:b/>
      <w:noProof/>
    </w:rPr>
  </w:style>
  <w:style w:type="paragraph" w:styleId="TOC2">
    <w:name w:val="toc 2"/>
    <w:basedOn w:val="TOC1"/>
    <w:next w:val="Normal"/>
    <w:uiPriority w:val="39"/>
    <w:rsid w:val="00D722DC"/>
    <w:pPr>
      <w:spacing w:before="60"/>
      <w:ind w:left="810" w:hanging="522"/>
      <w:contextualSpacing/>
    </w:pPr>
    <w:rPr>
      <w:b w:val="0"/>
    </w:rPr>
  </w:style>
  <w:style w:type="paragraph" w:styleId="TOC3">
    <w:name w:val="toc 3"/>
    <w:basedOn w:val="TOC2"/>
    <w:next w:val="Normal"/>
    <w:uiPriority w:val="39"/>
    <w:rsid w:val="00D722DC"/>
    <w:pPr>
      <w:ind w:left="1350" w:hanging="774"/>
    </w:pPr>
  </w:style>
  <w:style w:type="paragraph" w:styleId="TOC4">
    <w:name w:val="toc 4"/>
    <w:basedOn w:val="TOC2"/>
    <w:next w:val="Normal"/>
    <w:uiPriority w:val="39"/>
    <w:rsid w:val="00D722DC"/>
    <w:pPr>
      <w:tabs>
        <w:tab w:val="left" w:pos="1140"/>
      </w:tabs>
      <w:ind w:left="1140" w:hanging="1140"/>
    </w:pPr>
  </w:style>
  <w:style w:type="paragraph" w:styleId="TOC5">
    <w:name w:val="toc 5"/>
    <w:basedOn w:val="TOC4"/>
    <w:next w:val="Normal"/>
    <w:uiPriority w:val="39"/>
    <w:rsid w:val="00D722DC"/>
  </w:style>
  <w:style w:type="paragraph" w:styleId="TOC6">
    <w:name w:val="toc 6"/>
    <w:basedOn w:val="TOC4"/>
    <w:next w:val="Normal"/>
    <w:uiPriority w:val="39"/>
    <w:rsid w:val="00D722DC"/>
    <w:pPr>
      <w:tabs>
        <w:tab w:val="clear" w:pos="1140"/>
        <w:tab w:val="left" w:pos="1440"/>
      </w:tabs>
      <w:ind w:left="1440" w:hanging="1440"/>
    </w:pPr>
  </w:style>
  <w:style w:type="paragraph" w:styleId="TOC7">
    <w:name w:val="toc 7"/>
    <w:basedOn w:val="TOC4"/>
    <w:next w:val="Normal"/>
    <w:uiPriority w:val="39"/>
    <w:rsid w:val="00D722DC"/>
    <w:pPr>
      <w:tabs>
        <w:tab w:val="clear" w:pos="1140"/>
        <w:tab w:val="left" w:pos="1440"/>
      </w:tabs>
      <w:ind w:left="1440" w:hanging="1440"/>
    </w:pPr>
  </w:style>
  <w:style w:type="paragraph" w:styleId="TOC8">
    <w:name w:val="toc 8"/>
    <w:basedOn w:val="TOC4"/>
    <w:next w:val="Normal"/>
    <w:uiPriority w:val="39"/>
    <w:rsid w:val="00D722DC"/>
    <w:pPr>
      <w:tabs>
        <w:tab w:val="clear" w:pos="1140"/>
        <w:tab w:val="left" w:pos="1440"/>
      </w:tabs>
      <w:ind w:left="1440" w:hanging="1440"/>
    </w:pPr>
  </w:style>
  <w:style w:type="paragraph" w:styleId="TOC9">
    <w:name w:val="toc 9"/>
    <w:basedOn w:val="TOC1"/>
    <w:next w:val="Normal"/>
    <w:uiPriority w:val="39"/>
    <w:rsid w:val="00D722DC"/>
    <w:pPr>
      <w:ind w:left="0" w:firstLine="0"/>
    </w:pPr>
  </w:style>
  <w:style w:type="paragraph" w:customStyle="1" w:styleId="zzBiblio">
    <w:name w:val="zzBiblio"/>
    <w:basedOn w:val="Normal"/>
    <w:next w:val="Bibliography1"/>
    <w:pPr>
      <w:pageBreakBefore/>
      <w:spacing w:after="760" w:line="310" w:lineRule="exact"/>
      <w:jc w:val="center"/>
    </w:pPr>
    <w:rPr>
      <w:b/>
      <w:sz w:val="28"/>
    </w:rPr>
  </w:style>
  <w:style w:type="paragraph" w:customStyle="1" w:styleId="zzContents">
    <w:name w:val="zzContents"/>
    <w:basedOn w:val="Introduction"/>
    <w:next w:val="TOC1"/>
    <w:pPr>
      <w:tabs>
        <w:tab w:val="clear" w:pos="400"/>
      </w:tabs>
    </w:pPr>
  </w:style>
  <w:style w:type="paragraph" w:customStyle="1" w:styleId="zzCopyright">
    <w:name w:val="zzCopyright"/>
    <w:basedOn w:val="Normal"/>
    <w:next w:val="Normal"/>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pPr>
      <w:spacing w:after="220"/>
      <w:jc w:val="right"/>
    </w:pPr>
    <w:rPr>
      <w:b/>
      <w:color w:val="000000"/>
      <w:sz w:val="24"/>
    </w:rPr>
  </w:style>
  <w:style w:type="paragraph" w:customStyle="1" w:styleId="zzForeword">
    <w:name w:val="zzForeword"/>
    <w:basedOn w:val="Introduction"/>
    <w:next w:val="Normal"/>
    <w:pPr>
      <w:tabs>
        <w:tab w:val="clear" w:pos="400"/>
      </w:tabs>
    </w:pPr>
    <w:rPr>
      <w:color w:val="0000FF"/>
    </w:rPr>
  </w:style>
  <w:style w:type="paragraph" w:customStyle="1" w:styleId="zzHelp">
    <w:name w:val="zzHelp"/>
    <w:basedOn w:val="Normal"/>
    <w:rPr>
      <w:color w:val="008000"/>
    </w:rPr>
  </w:style>
  <w:style w:type="paragraph" w:customStyle="1" w:styleId="zzIndex">
    <w:name w:val="zzIndex"/>
    <w:basedOn w:val="zzBiblio"/>
    <w:next w:val="IndexHeading"/>
  </w:style>
  <w:style w:type="paragraph" w:customStyle="1" w:styleId="zzLc5">
    <w:name w:val="zzLc5"/>
    <w:basedOn w:val="Normal"/>
    <w:next w:val="Normal"/>
    <w:pPr>
      <w:jc w:val="left"/>
    </w:pPr>
  </w:style>
  <w:style w:type="paragraph" w:customStyle="1" w:styleId="zzLc6">
    <w:name w:val="zzLc6"/>
    <w:basedOn w:val="Normal"/>
    <w:next w:val="Normal"/>
    <w:pPr>
      <w:jc w:val="left"/>
    </w:pPr>
  </w:style>
  <w:style w:type="paragraph" w:customStyle="1" w:styleId="zzLn5">
    <w:name w:val="zzLn5"/>
    <w:basedOn w:val="Normal"/>
    <w:next w:val="Normal"/>
    <w:pPr>
      <w:jc w:val="left"/>
    </w:pPr>
  </w:style>
  <w:style w:type="paragraph" w:customStyle="1" w:styleId="zzLn6">
    <w:name w:val="zzLn6"/>
    <w:basedOn w:val="Normal"/>
    <w:next w:val="Normal"/>
    <w:pPr>
      <w:jc w:val="left"/>
    </w:pPr>
  </w:style>
  <w:style w:type="paragraph" w:customStyle="1" w:styleId="zzSTDTitle">
    <w:name w:val="zzSTDTitle"/>
    <w:basedOn w:val="Normal"/>
    <w:next w:val="Normal"/>
    <w:pPr>
      <w:suppressAutoHyphens/>
      <w:spacing w:before="400" w:after="760" w:line="350" w:lineRule="exact"/>
      <w:jc w:val="left"/>
    </w:pPr>
    <w:rPr>
      <w:b/>
      <w:color w:val="0000FF"/>
      <w:sz w:val="32"/>
    </w:rPr>
  </w:style>
  <w:style w:type="paragraph" w:styleId="BalloonText">
    <w:name w:val="Balloon Text"/>
    <w:basedOn w:val="Normal"/>
    <w:link w:val="BalloonTextChar"/>
    <w:uiPriority w:val="99"/>
    <w:semiHidden/>
    <w:rsid w:val="00BB50A7"/>
    <w:rPr>
      <w:rFonts w:ascii="Tahoma" w:hAnsi="Tahoma"/>
      <w:sz w:val="16"/>
      <w:szCs w:val="16"/>
    </w:rPr>
  </w:style>
  <w:style w:type="paragraph" w:customStyle="1" w:styleId="Tabletext10">
    <w:name w:val="Table text (10)"/>
    <w:basedOn w:val="Normal"/>
    <w:pPr>
      <w:spacing w:before="60" w:after="60"/>
    </w:pPr>
  </w:style>
  <w:style w:type="paragraph" w:customStyle="1" w:styleId="Tabletext9">
    <w:name w:val="Table text (9)"/>
    <w:basedOn w:val="Normal"/>
    <w:pPr>
      <w:spacing w:before="60" w:after="60" w:line="210" w:lineRule="atLeast"/>
    </w:pPr>
    <w:rPr>
      <w:sz w:val="18"/>
    </w:rPr>
  </w:style>
  <w:style w:type="paragraph" w:customStyle="1" w:styleId="Tabletext8">
    <w:name w:val="Table text (8)"/>
    <w:basedOn w:val="Normal"/>
    <w:pPr>
      <w:spacing w:before="60" w:after="60" w:line="190" w:lineRule="atLeast"/>
    </w:pPr>
    <w:rPr>
      <w:sz w:val="16"/>
    </w:rPr>
  </w:style>
  <w:style w:type="paragraph" w:customStyle="1" w:styleId="Tabletext7">
    <w:name w:val="Table text (7)"/>
    <w:basedOn w:val="Normal"/>
    <w:pPr>
      <w:spacing w:before="60" w:after="60" w:line="170" w:lineRule="atLeast"/>
    </w:pPr>
    <w:rPr>
      <w:sz w:val="14"/>
    </w:rPr>
  </w:style>
  <w:style w:type="paragraph" w:customStyle="1" w:styleId="Tabletext">
    <w:name w:val="Table text"/>
    <w:rsid w:val="000049AF"/>
    <w:rPr>
      <w:rFonts w:ascii="Helvetica" w:eastAsia="Times New Roman" w:hAnsi="Helvetica"/>
      <w:sz w:val="16"/>
      <w:szCs w:val="16"/>
      <w:lang w:val="en-GB"/>
    </w:rPr>
  </w:style>
  <w:style w:type="paragraph" w:customStyle="1" w:styleId="Default">
    <w:name w:val="Default"/>
    <w:uiPriority w:val="99"/>
    <w:rsid w:val="00014234"/>
    <w:pPr>
      <w:autoSpaceDE w:val="0"/>
      <w:autoSpaceDN w:val="0"/>
      <w:adjustRightInd w:val="0"/>
    </w:pPr>
    <w:rPr>
      <w:rFonts w:ascii="Arial" w:eastAsia="Times New Roman" w:hAnsi="Arial" w:cs="Arial"/>
      <w:color w:val="000000"/>
      <w:sz w:val="24"/>
      <w:szCs w:val="24"/>
    </w:rPr>
  </w:style>
  <w:style w:type="paragraph" w:styleId="CommentSubject">
    <w:name w:val="annotation subject"/>
    <w:basedOn w:val="CommentText"/>
    <w:next w:val="CommentText"/>
    <w:link w:val="CommentSubjectChar"/>
    <w:uiPriority w:val="99"/>
    <w:semiHidden/>
    <w:rsid w:val="00014234"/>
    <w:rPr>
      <w:b/>
      <w:bCs/>
    </w:rPr>
  </w:style>
  <w:style w:type="table" w:styleId="TableGrid">
    <w:name w:val="Table Grid"/>
    <w:basedOn w:val="TableNormal"/>
    <w:uiPriority w:val="39"/>
    <w:rsid w:val="00D121AB"/>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95385C"/>
  </w:style>
  <w:style w:type="paragraph" w:styleId="NormalWeb">
    <w:name w:val="Normal (Web)"/>
    <w:basedOn w:val="Normal"/>
    <w:link w:val="NormalWebChar"/>
    <w:uiPriority w:val="99"/>
    <w:rsid w:val="00944FA6"/>
    <w:pPr>
      <w:spacing w:before="100" w:beforeAutospacing="1" w:after="100" w:afterAutospacing="1" w:line="240" w:lineRule="auto"/>
      <w:jc w:val="left"/>
    </w:pPr>
    <w:rPr>
      <w:rFonts w:ascii="Times New Roman" w:eastAsia="Times New Roman" w:hAnsi="Times New Roman"/>
      <w:sz w:val="24"/>
      <w:szCs w:val="24"/>
      <w:lang w:eastAsia="en-GB"/>
    </w:rPr>
  </w:style>
  <w:style w:type="paragraph" w:customStyle="1" w:styleId="NormalWeb1">
    <w:name w:val="Normal (Web)1"/>
    <w:basedOn w:val="Normal"/>
    <w:rsid w:val="00CE2C34"/>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7B7337"/>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02643"/>
    <w:pPr>
      <w:widowControl w:val="0"/>
      <w:spacing w:before="20" w:after="0" w:line="240" w:lineRule="auto"/>
      <w:jc w:val="left"/>
    </w:pPr>
    <w:rPr>
      <w:rFonts w:eastAsia="Times New Roman"/>
      <w:snapToGrid w:val="0"/>
      <w:sz w:val="16"/>
      <w:szCs w:val="16"/>
      <w:lang w:eastAsia="en-US"/>
    </w:rPr>
  </w:style>
  <w:style w:type="paragraph" w:styleId="Revision">
    <w:name w:val="Revision"/>
    <w:hidden/>
    <w:uiPriority w:val="99"/>
    <w:semiHidden/>
    <w:rsid w:val="00460870"/>
    <w:rPr>
      <w:rFonts w:ascii="Arial" w:hAnsi="Arial"/>
      <w:lang w:val="en-GB" w:eastAsia="ja-JP"/>
    </w:rPr>
  </w:style>
  <w:style w:type="paragraph" w:styleId="ListParagraph">
    <w:name w:val="List Paragraph"/>
    <w:basedOn w:val="Normal"/>
    <w:uiPriority w:val="34"/>
    <w:qFormat/>
    <w:rsid w:val="007C13EE"/>
    <w:pPr>
      <w:ind w:left="720"/>
    </w:pPr>
  </w:style>
  <w:style w:type="paragraph" w:customStyle="1" w:styleId="Figuretitle2">
    <w:name w:val="Figure title2"/>
    <w:basedOn w:val="Normal"/>
    <w:next w:val="Normal"/>
    <w:rsid w:val="009D6080"/>
    <w:pPr>
      <w:suppressAutoHyphens/>
      <w:spacing w:before="220" w:after="220"/>
      <w:jc w:val="center"/>
    </w:pPr>
    <w:rPr>
      <w:b/>
      <w:lang w:val="de-DE" w:eastAsia="ar-SA"/>
    </w:rPr>
  </w:style>
  <w:style w:type="paragraph" w:customStyle="1" w:styleId="ISOComments">
    <w:name w:val="ISO_Comments"/>
    <w:basedOn w:val="Normal"/>
    <w:rsid w:val="0056560E"/>
    <w:pPr>
      <w:spacing w:before="210" w:after="0" w:line="210" w:lineRule="exact"/>
      <w:jc w:val="left"/>
    </w:pPr>
    <w:rPr>
      <w:rFonts w:eastAsia="Times New Roman"/>
      <w:sz w:val="18"/>
      <w:lang w:eastAsia="en-US"/>
    </w:rPr>
  </w:style>
  <w:style w:type="paragraph" w:customStyle="1" w:styleId="ISOChange">
    <w:name w:val="ISO_Change"/>
    <w:basedOn w:val="Normal"/>
    <w:rsid w:val="0056560E"/>
    <w:pPr>
      <w:spacing w:before="210" w:after="0" w:line="210" w:lineRule="exact"/>
      <w:jc w:val="left"/>
    </w:pPr>
    <w:rPr>
      <w:rFonts w:eastAsia="Times New Roman"/>
      <w:sz w:val="18"/>
      <w:lang w:eastAsia="en-US"/>
    </w:rPr>
  </w:style>
  <w:style w:type="paragraph" w:customStyle="1" w:styleId="NoSpacing1">
    <w:name w:val="No Spacing1"/>
    <w:qFormat/>
    <w:rsid w:val="003B6E33"/>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CommentTextChar">
    <w:name w:val="Comment Text Char"/>
    <w:link w:val="CommentText"/>
    <w:uiPriority w:val="99"/>
    <w:rsid w:val="00A75F69"/>
    <w:rPr>
      <w:rFonts w:ascii="Arial" w:hAnsi="Arial"/>
      <w:lang w:val="en-GB" w:eastAsia="ja-JP"/>
    </w:rPr>
  </w:style>
  <w:style w:type="paragraph" w:customStyle="1" w:styleId="Firstparagraph">
    <w:name w:val="First paragraph"/>
    <w:basedOn w:val="Normal"/>
    <w:next w:val="Normal"/>
    <w:rsid w:val="00A85E33"/>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6E77C5"/>
    <w:pPr>
      <w:spacing w:before="210" w:after="0" w:line="210" w:lineRule="exact"/>
      <w:jc w:val="left"/>
    </w:pPr>
    <w:rPr>
      <w:rFonts w:eastAsia="Times New Roman"/>
      <w:sz w:val="18"/>
      <w:lang w:eastAsia="en-US"/>
    </w:rPr>
  </w:style>
  <w:style w:type="paragraph" w:customStyle="1" w:styleId="subpara">
    <w:name w:val="sub para"/>
    <w:basedOn w:val="Normal"/>
    <w:rsid w:val="00A65BFF"/>
    <w:pPr>
      <w:spacing w:before="60" w:after="60" w:line="240" w:lineRule="auto"/>
      <w:ind w:left="1134" w:right="794" w:hanging="567"/>
    </w:pPr>
    <w:rPr>
      <w:rFonts w:ascii="Arial Narrow" w:eastAsia="Times New Roman" w:hAnsi="Arial Narrow"/>
      <w:sz w:val="22"/>
      <w:lang w:val="en-AU" w:eastAsia="en-US"/>
    </w:rPr>
  </w:style>
  <w:style w:type="character" w:customStyle="1" w:styleId="Heading3Char">
    <w:name w:val="Heading 3 Char"/>
    <w:link w:val="Heading3"/>
    <w:uiPriority w:val="9"/>
    <w:rsid w:val="00D722DC"/>
    <w:rPr>
      <w:rFonts w:ascii="Arial" w:hAnsi="Arial"/>
      <w:b/>
      <w:bCs/>
      <w:lang w:val="en-AU" w:eastAsia="ja-JP"/>
    </w:rPr>
  </w:style>
  <w:style w:type="character" w:customStyle="1" w:styleId="Heading4Char">
    <w:name w:val="Heading 4 Char"/>
    <w:link w:val="Heading4"/>
    <w:uiPriority w:val="9"/>
    <w:rsid w:val="00D722DC"/>
    <w:rPr>
      <w:rFonts w:ascii="Arial" w:hAnsi="Arial"/>
      <w:b/>
      <w:bCs/>
      <w:lang w:val="en-AU" w:eastAsia="ja-JP"/>
    </w:rPr>
  </w:style>
  <w:style w:type="paragraph" w:styleId="NoSpacing">
    <w:name w:val="No Spacing"/>
    <w:uiPriority w:val="1"/>
    <w:qFormat/>
    <w:rsid w:val="00541645"/>
    <w:pPr>
      <w:jc w:val="both"/>
    </w:pPr>
    <w:rPr>
      <w:rFonts w:ascii="Arial" w:hAnsi="Arial"/>
      <w:lang w:val="en-GB" w:eastAsia="ja-JP"/>
    </w:rPr>
  </w:style>
  <w:style w:type="paragraph" w:styleId="TOCHeading">
    <w:name w:val="TOC Heading"/>
    <w:basedOn w:val="Heading1"/>
    <w:next w:val="Normal"/>
    <w:uiPriority w:val="39"/>
    <w:qFormat/>
    <w:rsid w:val="00D722DC"/>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rsid w:val="00E56415"/>
  </w:style>
  <w:style w:type="paragraph" w:customStyle="1" w:styleId="Caption1">
    <w:name w:val="Caption1"/>
    <w:basedOn w:val="Normal"/>
    <w:rsid w:val="00D722DC"/>
    <w:pPr>
      <w:widowControl w:val="0"/>
      <w:suppressLineNumbers/>
      <w:suppressAutoHyphens/>
      <w:spacing w:before="120" w:after="120" w:line="240" w:lineRule="auto"/>
      <w:jc w:val="left"/>
    </w:pPr>
    <w:rPr>
      <w:rFonts w:eastAsia="Arial" w:cs="Tahoma"/>
      <w:i/>
      <w:iCs/>
      <w:lang w:val="en-AU"/>
    </w:rPr>
  </w:style>
  <w:style w:type="paragraph" w:customStyle="1" w:styleId="Index">
    <w:name w:val="Index"/>
    <w:basedOn w:val="Normal"/>
    <w:rsid w:val="00E56415"/>
    <w:pPr>
      <w:widowControl w:val="0"/>
      <w:suppressLineNumbers/>
      <w:suppressAutoHyphens/>
      <w:spacing w:after="0" w:line="240" w:lineRule="auto"/>
      <w:jc w:val="left"/>
    </w:pPr>
    <w:rPr>
      <w:rFonts w:eastAsia="Arial" w:cs="Tahoma"/>
    </w:rPr>
  </w:style>
  <w:style w:type="character" w:customStyle="1" w:styleId="Heading2Char">
    <w:name w:val="Heading 2 Char"/>
    <w:link w:val="Heading2"/>
    <w:uiPriority w:val="9"/>
    <w:rsid w:val="00D722DC"/>
    <w:rPr>
      <w:rFonts w:ascii="Arial" w:hAnsi="Arial"/>
      <w:b/>
      <w:bCs/>
      <w:sz w:val="22"/>
      <w:lang w:val="en-AU" w:eastAsia="ja-JP"/>
    </w:rPr>
  </w:style>
  <w:style w:type="character" w:customStyle="1" w:styleId="Heading1Char">
    <w:name w:val="Heading 1 Char"/>
    <w:link w:val="Heading1"/>
    <w:uiPriority w:val="9"/>
    <w:rsid w:val="00D722DC"/>
    <w:rPr>
      <w:rFonts w:ascii="Arial" w:hAnsi="Arial"/>
      <w:b/>
      <w:bCs/>
      <w:sz w:val="24"/>
      <w:lang w:val="en-AU" w:eastAsia="ja-JP"/>
    </w:rPr>
  </w:style>
  <w:style w:type="character" w:customStyle="1" w:styleId="BalloonTextChar">
    <w:name w:val="Balloon Text Char"/>
    <w:link w:val="BalloonText"/>
    <w:uiPriority w:val="99"/>
    <w:semiHidden/>
    <w:rsid w:val="00E56415"/>
    <w:rPr>
      <w:rFonts w:ascii="Tahoma" w:hAnsi="Tahoma" w:cs="Tahoma"/>
      <w:sz w:val="16"/>
      <w:szCs w:val="16"/>
      <w:lang w:val="en-GB" w:eastAsia="ja-JP"/>
    </w:rPr>
  </w:style>
  <w:style w:type="character" w:customStyle="1" w:styleId="BodyTextIndentChar">
    <w:name w:val="Body Text Indent Char"/>
    <w:link w:val="BodyTextIndent"/>
    <w:uiPriority w:val="99"/>
    <w:rsid w:val="00E56415"/>
    <w:rPr>
      <w:rFonts w:ascii="Arial" w:hAnsi="Arial"/>
      <w:lang w:val="en-GB" w:eastAsia="ja-JP"/>
    </w:rPr>
  </w:style>
  <w:style w:type="character" w:customStyle="1" w:styleId="HeaderChar">
    <w:name w:val="Header Char"/>
    <w:link w:val="Header"/>
    <w:uiPriority w:val="99"/>
    <w:rsid w:val="00E56415"/>
    <w:rPr>
      <w:rFonts w:ascii="Arial" w:hAnsi="Arial"/>
      <w:b/>
      <w:sz w:val="22"/>
      <w:lang w:val="en-GB" w:eastAsia="ja-JP"/>
    </w:rPr>
  </w:style>
  <w:style w:type="character" w:customStyle="1" w:styleId="CommentSubjectChar">
    <w:name w:val="Comment Subject Char"/>
    <w:link w:val="CommentSubject"/>
    <w:uiPriority w:val="99"/>
    <w:semiHidden/>
    <w:rsid w:val="00E56415"/>
    <w:rPr>
      <w:rFonts w:ascii="Arial" w:hAnsi="Arial"/>
      <w:b/>
      <w:bCs/>
      <w:lang w:val="en-GB" w:eastAsia="ja-JP"/>
    </w:rPr>
  </w:style>
  <w:style w:type="character" w:customStyle="1" w:styleId="BodyText2Char">
    <w:name w:val="Body Text 2 Char"/>
    <w:link w:val="BodyText2"/>
    <w:uiPriority w:val="99"/>
    <w:rsid w:val="00E56415"/>
    <w:rPr>
      <w:rFonts w:ascii="Arial" w:hAnsi="Arial"/>
      <w:sz w:val="16"/>
      <w:lang w:val="en-GB" w:eastAsia="ja-JP"/>
    </w:rPr>
  </w:style>
  <w:style w:type="character" w:customStyle="1" w:styleId="Heading5Char">
    <w:name w:val="Heading 5 Char"/>
    <w:link w:val="Heading5"/>
    <w:uiPriority w:val="9"/>
    <w:rsid w:val="00D722DC"/>
    <w:rPr>
      <w:rFonts w:ascii="Arial" w:hAnsi="Arial"/>
      <w:b/>
      <w:bCs/>
      <w:lang w:val="en-AU" w:eastAsia="ja-JP"/>
    </w:rPr>
  </w:style>
  <w:style w:type="character" w:customStyle="1" w:styleId="Heading6Char">
    <w:name w:val="Heading 6 Char"/>
    <w:link w:val="Heading6"/>
    <w:uiPriority w:val="9"/>
    <w:rsid w:val="00D722DC"/>
    <w:rPr>
      <w:rFonts w:ascii="Arial" w:hAnsi="Arial"/>
      <w:b/>
      <w:bCs/>
      <w:lang w:val="en-AU" w:eastAsia="ja-JP"/>
    </w:rPr>
  </w:style>
  <w:style w:type="character" w:customStyle="1" w:styleId="Heading7Char">
    <w:name w:val="Heading 7 Char"/>
    <w:link w:val="Heading7"/>
    <w:uiPriority w:val="9"/>
    <w:rsid w:val="00D722DC"/>
    <w:rPr>
      <w:rFonts w:ascii="Arial" w:hAnsi="Arial"/>
      <w:b/>
      <w:bCs/>
      <w:lang w:val="en-AU" w:eastAsia="ja-JP"/>
    </w:rPr>
  </w:style>
  <w:style w:type="character" w:customStyle="1" w:styleId="Heading8Char">
    <w:name w:val="Heading 8 Char"/>
    <w:link w:val="Heading8"/>
    <w:uiPriority w:val="9"/>
    <w:rsid w:val="00D722DC"/>
    <w:rPr>
      <w:rFonts w:ascii="Arial" w:hAnsi="Arial"/>
      <w:b/>
      <w:bCs/>
      <w:lang w:val="en-AU" w:eastAsia="ja-JP"/>
    </w:rPr>
  </w:style>
  <w:style w:type="character" w:customStyle="1" w:styleId="Heading9Char">
    <w:name w:val="Heading 9 Char"/>
    <w:link w:val="Heading9"/>
    <w:uiPriority w:val="9"/>
    <w:rsid w:val="00D722DC"/>
    <w:rPr>
      <w:rFonts w:ascii="Arial" w:hAnsi="Arial"/>
      <w:b/>
      <w:bCs/>
      <w:lang w:val="en-AU" w:eastAsia="ja-JP"/>
    </w:rPr>
  </w:style>
  <w:style w:type="character" w:customStyle="1" w:styleId="BodyTextIndent2Char">
    <w:name w:val="Body Text Indent 2 Char"/>
    <w:link w:val="BodyTextIndent2"/>
    <w:uiPriority w:val="99"/>
    <w:rsid w:val="00E56415"/>
    <w:rPr>
      <w:rFonts w:ascii="Arial" w:hAnsi="Arial"/>
      <w:lang w:val="en-GB" w:eastAsia="ja-JP"/>
    </w:rPr>
  </w:style>
  <w:style w:type="character" w:customStyle="1" w:styleId="BodyText3Char">
    <w:name w:val="Body Text 3 Char"/>
    <w:link w:val="BodyText3"/>
    <w:uiPriority w:val="99"/>
    <w:rsid w:val="00E56415"/>
    <w:rPr>
      <w:rFonts w:ascii="Arial" w:hAnsi="Arial"/>
      <w:sz w:val="14"/>
      <w:lang w:val="en-GB" w:eastAsia="ja-JP"/>
    </w:rPr>
  </w:style>
  <w:style w:type="paragraph" w:customStyle="1" w:styleId="quotedtext">
    <w:name w:val="quoted text"/>
    <w:basedOn w:val="Normal"/>
    <w:rsid w:val="00E56415"/>
    <w:pPr>
      <w:spacing w:before="60" w:after="60" w:line="240" w:lineRule="auto"/>
      <w:ind w:left="1134" w:right="1134" w:hanging="567"/>
    </w:pPr>
    <w:rPr>
      <w:rFonts w:ascii="Times New Roman" w:eastAsia="Times New Roman" w:hAnsi="Times New Roman"/>
      <w:i/>
      <w:lang w:val="en-AU" w:eastAsia="fr-FR"/>
    </w:rPr>
  </w:style>
  <w:style w:type="character" w:customStyle="1" w:styleId="FooterChar">
    <w:name w:val="Footer Char"/>
    <w:link w:val="Footer"/>
    <w:uiPriority w:val="99"/>
    <w:rsid w:val="00E56415"/>
    <w:rPr>
      <w:rFonts w:ascii="Arial" w:hAnsi="Arial"/>
      <w:lang w:val="en-GB" w:eastAsia="ja-JP"/>
    </w:rPr>
  </w:style>
  <w:style w:type="character" w:customStyle="1" w:styleId="ipa1">
    <w:name w:val="ipa1"/>
    <w:rsid w:val="00E56415"/>
    <w:rPr>
      <w:rFonts w:ascii="Arial Unicode MS" w:eastAsia="Arial Unicode MS" w:hAnsi="Arial Unicode MS" w:cs="Arial Unicode MS" w:hint="eastAsia"/>
    </w:rPr>
  </w:style>
  <w:style w:type="character" w:customStyle="1" w:styleId="NormalWebChar">
    <w:name w:val="Normal (Web) Char"/>
    <w:link w:val="NormalWeb"/>
    <w:uiPriority w:val="99"/>
    <w:rsid w:val="00561650"/>
    <w:rPr>
      <w:rFonts w:eastAsia="Times New Roman"/>
      <w:sz w:val="24"/>
      <w:szCs w:val="24"/>
      <w:lang w:val="en-GB" w:eastAsia="en-GB"/>
    </w:rPr>
  </w:style>
  <w:style w:type="paragraph" w:styleId="Bibliography">
    <w:name w:val="Bibliography"/>
    <w:basedOn w:val="Normal"/>
    <w:next w:val="Normal"/>
    <w:uiPriority w:val="37"/>
    <w:semiHidden/>
    <w:unhideWhenUsed/>
    <w:rsid w:val="00241642"/>
  </w:style>
  <w:style w:type="paragraph" w:styleId="E-mailSignature">
    <w:name w:val="E-mail Signature"/>
    <w:basedOn w:val="Normal"/>
    <w:link w:val="E-mailSignatureChar"/>
    <w:uiPriority w:val="99"/>
    <w:semiHidden/>
    <w:unhideWhenUsed/>
    <w:rsid w:val="00241642"/>
  </w:style>
  <w:style w:type="character" w:customStyle="1" w:styleId="E-mailSignatureChar">
    <w:name w:val="E-mail Signature Char"/>
    <w:link w:val="E-mailSignature"/>
    <w:uiPriority w:val="99"/>
    <w:semiHidden/>
    <w:rsid w:val="00241642"/>
    <w:rPr>
      <w:rFonts w:ascii="Arial" w:hAnsi="Arial"/>
      <w:lang w:val="en-GB" w:eastAsia="ja-JP"/>
    </w:rPr>
  </w:style>
  <w:style w:type="paragraph" w:styleId="HTMLAddress">
    <w:name w:val="HTML Address"/>
    <w:basedOn w:val="Normal"/>
    <w:link w:val="HTMLAddressChar"/>
    <w:uiPriority w:val="99"/>
    <w:semiHidden/>
    <w:unhideWhenUsed/>
    <w:rsid w:val="00241642"/>
    <w:rPr>
      <w:i/>
      <w:iCs/>
    </w:rPr>
  </w:style>
  <w:style w:type="character" w:customStyle="1" w:styleId="HTMLAddressChar">
    <w:name w:val="HTML Address Char"/>
    <w:link w:val="HTMLAddress"/>
    <w:uiPriority w:val="99"/>
    <w:semiHidden/>
    <w:rsid w:val="00241642"/>
    <w:rPr>
      <w:rFonts w:ascii="Arial" w:hAnsi="Arial"/>
      <w:i/>
      <w:iCs/>
      <w:lang w:val="en-GB" w:eastAsia="ja-JP"/>
    </w:rPr>
  </w:style>
  <w:style w:type="paragraph" w:styleId="HTMLPreformatted">
    <w:name w:val="HTML Preformatted"/>
    <w:basedOn w:val="Normal"/>
    <w:link w:val="HTMLPreformattedChar"/>
    <w:uiPriority w:val="99"/>
    <w:semiHidden/>
    <w:unhideWhenUsed/>
    <w:rsid w:val="00241642"/>
    <w:rPr>
      <w:rFonts w:ascii="Courier New" w:hAnsi="Courier New"/>
    </w:rPr>
  </w:style>
  <w:style w:type="character" w:customStyle="1" w:styleId="HTMLPreformattedChar">
    <w:name w:val="HTML Preformatted Char"/>
    <w:link w:val="HTMLPreformatted"/>
    <w:uiPriority w:val="99"/>
    <w:semiHidden/>
    <w:rsid w:val="00241642"/>
    <w:rPr>
      <w:rFonts w:ascii="Courier New" w:hAnsi="Courier New" w:cs="Courier New"/>
      <w:lang w:val="en-GB" w:eastAsia="ja-JP"/>
    </w:rPr>
  </w:style>
  <w:style w:type="paragraph" w:styleId="IntenseQuote">
    <w:name w:val="Intense Quote"/>
    <w:basedOn w:val="Normal"/>
    <w:next w:val="Normal"/>
    <w:link w:val="IntenseQuoteChar"/>
    <w:uiPriority w:val="30"/>
    <w:qFormat/>
    <w:rsid w:val="00241642"/>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241642"/>
    <w:rPr>
      <w:rFonts w:ascii="Arial" w:hAnsi="Arial"/>
      <w:b/>
      <w:bCs/>
      <w:i/>
      <w:iCs/>
      <w:color w:val="4F81BD"/>
      <w:lang w:val="en-GB" w:eastAsia="ja-JP"/>
    </w:rPr>
  </w:style>
  <w:style w:type="paragraph" w:styleId="Quote">
    <w:name w:val="Quote"/>
    <w:basedOn w:val="Normal"/>
    <w:next w:val="Normal"/>
    <w:link w:val="QuoteChar"/>
    <w:uiPriority w:val="29"/>
    <w:qFormat/>
    <w:rsid w:val="00241642"/>
    <w:rPr>
      <w:i/>
      <w:iCs/>
      <w:color w:val="000000"/>
    </w:rPr>
  </w:style>
  <w:style w:type="character" w:customStyle="1" w:styleId="QuoteChar">
    <w:name w:val="Quote Char"/>
    <w:link w:val="Quote"/>
    <w:uiPriority w:val="29"/>
    <w:rsid w:val="00241642"/>
    <w:rPr>
      <w:rFonts w:ascii="Arial" w:hAnsi="Arial"/>
      <w:i/>
      <w:iCs/>
      <w:color w:val="000000"/>
      <w:lang w:val="en-GB" w:eastAsia="ja-JP"/>
    </w:rPr>
  </w:style>
  <w:style w:type="paragraph" w:customStyle="1" w:styleId="publishedby">
    <w:name w:val="published by"/>
    <w:basedOn w:val="Normal"/>
    <w:link w:val="publishedbyChar"/>
    <w:qFormat/>
    <w:rsid w:val="003C1FC0"/>
    <w:pPr>
      <w:tabs>
        <w:tab w:val="center" w:pos="4514"/>
        <w:tab w:val="left" w:pos="5040"/>
        <w:tab w:val="left" w:pos="5760"/>
        <w:tab w:val="left" w:pos="6480"/>
        <w:tab w:val="left" w:pos="7200"/>
        <w:tab w:val="left" w:pos="7920"/>
        <w:tab w:val="left" w:pos="8640"/>
      </w:tabs>
      <w:spacing w:after="0" w:line="240" w:lineRule="auto"/>
      <w:outlineLvl w:val="0"/>
    </w:pPr>
    <w:rPr>
      <w:b/>
    </w:rPr>
  </w:style>
  <w:style w:type="paragraph" w:customStyle="1" w:styleId="note0">
    <w:name w:val="note"/>
    <w:basedOn w:val="Normal"/>
    <w:link w:val="noteChar"/>
    <w:qFormat/>
    <w:rsid w:val="003C1FC0"/>
    <w:rPr>
      <w:i/>
      <w:color w:val="FF0000"/>
    </w:rPr>
  </w:style>
  <w:style w:type="character" w:customStyle="1" w:styleId="publishedbyChar">
    <w:name w:val="published by Char"/>
    <w:link w:val="publishedby"/>
    <w:rsid w:val="003C1FC0"/>
    <w:rPr>
      <w:rFonts w:ascii="Arial" w:hAnsi="Arial"/>
      <w:b/>
      <w:lang w:val="en-GB" w:eastAsia="ja-JP"/>
    </w:rPr>
  </w:style>
  <w:style w:type="paragraph" w:customStyle="1" w:styleId="Label1">
    <w:name w:val="Label1"/>
    <w:basedOn w:val="Normal"/>
    <w:link w:val="Label1Char"/>
    <w:qFormat/>
    <w:rsid w:val="003C1FC0"/>
    <w:pPr>
      <w:autoSpaceDE w:val="0"/>
      <w:autoSpaceDN w:val="0"/>
      <w:adjustRightInd w:val="0"/>
      <w:spacing w:after="0" w:line="480" w:lineRule="auto"/>
      <w:ind w:left="1695" w:hanging="1695"/>
    </w:pPr>
    <w:rPr>
      <w:b/>
      <w:sz w:val="22"/>
      <w:szCs w:val="22"/>
    </w:rPr>
  </w:style>
  <w:style w:type="character" w:customStyle="1" w:styleId="noteChar">
    <w:name w:val="note Char"/>
    <w:link w:val="note0"/>
    <w:rsid w:val="003C1FC0"/>
    <w:rPr>
      <w:rFonts w:ascii="Arial" w:hAnsi="Arial"/>
      <w:i/>
      <w:color w:val="FF0000"/>
      <w:lang w:val="en-GB" w:eastAsia="ja-JP"/>
    </w:rPr>
  </w:style>
  <w:style w:type="paragraph" w:customStyle="1" w:styleId="Label2">
    <w:name w:val="Label2"/>
    <w:basedOn w:val="Normal"/>
    <w:link w:val="Label2Char"/>
    <w:qFormat/>
    <w:rsid w:val="003C1FC0"/>
    <w:pPr>
      <w:ind w:left="1360" w:firstLine="340"/>
    </w:pPr>
    <w:rPr>
      <w:b/>
    </w:rPr>
  </w:style>
  <w:style w:type="character" w:customStyle="1" w:styleId="Label1Char">
    <w:name w:val="Label1 Char"/>
    <w:link w:val="Label1"/>
    <w:rsid w:val="003C1FC0"/>
    <w:rPr>
      <w:rFonts w:ascii="Arial" w:hAnsi="Arial"/>
      <w:b/>
      <w:sz w:val="22"/>
      <w:szCs w:val="22"/>
      <w:lang w:val="en-GB" w:eastAsia="ja-JP"/>
    </w:rPr>
  </w:style>
  <w:style w:type="paragraph" w:customStyle="1" w:styleId="Labeldata">
    <w:name w:val="Label data"/>
    <w:basedOn w:val="Normal"/>
    <w:link w:val="LabeldataChar"/>
    <w:qFormat/>
    <w:rsid w:val="003C1FC0"/>
    <w:pPr>
      <w:autoSpaceDE w:val="0"/>
      <w:autoSpaceDN w:val="0"/>
      <w:adjustRightInd w:val="0"/>
      <w:spacing w:after="0" w:line="240" w:lineRule="auto"/>
    </w:pPr>
  </w:style>
  <w:style w:type="character" w:customStyle="1" w:styleId="Label2Char">
    <w:name w:val="Label2 Char"/>
    <w:link w:val="Label2"/>
    <w:rsid w:val="003C1FC0"/>
    <w:rPr>
      <w:rFonts w:ascii="Arial" w:hAnsi="Arial"/>
      <w:b/>
      <w:lang w:val="en-GB" w:eastAsia="ja-JP"/>
    </w:rPr>
  </w:style>
  <w:style w:type="paragraph" w:customStyle="1" w:styleId="Annex0">
    <w:name w:val="Annex"/>
    <w:basedOn w:val="Heading1"/>
    <w:link w:val="AnnexChar"/>
    <w:qFormat/>
    <w:rsid w:val="003C1FC0"/>
    <w:pPr>
      <w:numPr>
        <w:numId w:val="55"/>
      </w:numPr>
    </w:pPr>
    <w:rPr>
      <w:lang w:eastAsia="en-US"/>
    </w:rPr>
  </w:style>
  <w:style w:type="character" w:customStyle="1" w:styleId="LabeldataChar">
    <w:name w:val="Label data Char"/>
    <w:link w:val="Labeldata"/>
    <w:rsid w:val="003C1FC0"/>
    <w:rPr>
      <w:rFonts w:ascii="Arial" w:hAnsi="Arial"/>
      <w:lang w:val="en-GB" w:eastAsia="ja-JP"/>
    </w:rPr>
  </w:style>
  <w:style w:type="paragraph" w:customStyle="1" w:styleId="Annexsection">
    <w:name w:val="Annex section"/>
    <w:basedOn w:val="Heading2"/>
    <w:link w:val="AnnexsectionChar"/>
    <w:qFormat/>
    <w:rsid w:val="003C1FC0"/>
    <w:pPr>
      <w:numPr>
        <w:ilvl w:val="0"/>
        <w:numId w:val="0"/>
      </w:numPr>
      <w:jc w:val="left"/>
    </w:pPr>
    <w:rPr>
      <w:rFonts w:ascii="Arial Narrow" w:hAnsi="Arial Narrow"/>
      <w:sz w:val="20"/>
      <w:szCs w:val="22"/>
    </w:rPr>
  </w:style>
  <w:style w:type="character" w:customStyle="1" w:styleId="AnnexChar">
    <w:name w:val="Annex Char"/>
    <w:link w:val="Annex0"/>
    <w:rsid w:val="003C1FC0"/>
    <w:rPr>
      <w:rFonts w:ascii="Arial" w:hAnsi="Arial"/>
      <w:b/>
      <w:bCs/>
      <w:sz w:val="24"/>
      <w:lang w:val="en-GB" w:eastAsia="ja-JP"/>
    </w:rPr>
  </w:style>
  <w:style w:type="paragraph" w:customStyle="1" w:styleId="AppendixD2">
    <w:name w:val="Appendix D2"/>
    <w:autoRedefine/>
    <w:rsid w:val="00A63413"/>
    <w:pPr>
      <w:spacing w:before="40" w:after="40"/>
    </w:pPr>
    <w:rPr>
      <w:rFonts w:ascii="Arial" w:hAnsi="Arial"/>
      <w:b/>
      <w:lang w:val="en-GB" w:eastAsia="ar-SA"/>
    </w:rPr>
  </w:style>
  <w:style w:type="character" w:customStyle="1" w:styleId="AnnexsectionChar">
    <w:name w:val="Annex section Char"/>
    <w:link w:val="Annexsection"/>
    <w:rsid w:val="003C1FC0"/>
    <w:rPr>
      <w:rFonts w:ascii="Arial Narrow" w:hAnsi="Arial Narrow"/>
      <w:b/>
      <w:bCs/>
      <w:szCs w:val="22"/>
      <w:lang w:val="en-GB" w:eastAsia="ja-JP"/>
    </w:rPr>
  </w:style>
  <w:style w:type="paragraph" w:customStyle="1" w:styleId="Basisalinea">
    <w:name w:val="[Basisalinea]"/>
    <w:basedOn w:val="Normal"/>
    <w:uiPriority w:val="99"/>
    <w:rsid w:val="00DF37B3"/>
    <w:pPr>
      <w:autoSpaceDE w:val="0"/>
      <w:autoSpaceDN w:val="0"/>
      <w:adjustRightInd w:val="0"/>
      <w:spacing w:after="0" w:line="288" w:lineRule="auto"/>
      <w:jc w:val="left"/>
      <w:textAlignment w:val="center"/>
    </w:pPr>
    <w:rPr>
      <w:rFonts w:ascii="Times" w:eastAsia="Calibri" w:hAnsi="Times" w:cs="Times"/>
      <w:color w:val="000000"/>
      <w:sz w:val="24"/>
      <w:szCs w:val="24"/>
      <w:lang w:val="nl-NL" w:eastAsia="en-US"/>
    </w:rPr>
  </w:style>
  <w:style w:type="paragraph" w:customStyle="1" w:styleId="dlPara">
    <w:name w:val="dlPara"/>
    <w:basedOn w:val="dl"/>
    <w:rsid w:val="00D722DC"/>
    <w:rPr>
      <w:rFonts w:cs="Arial"/>
      <w:b/>
    </w:rPr>
  </w:style>
  <w:style w:type="paragraph" w:customStyle="1" w:styleId="dt">
    <w:name w:val="dt"/>
    <w:basedOn w:val="Normal"/>
    <w:next w:val="Normal"/>
    <w:qFormat/>
    <w:rsid w:val="00D722DC"/>
    <w:pPr>
      <w:keepNext/>
      <w:spacing w:after="0"/>
    </w:pPr>
    <w:rPr>
      <w:b/>
      <w:bCs/>
      <w:lang w:val="en-AU"/>
    </w:rPr>
  </w:style>
  <w:style w:type="paragraph" w:customStyle="1" w:styleId="TOCTitle">
    <w:name w:val="TOC Title"/>
    <w:basedOn w:val="Normal"/>
    <w:qFormat/>
    <w:rsid w:val="00D722DC"/>
    <w:pPr>
      <w:spacing w:before="360" w:after="120" w:line="240" w:lineRule="auto"/>
      <w:jc w:val="center"/>
    </w:pPr>
    <w:rPr>
      <w:rFonts w:eastAsia="Times New Roman"/>
      <w:b/>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30563">
      <w:bodyDiv w:val="1"/>
      <w:marLeft w:val="0"/>
      <w:marRight w:val="0"/>
      <w:marTop w:val="0"/>
      <w:marBottom w:val="0"/>
      <w:divBdr>
        <w:top w:val="none" w:sz="0" w:space="0" w:color="auto"/>
        <w:left w:val="none" w:sz="0" w:space="0" w:color="auto"/>
        <w:bottom w:val="none" w:sz="0" w:space="0" w:color="auto"/>
        <w:right w:val="none" w:sz="0" w:space="0" w:color="auto"/>
      </w:divBdr>
    </w:div>
    <w:div w:id="144902192">
      <w:bodyDiv w:val="1"/>
      <w:marLeft w:val="0"/>
      <w:marRight w:val="0"/>
      <w:marTop w:val="0"/>
      <w:marBottom w:val="0"/>
      <w:divBdr>
        <w:top w:val="none" w:sz="0" w:space="0" w:color="auto"/>
        <w:left w:val="none" w:sz="0" w:space="0" w:color="auto"/>
        <w:bottom w:val="none" w:sz="0" w:space="0" w:color="auto"/>
        <w:right w:val="none" w:sz="0" w:space="0" w:color="auto"/>
      </w:divBdr>
      <w:divsChild>
        <w:div w:id="1875532169">
          <w:marLeft w:val="0"/>
          <w:marRight w:val="0"/>
          <w:marTop w:val="0"/>
          <w:marBottom w:val="0"/>
          <w:divBdr>
            <w:top w:val="none" w:sz="0" w:space="0" w:color="auto"/>
            <w:left w:val="none" w:sz="0" w:space="0" w:color="auto"/>
            <w:bottom w:val="none" w:sz="0" w:space="0" w:color="auto"/>
            <w:right w:val="none" w:sz="0" w:space="0" w:color="auto"/>
          </w:divBdr>
          <w:divsChild>
            <w:div w:id="1190145377">
              <w:marLeft w:val="0"/>
              <w:marRight w:val="0"/>
              <w:marTop w:val="0"/>
              <w:marBottom w:val="0"/>
              <w:divBdr>
                <w:top w:val="none" w:sz="0" w:space="0" w:color="auto"/>
                <w:left w:val="none" w:sz="0" w:space="0" w:color="auto"/>
                <w:bottom w:val="none" w:sz="0" w:space="0" w:color="auto"/>
                <w:right w:val="none" w:sz="0" w:space="0" w:color="auto"/>
              </w:divBdr>
              <w:divsChild>
                <w:div w:id="11230416">
                  <w:marLeft w:val="0"/>
                  <w:marRight w:val="0"/>
                  <w:marTop w:val="0"/>
                  <w:marBottom w:val="0"/>
                  <w:divBdr>
                    <w:top w:val="none" w:sz="0" w:space="0" w:color="auto"/>
                    <w:left w:val="none" w:sz="0" w:space="0" w:color="auto"/>
                    <w:bottom w:val="none" w:sz="0" w:space="0" w:color="auto"/>
                    <w:right w:val="none" w:sz="0" w:space="0" w:color="auto"/>
                  </w:divBdr>
                  <w:divsChild>
                    <w:div w:id="904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48975">
      <w:bodyDiv w:val="1"/>
      <w:marLeft w:val="0"/>
      <w:marRight w:val="0"/>
      <w:marTop w:val="0"/>
      <w:marBottom w:val="0"/>
      <w:divBdr>
        <w:top w:val="none" w:sz="0" w:space="0" w:color="auto"/>
        <w:left w:val="none" w:sz="0" w:space="0" w:color="auto"/>
        <w:bottom w:val="none" w:sz="0" w:space="0" w:color="auto"/>
        <w:right w:val="none" w:sz="0" w:space="0" w:color="auto"/>
      </w:divBdr>
      <w:divsChild>
        <w:div w:id="1564368219">
          <w:marLeft w:val="0"/>
          <w:marRight w:val="0"/>
          <w:marTop w:val="0"/>
          <w:marBottom w:val="0"/>
          <w:divBdr>
            <w:top w:val="none" w:sz="0" w:space="0" w:color="auto"/>
            <w:left w:val="none" w:sz="0" w:space="0" w:color="auto"/>
            <w:bottom w:val="none" w:sz="0" w:space="0" w:color="auto"/>
            <w:right w:val="none" w:sz="0" w:space="0" w:color="auto"/>
          </w:divBdr>
          <w:divsChild>
            <w:div w:id="1752777248">
              <w:marLeft w:val="0"/>
              <w:marRight w:val="0"/>
              <w:marTop w:val="0"/>
              <w:marBottom w:val="0"/>
              <w:divBdr>
                <w:top w:val="none" w:sz="0" w:space="0" w:color="auto"/>
                <w:left w:val="none" w:sz="0" w:space="0" w:color="auto"/>
                <w:bottom w:val="none" w:sz="0" w:space="0" w:color="auto"/>
                <w:right w:val="none" w:sz="0" w:space="0" w:color="auto"/>
              </w:divBdr>
              <w:divsChild>
                <w:div w:id="1763527821">
                  <w:marLeft w:val="0"/>
                  <w:marRight w:val="0"/>
                  <w:marTop w:val="0"/>
                  <w:marBottom w:val="0"/>
                  <w:divBdr>
                    <w:top w:val="none" w:sz="0" w:space="0" w:color="auto"/>
                    <w:left w:val="none" w:sz="0" w:space="0" w:color="auto"/>
                    <w:bottom w:val="none" w:sz="0" w:space="0" w:color="auto"/>
                    <w:right w:val="none" w:sz="0" w:space="0" w:color="auto"/>
                  </w:divBdr>
                  <w:divsChild>
                    <w:div w:id="925310590">
                      <w:marLeft w:val="0"/>
                      <w:marRight w:val="0"/>
                      <w:marTop w:val="0"/>
                      <w:marBottom w:val="0"/>
                      <w:divBdr>
                        <w:top w:val="none" w:sz="0" w:space="0" w:color="auto"/>
                        <w:left w:val="none" w:sz="0" w:space="0" w:color="auto"/>
                        <w:bottom w:val="none" w:sz="0" w:space="0" w:color="auto"/>
                        <w:right w:val="none" w:sz="0" w:space="0" w:color="auto"/>
                      </w:divBdr>
                      <w:divsChild>
                        <w:div w:id="10647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349986">
      <w:bodyDiv w:val="1"/>
      <w:marLeft w:val="0"/>
      <w:marRight w:val="0"/>
      <w:marTop w:val="0"/>
      <w:marBottom w:val="0"/>
      <w:divBdr>
        <w:top w:val="none" w:sz="0" w:space="0" w:color="auto"/>
        <w:left w:val="none" w:sz="0" w:space="0" w:color="auto"/>
        <w:bottom w:val="none" w:sz="0" w:space="0" w:color="auto"/>
        <w:right w:val="none" w:sz="0" w:space="0" w:color="auto"/>
      </w:divBdr>
    </w:div>
    <w:div w:id="319966052">
      <w:bodyDiv w:val="1"/>
      <w:marLeft w:val="0"/>
      <w:marRight w:val="0"/>
      <w:marTop w:val="0"/>
      <w:marBottom w:val="0"/>
      <w:divBdr>
        <w:top w:val="none" w:sz="0" w:space="0" w:color="auto"/>
        <w:left w:val="none" w:sz="0" w:space="0" w:color="auto"/>
        <w:bottom w:val="none" w:sz="0" w:space="0" w:color="auto"/>
        <w:right w:val="none" w:sz="0" w:space="0" w:color="auto"/>
      </w:divBdr>
    </w:div>
    <w:div w:id="331370359">
      <w:bodyDiv w:val="1"/>
      <w:marLeft w:val="0"/>
      <w:marRight w:val="0"/>
      <w:marTop w:val="0"/>
      <w:marBottom w:val="0"/>
      <w:divBdr>
        <w:top w:val="none" w:sz="0" w:space="0" w:color="auto"/>
        <w:left w:val="none" w:sz="0" w:space="0" w:color="auto"/>
        <w:bottom w:val="none" w:sz="0" w:space="0" w:color="auto"/>
        <w:right w:val="none" w:sz="0" w:space="0" w:color="auto"/>
      </w:divBdr>
    </w:div>
    <w:div w:id="537932043">
      <w:bodyDiv w:val="1"/>
      <w:marLeft w:val="0"/>
      <w:marRight w:val="0"/>
      <w:marTop w:val="0"/>
      <w:marBottom w:val="0"/>
      <w:divBdr>
        <w:top w:val="none" w:sz="0" w:space="0" w:color="auto"/>
        <w:left w:val="none" w:sz="0" w:space="0" w:color="auto"/>
        <w:bottom w:val="none" w:sz="0" w:space="0" w:color="auto"/>
        <w:right w:val="none" w:sz="0" w:space="0" w:color="auto"/>
      </w:divBdr>
    </w:div>
    <w:div w:id="569854507">
      <w:bodyDiv w:val="1"/>
      <w:marLeft w:val="0"/>
      <w:marRight w:val="0"/>
      <w:marTop w:val="0"/>
      <w:marBottom w:val="0"/>
      <w:divBdr>
        <w:top w:val="none" w:sz="0" w:space="0" w:color="auto"/>
        <w:left w:val="none" w:sz="0" w:space="0" w:color="auto"/>
        <w:bottom w:val="none" w:sz="0" w:space="0" w:color="auto"/>
        <w:right w:val="none" w:sz="0" w:space="0" w:color="auto"/>
      </w:divBdr>
    </w:div>
    <w:div w:id="600332247">
      <w:bodyDiv w:val="1"/>
      <w:marLeft w:val="0"/>
      <w:marRight w:val="0"/>
      <w:marTop w:val="0"/>
      <w:marBottom w:val="0"/>
      <w:divBdr>
        <w:top w:val="none" w:sz="0" w:space="0" w:color="auto"/>
        <w:left w:val="none" w:sz="0" w:space="0" w:color="auto"/>
        <w:bottom w:val="none" w:sz="0" w:space="0" w:color="auto"/>
        <w:right w:val="none" w:sz="0" w:space="0" w:color="auto"/>
      </w:divBdr>
      <w:divsChild>
        <w:div w:id="2106487160">
          <w:marLeft w:val="0"/>
          <w:marRight w:val="0"/>
          <w:marTop w:val="0"/>
          <w:marBottom w:val="0"/>
          <w:divBdr>
            <w:top w:val="none" w:sz="0" w:space="0" w:color="auto"/>
            <w:left w:val="none" w:sz="0" w:space="0" w:color="auto"/>
            <w:bottom w:val="none" w:sz="0" w:space="0" w:color="auto"/>
            <w:right w:val="none" w:sz="0" w:space="0" w:color="auto"/>
          </w:divBdr>
          <w:divsChild>
            <w:div w:id="852840136">
              <w:marLeft w:val="0"/>
              <w:marRight w:val="0"/>
              <w:marTop w:val="0"/>
              <w:marBottom w:val="0"/>
              <w:divBdr>
                <w:top w:val="none" w:sz="0" w:space="0" w:color="auto"/>
                <w:left w:val="none" w:sz="0" w:space="0" w:color="auto"/>
                <w:bottom w:val="none" w:sz="0" w:space="0" w:color="auto"/>
                <w:right w:val="none" w:sz="0" w:space="0" w:color="auto"/>
              </w:divBdr>
              <w:divsChild>
                <w:div w:id="970327579">
                  <w:marLeft w:val="0"/>
                  <w:marRight w:val="0"/>
                  <w:marTop w:val="0"/>
                  <w:marBottom w:val="0"/>
                  <w:divBdr>
                    <w:top w:val="none" w:sz="0" w:space="0" w:color="auto"/>
                    <w:left w:val="none" w:sz="0" w:space="0" w:color="auto"/>
                    <w:bottom w:val="none" w:sz="0" w:space="0" w:color="auto"/>
                    <w:right w:val="none" w:sz="0" w:space="0" w:color="auto"/>
                  </w:divBdr>
                  <w:divsChild>
                    <w:div w:id="1843427101">
                      <w:marLeft w:val="0"/>
                      <w:marRight w:val="0"/>
                      <w:marTop w:val="0"/>
                      <w:marBottom w:val="0"/>
                      <w:divBdr>
                        <w:top w:val="none" w:sz="0" w:space="0" w:color="auto"/>
                        <w:left w:val="none" w:sz="0" w:space="0" w:color="auto"/>
                        <w:bottom w:val="none" w:sz="0" w:space="0" w:color="auto"/>
                        <w:right w:val="none" w:sz="0" w:space="0" w:color="auto"/>
                      </w:divBdr>
                      <w:divsChild>
                        <w:div w:id="12637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166641">
      <w:bodyDiv w:val="1"/>
      <w:marLeft w:val="0"/>
      <w:marRight w:val="0"/>
      <w:marTop w:val="0"/>
      <w:marBottom w:val="0"/>
      <w:divBdr>
        <w:top w:val="none" w:sz="0" w:space="0" w:color="auto"/>
        <w:left w:val="none" w:sz="0" w:space="0" w:color="auto"/>
        <w:bottom w:val="none" w:sz="0" w:space="0" w:color="auto"/>
        <w:right w:val="none" w:sz="0" w:space="0" w:color="auto"/>
      </w:divBdr>
      <w:divsChild>
        <w:div w:id="452557787">
          <w:marLeft w:val="0"/>
          <w:marRight w:val="0"/>
          <w:marTop w:val="0"/>
          <w:marBottom w:val="0"/>
          <w:divBdr>
            <w:top w:val="none" w:sz="0" w:space="0" w:color="auto"/>
            <w:left w:val="none" w:sz="0" w:space="0" w:color="auto"/>
            <w:bottom w:val="none" w:sz="0" w:space="0" w:color="auto"/>
            <w:right w:val="none" w:sz="0" w:space="0" w:color="auto"/>
          </w:divBdr>
          <w:divsChild>
            <w:div w:id="688917482">
              <w:marLeft w:val="0"/>
              <w:marRight w:val="0"/>
              <w:marTop w:val="0"/>
              <w:marBottom w:val="0"/>
              <w:divBdr>
                <w:top w:val="none" w:sz="0" w:space="0" w:color="auto"/>
                <w:left w:val="none" w:sz="0" w:space="0" w:color="auto"/>
                <w:bottom w:val="none" w:sz="0" w:space="0" w:color="auto"/>
                <w:right w:val="none" w:sz="0" w:space="0" w:color="auto"/>
              </w:divBdr>
              <w:divsChild>
                <w:div w:id="1161627790">
                  <w:marLeft w:val="0"/>
                  <w:marRight w:val="0"/>
                  <w:marTop w:val="0"/>
                  <w:marBottom w:val="0"/>
                  <w:divBdr>
                    <w:top w:val="none" w:sz="0" w:space="0" w:color="auto"/>
                    <w:left w:val="none" w:sz="0" w:space="0" w:color="auto"/>
                    <w:bottom w:val="none" w:sz="0" w:space="0" w:color="auto"/>
                    <w:right w:val="none" w:sz="0" w:space="0" w:color="auto"/>
                  </w:divBdr>
                  <w:divsChild>
                    <w:div w:id="1105535794">
                      <w:marLeft w:val="0"/>
                      <w:marRight w:val="0"/>
                      <w:marTop w:val="0"/>
                      <w:marBottom w:val="0"/>
                      <w:divBdr>
                        <w:top w:val="none" w:sz="0" w:space="0" w:color="auto"/>
                        <w:left w:val="none" w:sz="0" w:space="0" w:color="auto"/>
                        <w:bottom w:val="none" w:sz="0" w:space="0" w:color="auto"/>
                        <w:right w:val="none" w:sz="0" w:space="0" w:color="auto"/>
                      </w:divBdr>
                      <w:divsChild>
                        <w:div w:id="1178275993">
                          <w:marLeft w:val="0"/>
                          <w:marRight w:val="0"/>
                          <w:marTop w:val="0"/>
                          <w:marBottom w:val="0"/>
                          <w:divBdr>
                            <w:top w:val="none" w:sz="0" w:space="0" w:color="auto"/>
                            <w:left w:val="none" w:sz="0" w:space="0" w:color="auto"/>
                            <w:bottom w:val="none" w:sz="0" w:space="0" w:color="auto"/>
                            <w:right w:val="none" w:sz="0" w:space="0" w:color="auto"/>
                          </w:divBdr>
                          <w:divsChild>
                            <w:div w:id="6769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132710">
      <w:bodyDiv w:val="1"/>
      <w:marLeft w:val="0"/>
      <w:marRight w:val="0"/>
      <w:marTop w:val="0"/>
      <w:marBottom w:val="0"/>
      <w:divBdr>
        <w:top w:val="none" w:sz="0" w:space="0" w:color="auto"/>
        <w:left w:val="none" w:sz="0" w:space="0" w:color="auto"/>
        <w:bottom w:val="none" w:sz="0" w:space="0" w:color="auto"/>
        <w:right w:val="none" w:sz="0" w:space="0" w:color="auto"/>
      </w:divBdr>
    </w:div>
    <w:div w:id="865480424">
      <w:bodyDiv w:val="1"/>
      <w:marLeft w:val="0"/>
      <w:marRight w:val="0"/>
      <w:marTop w:val="0"/>
      <w:marBottom w:val="0"/>
      <w:divBdr>
        <w:top w:val="none" w:sz="0" w:space="0" w:color="auto"/>
        <w:left w:val="none" w:sz="0" w:space="0" w:color="auto"/>
        <w:bottom w:val="none" w:sz="0" w:space="0" w:color="auto"/>
        <w:right w:val="none" w:sz="0" w:space="0" w:color="auto"/>
      </w:divBdr>
    </w:div>
    <w:div w:id="870000833">
      <w:bodyDiv w:val="1"/>
      <w:marLeft w:val="0"/>
      <w:marRight w:val="0"/>
      <w:marTop w:val="0"/>
      <w:marBottom w:val="0"/>
      <w:divBdr>
        <w:top w:val="none" w:sz="0" w:space="0" w:color="auto"/>
        <w:left w:val="none" w:sz="0" w:space="0" w:color="auto"/>
        <w:bottom w:val="none" w:sz="0" w:space="0" w:color="auto"/>
        <w:right w:val="none" w:sz="0" w:space="0" w:color="auto"/>
      </w:divBdr>
    </w:div>
    <w:div w:id="895236993">
      <w:bodyDiv w:val="1"/>
      <w:marLeft w:val="0"/>
      <w:marRight w:val="0"/>
      <w:marTop w:val="0"/>
      <w:marBottom w:val="0"/>
      <w:divBdr>
        <w:top w:val="none" w:sz="0" w:space="0" w:color="auto"/>
        <w:left w:val="none" w:sz="0" w:space="0" w:color="auto"/>
        <w:bottom w:val="none" w:sz="0" w:space="0" w:color="auto"/>
        <w:right w:val="none" w:sz="0" w:space="0" w:color="auto"/>
      </w:divBdr>
    </w:div>
    <w:div w:id="913663797">
      <w:bodyDiv w:val="1"/>
      <w:marLeft w:val="0"/>
      <w:marRight w:val="0"/>
      <w:marTop w:val="0"/>
      <w:marBottom w:val="0"/>
      <w:divBdr>
        <w:top w:val="none" w:sz="0" w:space="0" w:color="auto"/>
        <w:left w:val="none" w:sz="0" w:space="0" w:color="auto"/>
        <w:bottom w:val="none" w:sz="0" w:space="0" w:color="auto"/>
        <w:right w:val="none" w:sz="0" w:space="0" w:color="auto"/>
      </w:divBdr>
    </w:div>
    <w:div w:id="1494418587">
      <w:bodyDiv w:val="1"/>
      <w:marLeft w:val="0"/>
      <w:marRight w:val="0"/>
      <w:marTop w:val="0"/>
      <w:marBottom w:val="0"/>
      <w:divBdr>
        <w:top w:val="none" w:sz="0" w:space="0" w:color="auto"/>
        <w:left w:val="none" w:sz="0" w:space="0" w:color="auto"/>
        <w:bottom w:val="none" w:sz="0" w:space="0" w:color="auto"/>
        <w:right w:val="none" w:sz="0" w:space="0" w:color="auto"/>
      </w:divBdr>
      <w:divsChild>
        <w:div w:id="917248474">
          <w:marLeft w:val="0"/>
          <w:marRight w:val="0"/>
          <w:marTop w:val="0"/>
          <w:marBottom w:val="0"/>
          <w:divBdr>
            <w:top w:val="none" w:sz="0" w:space="0" w:color="auto"/>
            <w:left w:val="none" w:sz="0" w:space="0" w:color="auto"/>
            <w:bottom w:val="none" w:sz="0" w:space="0" w:color="auto"/>
            <w:right w:val="none" w:sz="0" w:space="0" w:color="auto"/>
          </w:divBdr>
          <w:divsChild>
            <w:div w:id="1217935185">
              <w:marLeft w:val="0"/>
              <w:marRight w:val="0"/>
              <w:marTop w:val="0"/>
              <w:marBottom w:val="0"/>
              <w:divBdr>
                <w:top w:val="none" w:sz="0" w:space="0" w:color="auto"/>
                <w:left w:val="none" w:sz="0" w:space="0" w:color="auto"/>
                <w:bottom w:val="none" w:sz="0" w:space="0" w:color="auto"/>
                <w:right w:val="none" w:sz="0" w:space="0" w:color="auto"/>
              </w:divBdr>
              <w:divsChild>
                <w:div w:id="1819614896">
                  <w:marLeft w:val="0"/>
                  <w:marRight w:val="0"/>
                  <w:marTop w:val="0"/>
                  <w:marBottom w:val="0"/>
                  <w:divBdr>
                    <w:top w:val="none" w:sz="0" w:space="0" w:color="auto"/>
                    <w:left w:val="none" w:sz="0" w:space="0" w:color="auto"/>
                    <w:bottom w:val="none" w:sz="0" w:space="0" w:color="auto"/>
                    <w:right w:val="none" w:sz="0" w:space="0" w:color="auto"/>
                  </w:divBdr>
                  <w:divsChild>
                    <w:div w:id="1453356840">
                      <w:marLeft w:val="0"/>
                      <w:marRight w:val="0"/>
                      <w:marTop w:val="0"/>
                      <w:marBottom w:val="0"/>
                      <w:divBdr>
                        <w:top w:val="none" w:sz="0" w:space="0" w:color="auto"/>
                        <w:left w:val="none" w:sz="0" w:space="0" w:color="auto"/>
                        <w:bottom w:val="none" w:sz="0" w:space="0" w:color="auto"/>
                        <w:right w:val="none" w:sz="0" w:space="0" w:color="auto"/>
                      </w:divBdr>
                      <w:divsChild>
                        <w:div w:id="4715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818560">
      <w:bodyDiv w:val="1"/>
      <w:marLeft w:val="0"/>
      <w:marRight w:val="0"/>
      <w:marTop w:val="0"/>
      <w:marBottom w:val="0"/>
      <w:divBdr>
        <w:top w:val="none" w:sz="0" w:space="0" w:color="auto"/>
        <w:left w:val="none" w:sz="0" w:space="0" w:color="auto"/>
        <w:bottom w:val="none" w:sz="0" w:space="0" w:color="auto"/>
        <w:right w:val="none" w:sz="0" w:space="0" w:color="auto"/>
      </w:divBdr>
      <w:divsChild>
        <w:div w:id="730931972">
          <w:marLeft w:val="0"/>
          <w:marRight w:val="0"/>
          <w:marTop w:val="0"/>
          <w:marBottom w:val="0"/>
          <w:divBdr>
            <w:top w:val="none" w:sz="0" w:space="0" w:color="auto"/>
            <w:left w:val="none" w:sz="0" w:space="0" w:color="auto"/>
            <w:bottom w:val="none" w:sz="0" w:space="0" w:color="auto"/>
            <w:right w:val="none" w:sz="0" w:space="0" w:color="auto"/>
          </w:divBdr>
          <w:divsChild>
            <w:div w:id="452989671">
              <w:marLeft w:val="0"/>
              <w:marRight w:val="0"/>
              <w:marTop w:val="0"/>
              <w:marBottom w:val="0"/>
              <w:divBdr>
                <w:top w:val="none" w:sz="0" w:space="0" w:color="auto"/>
                <w:left w:val="none" w:sz="0" w:space="0" w:color="auto"/>
                <w:bottom w:val="none" w:sz="0" w:space="0" w:color="auto"/>
                <w:right w:val="none" w:sz="0" w:space="0" w:color="auto"/>
              </w:divBdr>
              <w:divsChild>
                <w:div w:id="603735716">
                  <w:marLeft w:val="0"/>
                  <w:marRight w:val="0"/>
                  <w:marTop w:val="0"/>
                  <w:marBottom w:val="0"/>
                  <w:divBdr>
                    <w:top w:val="none" w:sz="0" w:space="0" w:color="auto"/>
                    <w:left w:val="none" w:sz="0" w:space="0" w:color="auto"/>
                    <w:bottom w:val="none" w:sz="0" w:space="0" w:color="auto"/>
                    <w:right w:val="none" w:sz="0" w:space="0" w:color="auto"/>
                  </w:divBdr>
                  <w:divsChild>
                    <w:div w:id="121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862972">
      <w:bodyDiv w:val="1"/>
      <w:marLeft w:val="0"/>
      <w:marRight w:val="0"/>
      <w:marTop w:val="0"/>
      <w:marBottom w:val="0"/>
      <w:divBdr>
        <w:top w:val="none" w:sz="0" w:space="0" w:color="auto"/>
        <w:left w:val="none" w:sz="0" w:space="0" w:color="auto"/>
        <w:bottom w:val="none" w:sz="0" w:space="0" w:color="auto"/>
        <w:right w:val="none" w:sz="0" w:space="0" w:color="auto"/>
      </w:divBdr>
      <w:divsChild>
        <w:div w:id="9181565">
          <w:marLeft w:val="0"/>
          <w:marRight w:val="0"/>
          <w:marTop w:val="0"/>
          <w:marBottom w:val="0"/>
          <w:divBdr>
            <w:top w:val="none" w:sz="0" w:space="0" w:color="auto"/>
            <w:left w:val="none" w:sz="0" w:space="0" w:color="auto"/>
            <w:bottom w:val="none" w:sz="0" w:space="0" w:color="auto"/>
            <w:right w:val="none" w:sz="0" w:space="0" w:color="auto"/>
          </w:divBdr>
          <w:divsChild>
            <w:div w:id="1823233860">
              <w:marLeft w:val="0"/>
              <w:marRight w:val="0"/>
              <w:marTop w:val="0"/>
              <w:marBottom w:val="0"/>
              <w:divBdr>
                <w:top w:val="none" w:sz="0" w:space="0" w:color="auto"/>
                <w:left w:val="none" w:sz="0" w:space="0" w:color="auto"/>
                <w:bottom w:val="none" w:sz="0" w:space="0" w:color="auto"/>
                <w:right w:val="none" w:sz="0" w:space="0" w:color="auto"/>
              </w:divBdr>
              <w:divsChild>
                <w:div w:id="1891260678">
                  <w:marLeft w:val="0"/>
                  <w:marRight w:val="0"/>
                  <w:marTop w:val="0"/>
                  <w:marBottom w:val="0"/>
                  <w:divBdr>
                    <w:top w:val="none" w:sz="0" w:space="0" w:color="auto"/>
                    <w:left w:val="none" w:sz="0" w:space="0" w:color="auto"/>
                    <w:bottom w:val="none" w:sz="0" w:space="0" w:color="auto"/>
                    <w:right w:val="none" w:sz="0" w:space="0" w:color="auto"/>
                  </w:divBdr>
                  <w:divsChild>
                    <w:div w:id="1336036881">
                      <w:marLeft w:val="0"/>
                      <w:marRight w:val="0"/>
                      <w:marTop w:val="0"/>
                      <w:marBottom w:val="0"/>
                      <w:divBdr>
                        <w:top w:val="none" w:sz="0" w:space="0" w:color="auto"/>
                        <w:left w:val="none" w:sz="0" w:space="0" w:color="auto"/>
                        <w:bottom w:val="none" w:sz="0" w:space="0" w:color="auto"/>
                        <w:right w:val="none" w:sz="0" w:space="0" w:color="auto"/>
                      </w:divBdr>
                      <w:divsChild>
                        <w:div w:id="9257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031716">
      <w:bodyDiv w:val="1"/>
      <w:marLeft w:val="0"/>
      <w:marRight w:val="0"/>
      <w:marTop w:val="0"/>
      <w:marBottom w:val="0"/>
      <w:divBdr>
        <w:top w:val="none" w:sz="0" w:space="0" w:color="auto"/>
        <w:left w:val="none" w:sz="0" w:space="0" w:color="auto"/>
        <w:bottom w:val="none" w:sz="0" w:space="0" w:color="auto"/>
        <w:right w:val="none" w:sz="0" w:space="0" w:color="auto"/>
      </w:divBdr>
    </w:div>
    <w:div w:id="1826436737">
      <w:bodyDiv w:val="1"/>
      <w:marLeft w:val="0"/>
      <w:marRight w:val="0"/>
      <w:marTop w:val="0"/>
      <w:marBottom w:val="0"/>
      <w:divBdr>
        <w:top w:val="none" w:sz="0" w:space="0" w:color="auto"/>
        <w:left w:val="none" w:sz="0" w:space="0" w:color="auto"/>
        <w:bottom w:val="none" w:sz="0" w:space="0" w:color="auto"/>
        <w:right w:val="none" w:sz="0" w:space="0" w:color="auto"/>
      </w:divBdr>
      <w:divsChild>
        <w:div w:id="1633946454">
          <w:marLeft w:val="0"/>
          <w:marRight w:val="0"/>
          <w:marTop w:val="0"/>
          <w:marBottom w:val="0"/>
          <w:divBdr>
            <w:top w:val="none" w:sz="0" w:space="0" w:color="auto"/>
            <w:left w:val="none" w:sz="0" w:space="0" w:color="auto"/>
            <w:bottom w:val="none" w:sz="0" w:space="0" w:color="auto"/>
            <w:right w:val="none" w:sz="0" w:space="0" w:color="auto"/>
          </w:divBdr>
          <w:divsChild>
            <w:div w:id="1402605638">
              <w:marLeft w:val="0"/>
              <w:marRight w:val="0"/>
              <w:marTop w:val="0"/>
              <w:marBottom w:val="0"/>
              <w:divBdr>
                <w:top w:val="none" w:sz="0" w:space="0" w:color="auto"/>
                <w:left w:val="none" w:sz="0" w:space="0" w:color="auto"/>
                <w:bottom w:val="none" w:sz="0" w:space="0" w:color="auto"/>
                <w:right w:val="none" w:sz="0" w:space="0" w:color="auto"/>
              </w:divBdr>
              <w:divsChild>
                <w:div w:id="689379882">
                  <w:marLeft w:val="0"/>
                  <w:marRight w:val="0"/>
                  <w:marTop w:val="0"/>
                  <w:marBottom w:val="0"/>
                  <w:divBdr>
                    <w:top w:val="none" w:sz="0" w:space="0" w:color="auto"/>
                    <w:left w:val="none" w:sz="0" w:space="0" w:color="auto"/>
                    <w:bottom w:val="none" w:sz="0" w:space="0" w:color="auto"/>
                    <w:right w:val="none" w:sz="0" w:space="0" w:color="auto"/>
                  </w:divBdr>
                  <w:divsChild>
                    <w:div w:id="766074701">
                      <w:marLeft w:val="0"/>
                      <w:marRight w:val="0"/>
                      <w:marTop w:val="0"/>
                      <w:marBottom w:val="0"/>
                      <w:divBdr>
                        <w:top w:val="none" w:sz="0" w:space="0" w:color="auto"/>
                        <w:left w:val="none" w:sz="0" w:space="0" w:color="auto"/>
                        <w:bottom w:val="none" w:sz="0" w:space="0" w:color="auto"/>
                        <w:right w:val="none" w:sz="0" w:space="0" w:color="auto"/>
                      </w:divBdr>
                      <w:divsChild>
                        <w:div w:id="18284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919949">
      <w:bodyDiv w:val="1"/>
      <w:marLeft w:val="0"/>
      <w:marRight w:val="0"/>
      <w:marTop w:val="0"/>
      <w:marBottom w:val="0"/>
      <w:divBdr>
        <w:top w:val="none" w:sz="0" w:space="0" w:color="auto"/>
        <w:left w:val="none" w:sz="0" w:space="0" w:color="auto"/>
        <w:bottom w:val="none" w:sz="0" w:space="0" w:color="auto"/>
        <w:right w:val="none" w:sz="0" w:space="0" w:color="auto"/>
      </w:divBdr>
    </w:div>
    <w:div w:id="1898127189">
      <w:bodyDiv w:val="1"/>
      <w:marLeft w:val="0"/>
      <w:marRight w:val="0"/>
      <w:marTop w:val="0"/>
      <w:marBottom w:val="0"/>
      <w:divBdr>
        <w:top w:val="none" w:sz="0" w:space="0" w:color="auto"/>
        <w:left w:val="none" w:sz="0" w:space="0" w:color="auto"/>
        <w:bottom w:val="none" w:sz="0" w:space="0" w:color="auto"/>
        <w:right w:val="none" w:sz="0" w:space="0" w:color="auto"/>
      </w:divBdr>
    </w:div>
    <w:div w:id="190830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mailto:info@iho.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97\wip\S-1xx-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DF3AFB-2466-4C8A-8A2E-A5C9E1FDB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S-1xx-Template.dotx</Template>
  <TotalTime>607</TotalTime>
  <Pages>29</Pages>
  <Words>6464</Words>
  <Characters>36847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IHO S-1xx Template</vt:lpstr>
    </vt:vector>
  </TitlesOfParts>
  <Company>afnor</Company>
  <LinksUpToDate>false</LinksUpToDate>
  <CharactersWithSpaces>43225</CharactersWithSpaces>
  <SharedDoc>false</SharedDoc>
  <HLinks>
    <vt:vector size="12" baseType="variant">
      <vt:variant>
        <vt:i4>6684718</vt:i4>
      </vt:variant>
      <vt:variant>
        <vt:i4>365</vt:i4>
      </vt:variant>
      <vt:variant>
        <vt:i4>0</vt:i4>
      </vt:variant>
      <vt:variant>
        <vt:i4>5</vt:i4>
      </vt:variant>
      <vt:variant>
        <vt:lpwstr>http://www.ogp.org.uk/</vt:lpwstr>
      </vt:variant>
      <vt:variant>
        <vt:lpwstr/>
      </vt:variant>
      <vt:variant>
        <vt:i4>1638415</vt:i4>
      </vt:variant>
      <vt:variant>
        <vt:i4>362</vt:i4>
      </vt:variant>
      <vt:variant>
        <vt:i4>0</vt:i4>
      </vt:variant>
      <vt:variant>
        <vt:i4>5</vt:i4>
      </vt:variant>
      <vt:variant>
        <vt:lpwstr>http://www.epsg-registry.org/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IHO S-1xx Template</dc:title>
  <dc:subject/>
  <dc:creator>Raphael Malyankar</dc:creator>
  <cp:keywords/>
  <dc:description/>
  <cp:lastModifiedBy>Raphael Malyankar</cp:lastModifiedBy>
  <cp:revision>95</cp:revision>
  <cp:lastPrinted>2016-12-15T12:47:00Z</cp:lastPrinted>
  <dcterms:created xsi:type="dcterms:W3CDTF">2025-08-01T07:11:00Z</dcterms:created>
  <dcterms:modified xsi:type="dcterms:W3CDTF">2026-02-03T02:34:00Z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Notes message registered by Wootton, Jeffrey (MR)(CIMG Charting Standards &amp; Specifications) on Wednesday, 6 January 2010 10:44:06 AM</vt:lpwstr>
  </property>
  <property fmtid="{D5CDD505-2E9C-101B-9397-08002B2CF9AE}" pid="3" name="Objective-CreationStamp">
    <vt:filetime>2010-01-06T10:44:30Z</vt:filetime>
  </property>
  <property fmtid="{D5CDD505-2E9C-101B-9397-08002B2CF9AE}" pid="4" name="Objective-Id">
    <vt:lpwstr>AA447525</vt:lpwstr>
  </property>
  <property fmtid="{D5CDD505-2E9C-101B-9397-08002B2CF9AE}" pid="5" name="Objective-IsApproved">
    <vt:lpwstr>No</vt:lpwstr>
  </property>
  <property fmtid="{D5CDD505-2E9C-101B-9397-08002B2CF9AE}" pid="6" name="Objective-IsPublished">
    <vt:lpwstr>Yes</vt:lpwstr>
  </property>
  <property fmtid="{D5CDD505-2E9C-101B-9397-08002B2CF9AE}" pid="7" name="Objective-DatePublished">
    <vt:filetime>2010-01-06T00:00:00Z</vt:filetime>
  </property>
  <property fmtid="{D5CDD505-2E9C-101B-9397-08002B2CF9AE}" pid="8" name="Objective-ModificationStamp">
    <vt:filetime>2010-01-11T08:53:39Z</vt:filetime>
  </property>
  <property fmtid="{D5CDD505-2E9C-101B-9397-08002B2CF9AE}" pid="9" name="Objective-Owner">
    <vt:lpwstr>Wootton, Jeffrey (MR)(CIMG Charting Standards &amp; Specifications)</vt:lpwstr>
  </property>
  <property fmtid="{D5CDD505-2E9C-101B-9397-08002B2CF9AE}" pid="10" name="Objective-Path">
    <vt:lpwstr>DRMS Global Folder - PROD:Defence Business Units:Navy:Strategic Command:Hydrography and Metoc Branch:HM BRANCH : Hydrography and Metoc Branch:01 HM Branch Corporate Files:4. Military and Maritime Geospatial Information Management:Charting Standards &amp; Spec</vt:lpwstr>
  </property>
  <property fmtid="{D5CDD505-2E9C-101B-9397-08002B2CF9AE}" pid="11" name="Objective-Parent">
    <vt:lpwstr>20100105 S-101 Product Specification 0.1_From Julia</vt:lpwstr>
  </property>
  <property fmtid="{D5CDD505-2E9C-101B-9397-08002B2CF9AE}" pid="12" name="Objective-State">
    <vt:lpwstr>Published</vt:lpwstr>
  </property>
  <property fmtid="{D5CDD505-2E9C-101B-9397-08002B2CF9AE}" pid="13" name="Objective-Title">
    <vt:lpwstr>20100105_5 S-101 ENC Product Specification draft 0.1 Dec 2009</vt:lpwstr>
  </property>
  <property fmtid="{D5CDD505-2E9C-101B-9397-08002B2CF9AE}" pid="14" name="Objective-Version">
    <vt:lpwstr>1.0</vt:lpwstr>
  </property>
  <property fmtid="{D5CDD505-2E9C-101B-9397-08002B2CF9AE}" pid="15" name="Objective-VersionComment">
    <vt:lpwstr>First version</vt:lpwstr>
  </property>
  <property fmtid="{D5CDD505-2E9C-101B-9397-08002B2CF9AE}" pid="16" name="Objective-VersionNumber">
    <vt:i4>1</vt:i4>
  </property>
  <property fmtid="{D5CDD505-2E9C-101B-9397-08002B2CF9AE}" pid="17" name="Objective-FileNumber">
    <vt:lpwstr>2007/2500278</vt:lpwstr>
  </property>
  <property fmtid="{D5CDD505-2E9C-101B-9397-08002B2CF9AE}" pid="18" name="Objective-Classification">
    <vt:lpwstr>Not classified</vt:lpwstr>
  </property>
  <property fmtid="{D5CDD505-2E9C-101B-9397-08002B2CF9AE}" pid="19" name="Objective-Caveats">
    <vt:lpwstr/>
  </property>
</Properties>
</file>